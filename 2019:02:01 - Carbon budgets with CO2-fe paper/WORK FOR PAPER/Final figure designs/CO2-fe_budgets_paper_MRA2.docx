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73E2B4" w14:textId="2AB32047" w:rsidR="00AD7C29" w:rsidRPr="0045212B" w:rsidRDefault="00AD7C29" w:rsidP="00AD7C29">
      <w:pPr>
        <w:jc w:val="both"/>
        <w:rPr>
          <w:rFonts w:asciiTheme="minorHAnsi" w:hAnsiTheme="minorHAnsi" w:cstheme="minorHAnsi"/>
          <w:b/>
          <w:bCs/>
        </w:rPr>
      </w:pPr>
      <w:r w:rsidRPr="0045212B">
        <w:rPr>
          <w:rFonts w:asciiTheme="minorHAnsi" w:hAnsiTheme="minorHAnsi" w:cstheme="minorHAnsi"/>
          <w:b/>
          <w:bCs/>
        </w:rPr>
        <w:t>Quantifying non-CO</w:t>
      </w:r>
      <w:r w:rsidRPr="0045212B">
        <w:rPr>
          <w:rFonts w:asciiTheme="minorHAnsi" w:hAnsiTheme="minorHAnsi" w:cstheme="minorHAnsi"/>
          <w:b/>
          <w:bCs/>
          <w:vertAlign w:val="subscript"/>
        </w:rPr>
        <w:t>2</w:t>
      </w:r>
      <w:r w:rsidRPr="0045212B">
        <w:rPr>
          <w:rFonts w:asciiTheme="minorHAnsi" w:hAnsiTheme="minorHAnsi" w:cstheme="minorHAnsi"/>
          <w:b/>
          <w:bCs/>
        </w:rPr>
        <w:t xml:space="preserve"> contributions to remaining carbon budgets</w:t>
      </w:r>
    </w:p>
    <w:p w14:paraId="6688CD5B" w14:textId="4434F76D" w:rsidR="001461D9" w:rsidRPr="0045212B" w:rsidRDefault="00AD7C29" w:rsidP="00AD7C29">
      <w:pPr>
        <w:jc w:val="both"/>
        <w:rPr>
          <w:rFonts w:asciiTheme="minorHAnsi" w:hAnsiTheme="minorHAnsi" w:cstheme="minorHAnsi"/>
        </w:rPr>
      </w:pPr>
      <w:r w:rsidRPr="0045212B">
        <w:rPr>
          <w:rFonts w:asciiTheme="minorHAnsi" w:hAnsiTheme="minorHAnsi" w:cstheme="minorHAnsi"/>
        </w:rPr>
        <w:t xml:space="preserve">Stuart </w:t>
      </w:r>
      <w:proofErr w:type="gramStart"/>
      <w:r w:rsidRPr="0045212B">
        <w:rPr>
          <w:rFonts w:asciiTheme="minorHAnsi" w:hAnsiTheme="minorHAnsi" w:cstheme="minorHAnsi"/>
        </w:rPr>
        <w:t>Jenkins</w:t>
      </w:r>
      <w:r w:rsidR="008F234A" w:rsidRPr="0045212B">
        <w:rPr>
          <w:rFonts w:asciiTheme="minorHAnsi" w:hAnsiTheme="minorHAnsi" w:cstheme="minorHAnsi"/>
          <w:vertAlign w:val="superscript"/>
        </w:rPr>
        <w:t>[</w:t>
      </w:r>
      <w:proofErr w:type="gramEnd"/>
      <w:r w:rsidR="008F234A" w:rsidRPr="0045212B">
        <w:rPr>
          <w:rFonts w:asciiTheme="minorHAnsi" w:hAnsiTheme="minorHAnsi" w:cstheme="minorHAnsi"/>
          <w:vertAlign w:val="superscript"/>
        </w:rPr>
        <w:t>1]</w:t>
      </w:r>
      <w:r w:rsidRPr="0045212B">
        <w:rPr>
          <w:rFonts w:asciiTheme="minorHAnsi" w:hAnsiTheme="minorHAnsi" w:cstheme="minorHAnsi"/>
        </w:rPr>
        <w:t>,</w:t>
      </w:r>
      <w:r w:rsidR="008F234A" w:rsidRPr="0045212B">
        <w:rPr>
          <w:rFonts w:asciiTheme="minorHAnsi" w:hAnsiTheme="minorHAnsi" w:cstheme="minorHAnsi"/>
        </w:rPr>
        <w:t>Michelle Cain</w:t>
      </w:r>
      <w:r w:rsidR="008F234A" w:rsidRPr="0045212B">
        <w:rPr>
          <w:rFonts w:asciiTheme="minorHAnsi" w:hAnsiTheme="minorHAnsi" w:cstheme="minorHAnsi"/>
          <w:vertAlign w:val="superscript"/>
        </w:rPr>
        <w:t>[1,2]</w:t>
      </w:r>
      <w:r w:rsidR="008F234A" w:rsidRPr="0045212B">
        <w:rPr>
          <w:rFonts w:asciiTheme="minorHAnsi" w:hAnsiTheme="minorHAnsi" w:cstheme="minorHAnsi"/>
        </w:rPr>
        <w:t>,</w:t>
      </w:r>
      <w:r w:rsidRPr="0045212B">
        <w:rPr>
          <w:rFonts w:asciiTheme="minorHAnsi" w:hAnsiTheme="minorHAnsi" w:cstheme="minorHAnsi"/>
        </w:rPr>
        <w:t xml:space="preserve"> Myles Allen</w:t>
      </w:r>
      <w:r w:rsidR="008F234A" w:rsidRPr="0045212B">
        <w:rPr>
          <w:rFonts w:asciiTheme="minorHAnsi" w:hAnsiTheme="minorHAnsi" w:cstheme="minorHAnsi"/>
          <w:vertAlign w:val="superscript"/>
        </w:rPr>
        <w:t>[1,2]</w:t>
      </w:r>
    </w:p>
    <w:p w14:paraId="5963D2D6" w14:textId="77777777" w:rsidR="008F234A" w:rsidRPr="0045212B" w:rsidRDefault="008F234A" w:rsidP="008F234A">
      <w:pPr>
        <w:rPr>
          <w:rFonts w:asciiTheme="minorHAnsi" w:hAnsiTheme="minorHAnsi" w:cstheme="minorHAnsi"/>
        </w:rPr>
      </w:pPr>
      <w:r w:rsidRPr="0045212B">
        <w:rPr>
          <w:rFonts w:asciiTheme="minorHAnsi" w:hAnsiTheme="minorHAnsi" w:cstheme="minorHAnsi"/>
        </w:rPr>
        <w:t xml:space="preserve">Correspondence to </w:t>
      </w:r>
      <w:hyperlink r:id="rId8" w:history="1">
        <w:r w:rsidRPr="0045212B">
          <w:rPr>
            <w:rStyle w:val="Hyperlink"/>
            <w:rFonts w:asciiTheme="minorHAnsi" w:hAnsiTheme="minorHAnsi" w:cstheme="minorHAnsi"/>
          </w:rPr>
          <w:t>stuart.jenkins@wadham.ox.ac.uk</w:t>
        </w:r>
      </w:hyperlink>
    </w:p>
    <w:p w14:paraId="659C3B59" w14:textId="77777777" w:rsidR="008F234A" w:rsidRPr="0045212B" w:rsidRDefault="008F234A" w:rsidP="008F234A">
      <w:pPr>
        <w:rPr>
          <w:rFonts w:asciiTheme="minorHAnsi" w:hAnsiTheme="minorHAnsi" w:cstheme="minorHAnsi"/>
        </w:rPr>
      </w:pPr>
    </w:p>
    <w:p w14:paraId="359DBCD8" w14:textId="77777777" w:rsidR="008F234A" w:rsidRPr="0045212B" w:rsidRDefault="008F234A" w:rsidP="008F234A">
      <w:pPr>
        <w:spacing w:line="276" w:lineRule="auto"/>
        <w:rPr>
          <w:rFonts w:asciiTheme="minorHAnsi" w:hAnsiTheme="minorHAnsi" w:cstheme="minorHAnsi"/>
        </w:rPr>
      </w:pPr>
      <w:r w:rsidRPr="0045212B">
        <w:rPr>
          <w:rFonts w:asciiTheme="minorHAnsi" w:hAnsiTheme="minorHAnsi" w:cstheme="minorHAnsi"/>
        </w:rPr>
        <w:t>[1] Dept. of Physics, University of Oxford, Oxford, UK</w:t>
      </w:r>
    </w:p>
    <w:p w14:paraId="2920408F" w14:textId="28B5724D" w:rsidR="00AD7C29" w:rsidRPr="0045212B" w:rsidRDefault="008F234A" w:rsidP="00AD7C29">
      <w:pPr>
        <w:jc w:val="both"/>
        <w:rPr>
          <w:rFonts w:asciiTheme="minorHAnsi" w:hAnsiTheme="minorHAnsi" w:cstheme="minorHAnsi"/>
        </w:rPr>
      </w:pPr>
      <w:r w:rsidRPr="0045212B">
        <w:rPr>
          <w:rFonts w:asciiTheme="minorHAnsi" w:hAnsiTheme="minorHAnsi" w:cstheme="minorHAnsi"/>
        </w:rPr>
        <w:t>[2] Environmental Change Institute, School of Geography, University of Oxford, Oxford, UK</w:t>
      </w:r>
    </w:p>
    <w:p w14:paraId="33114C7F" w14:textId="77777777" w:rsidR="00FC4F3B" w:rsidRPr="0045212B" w:rsidRDefault="00FC4F3B" w:rsidP="00AD7C29">
      <w:pPr>
        <w:jc w:val="both"/>
      </w:pPr>
    </w:p>
    <w:p w14:paraId="01DA500E" w14:textId="21195F26" w:rsidR="001E7D0F" w:rsidRPr="0045212B" w:rsidRDefault="00AD7C29" w:rsidP="00AD7C29">
      <w:pPr>
        <w:jc w:val="both"/>
        <w:rPr>
          <w:rFonts w:asciiTheme="minorHAnsi" w:hAnsiTheme="minorHAnsi" w:cstheme="minorHAnsi"/>
        </w:rPr>
      </w:pPr>
      <w:r w:rsidRPr="0045212B">
        <w:rPr>
          <w:rFonts w:asciiTheme="minorHAnsi" w:hAnsiTheme="minorHAnsi" w:cstheme="minorHAnsi"/>
          <w:b/>
          <w:bCs/>
          <w:i/>
          <w:iCs/>
        </w:rPr>
        <w:t>Abstract</w:t>
      </w:r>
    </w:p>
    <w:p w14:paraId="77F0F035" w14:textId="77777777" w:rsidR="00943066" w:rsidRPr="00B8223A" w:rsidRDefault="00943066" w:rsidP="00943066">
      <w:pPr>
        <w:jc w:val="both"/>
        <w:rPr>
          <w:rFonts w:asciiTheme="minorHAnsi" w:hAnsiTheme="minorHAnsi" w:cstheme="minorHAnsi"/>
          <w:color w:val="000000"/>
        </w:rPr>
      </w:pPr>
      <w:r w:rsidRPr="0045212B">
        <w:rPr>
          <w:rFonts w:asciiTheme="minorHAnsi" w:hAnsiTheme="minorHAnsi" w:cstheme="minorHAnsi"/>
          <w:color w:val="000000"/>
        </w:rPr>
        <w:t> </w:t>
      </w:r>
    </w:p>
    <w:p w14:paraId="713C123E" w14:textId="669273EB" w:rsidR="00943066" w:rsidRPr="0045212B" w:rsidRDefault="00E52AA1" w:rsidP="00E52AA1">
      <w:pPr>
        <w:rPr>
          <w:rFonts w:asciiTheme="minorHAnsi" w:hAnsiTheme="minorHAnsi" w:cstheme="minorHAnsi"/>
          <w:b/>
          <w:bCs/>
          <w:color w:val="000000"/>
        </w:rPr>
      </w:pPr>
      <w:r w:rsidRPr="0045212B">
        <w:rPr>
          <w:rFonts w:asciiTheme="minorHAnsi" w:hAnsiTheme="minorHAnsi" w:cstheme="minorHAnsi"/>
          <w:b/>
          <w:bCs/>
          <w:color w:val="000000"/>
        </w:rPr>
        <w:t xml:space="preserve">The IPCC Special Report on 1.5°C concluded </w:t>
      </w:r>
      <w:ins w:id="0" w:author="Myles Allen" w:date="2019-11-24T07:39:00Z">
        <w:r w:rsidR="00AE0F7A">
          <w:rPr>
            <w:rFonts w:asciiTheme="minorHAnsi" w:hAnsiTheme="minorHAnsi" w:cstheme="minorHAnsi"/>
            <w:b/>
            <w:bCs/>
            <w:color w:val="000000"/>
          </w:rPr>
          <w:t xml:space="preserve">that the </w:t>
        </w:r>
      </w:ins>
      <w:ins w:id="1" w:author="Myles Allen" w:date="2019-11-24T07:40:00Z">
        <w:r w:rsidR="00AE0F7A">
          <w:rPr>
            <w:rFonts w:asciiTheme="minorHAnsi" w:hAnsiTheme="minorHAnsi" w:cstheme="minorHAnsi"/>
            <w:b/>
            <w:bCs/>
            <w:color w:val="000000"/>
          </w:rPr>
          <w:t xml:space="preserve">maximum </w:t>
        </w:r>
      </w:ins>
      <w:ins w:id="2" w:author="Myles Allen" w:date="2019-11-24T07:39:00Z">
        <w:r w:rsidR="00AE0F7A">
          <w:rPr>
            <w:rFonts w:asciiTheme="minorHAnsi" w:hAnsiTheme="minorHAnsi" w:cstheme="minorHAnsi"/>
            <w:b/>
            <w:bCs/>
            <w:color w:val="000000"/>
          </w:rPr>
          <w:t xml:space="preserve">level of </w:t>
        </w:r>
      </w:ins>
      <w:ins w:id="3" w:author="Myles Allen" w:date="2019-11-24T07:40:00Z">
        <w:r w:rsidR="00AE0F7A">
          <w:rPr>
            <w:rFonts w:asciiTheme="minorHAnsi" w:hAnsiTheme="minorHAnsi" w:cstheme="minorHAnsi"/>
            <w:b/>
            <w:bCs/>
            <w:color w:val="000000"/>
          </w:rPr>
          <w:t>anthropogenic</w:t>
        </w:r>
      </w:ins>
      <w:ins w:id="4" w:author="Myles Allen" w:date="2019-11-24T07:39:00Z">
        <w:r w:rsidR="00AE0F7A">
          <w:rPr>
            <w:rFonts w:asciiTheme="minorHAnsi" w:hAnsiTheme="minorHAnsi" w:cstheme="minorHAnsi"/>
            <w:b/>
            <w:bCs/>
            <w:color w:val="000000"/>
          </w:rPr>
          <w:t xml:space="preserve"> global warming is </w:t>
        </w:r>
      </w:ins>
      <w:r w:rsidRPr="0045212B">
        <w:rPr>
          <w:rFonts w:asciiTheme="minorHAnsi" w:hAnsiTheme="minorHAnsi" w:cstheme="minorHAnsi"/>
          <w:b/>
          <w:bCs/>
          <w:color w:val="000000"/>
        </w:rPr>
        <w:t>“</w:t>
      </w:r>
      <w:del w:id="5" w:author="Myles Allen" w:date="2019-11-24T07:39:00Z">
        <w:r w:rsidRPr="0045212B" w:rsidDel="00AE0F7A">
          <w:rPr>
            <w:rFonts w:asciiTheme="minorHAnsi" w:hAnsiTheme="minorHAnsi" w:cstheme="minorHAnsi"/>
            <w:b/>
            <w:bCs/>
            <w:color w:val="000000"/>
          </w:rPr>
          <w:delText xml:space="preserve">net zero global anthropogenic CO2 emissions and declining net non-CO2 radiative forcing would halt anthropogenic global warming on multi-decadal time scales. The maximum temperature reached is then </w:delText>
        </w:r>
      </w:del>
      <w:r w:rsidRPr="0045212B">
        <w:rPr>
          <w:rFonts w:asciiTheme="minorHAnsi" w:hAnsiTheme="minorHAnsi" w:cstheme="minorHAnsi"/>
          <w:b/>
          <w:bCs/>
          <w:color w:val="000000"/>
        </w:rPr>
        <w:t xml:space="preserve">determined by cumulative net global anthropogenic CO2 emissions up to the time of net zero CO2 emissions and the level of non-CO2 radiative forcing” in the decades prior to the time of peak warming. Here we quantify </w:t>
      </w:r>
      <w:del w:id="6" w:author="Myles Allen" w:date="2019-11-24T07:42:00Z">
        <w:r w:rsidRPr="0045212B" w:rsidDel="00AE0F7A">
          <w:rPr>
            <w:rFonts w:asciiTheme="minorHAnsi" w:hAnsiTheme="minorHAnsi" w:cstheme="minorHAnsi"/>
            <w:b/>
            <w:bCs/>
            <w:color w:val="000000"/>
          </w:rPr>
          <w:delText xml:space="preserve">these </w:delText>
        </w:r>
      </w:del>
      <w:ins w:id="7" w:author="Myles Allen" w:date="2019-11-24T07:42:00Z">
        <w:r w:rsidR="00AE0F7A" w:rsidRPr="0045212B">
          <w:rPr>
            <w:rFonts w:asciiTheme="minorHAnsi" w:hAnsiTheme="minorHAnsi" w:cstheme="minorHAnsi"/>
            <w:b/>
            <w:bCs/>
            <w:color w:val="000000"/>
          </w:rPr>
          <w:t>th</w:t>
        </w:r>
        <w:r w:rsidR="00AE0F7A">
          <w:rPr>
            <w:rFonts w:asciiTheme="minorHAnsi" w:hAnsiTheme="minorHAnsi" w:cstheme="minorHAnsi"/>
            <w:b/>
            <w:bCs/>
            <w:color w:val="000000"/>
          </w:rPr>
          <w:t>is</w:t>
        </w:r>
        <w:r w:rsidR="00AE0F7A" w:rsidRPr="0045212B">
          <w:rPr>
            <w:rFonts w:asciiTheme="minorHAnsi" w:hAnsiTheme="minorHAnsi" w:cstheme="minorHAnsi"/>
            <w:b/>
            <w:bCs/>
            <w:color w:val="000000"/>
          </w:rPr>
          <w:t xml:space="preserve"> </w:t>
        </w:r>
      </w:ins>
      <w:r w:rsidRPr="0045212B">
        <w:rPr>
          <w:rFonts w:asciiTheme="minorHAnsi" w:hAnsiTheme="minorHAnsi" w:cstheme="minorHAnsi"/>
          <w:b/>
          <w:bCs/>
          <w:color w:val="000000"/>
        </w:rPr>
        <w:t>statement</w:t>
      </w:r>
      <w:del w:id="8" w:author="Myles Allen" w:date="2019-11-24T07:42:00Z">
        <w:r w:rsidRPr="0045212B" w:rsidDel="00AE0F7A">
          <w:rPr>
            <w:rFonts w:asciiTheme="minorHAnsi" w:hAnsiTheme="minorHAnsi" w:cstheme="minorHAnsi"/>
            <w:b/>
            <w:bCs/>
            <w:color w:val="000000"/>
          </w:rPr>
          <w:delText>s</w:delText>
        </w:r>
      </w:del>
      <w:r w:rsidRPr="0045212B">
        <w:rPr>
          <w:rFonts w:asciiTheme="minorHAnsi" w:hAnsiTheme="minorHAnsi" w:cstheme="minorHAnsi"/>
          <w:b/>
          <w:bCs/>
          <w:color w:val="000000"/>
        </w:rPr>
        <w:t xml:space="preserve">, using </w:t>
      </w:r>
      <w:r w:rsidR="00943066" w:rsidRPr="0045212B">
        <w:rPr>
          <w:rFonts w:asciiTheme="minorHAnsi" w:hAnsiTheme="minorHAnsi" w:cstheme="minorHAnsi"/>
          <w:b/>
          <w:bCs/>
          <w:color w:val="000000"/>
        </w:rPr>
        <w:t>CO</w:t>
      </w:r>
      <w:r w:rsidR="00943066" w:rsidRPr="0045212B">
        <w:rPr>
          <w:rFonts w:asciiTheme="minorHAnsi" w:hAnsiTheme="minorHAnsi" w:cstheme="minorHAnsi"/>
          <w:b/>
          <w:bCs/>
          <w:color w:val="000000"/>
          <w:vertAlign w:val="subscript"/>
        </w:rPr>
        <w:t>2</w:t>
      </w:r>
      <w:r w:rsidR="00943066" w:rsidRPr="0045212B">
        <w:rPr>
          <w:rFonts w:asciiTheme="minorHAnsi" w:hAnsiTheme="minorHAnsi" w:cstheme="minorHAnsi"/>
          <w:b/>
          <w:bCs/>
          <w:color w:val="000000"/>
        </w:rPr>
        <w:t xml:space="preserve">-forcing-equivalent </w:t>
      </w:r>
      <w:r w:rsidRPr="0045212B">
        <w:rPr>
          <w:rFonts w:asciiTheme="minorHAnsi" w:hAnsiTheme="minorHAnsi" w:cstheme="minorHAnsi"/>
          <w:b/>
          <w:bCs/>
          <w:color w:val="000000"/>
        </w:rPr>
        <w:t>(CO</w:t>
      </w:r>
      <w:r w:rsidRPr="0045212B">
        <w:rPr>
          <w:rFonts w:asciiTheme="minorHAnsi" w:hAnsiTheme="minorHAnsi" w:cstheme="minorHAnsi"/>
          <w:b/>
          <w:bCs/>
          <w:color w:val="000000"/>
          <w:vertAlign w:val="subscript"/>
        </w:rPr>
        <w:t>2</w:t>
      </w:r>
      <w:r w:rsidRPr="0045212B">
        <w:rPr>
          <w:rFonts w:asciiTheme="minorHAnsi" w:hAnsiTheme="minorHAnsi" w:cstheme="minorHAnsi"/>
          <w:b/>
          <w:bCs/>
          <w:color w:val="000000"/>
        </w:rPr>
        <w:t xml:space="preserve">-fe) </w:t>
      </w:r>
      <w:r w:rsidR="00943066" w:rsidRPr="0045212B">
        <w:rPr>
          <w:rFonts w:asciiTheme="minorHAnsi" w:hAnsiTheme="minorHAnsi" w:cstheme="minorHAnsi"/>
          <w:b/>
          <w:bCs/>
          <w:color w:val="000000"/>
        </w:rPr>
        <w:t xml:space="preserve">emissions </w:t>
      </w:r>
      <w:r w:rsidRPr="0045212B">
        <w:rPr>
          <w:rFonts w:asciiTheme="minorHAnsi" w:hAnsiTheme="minorHAnsi" w:cstheme="minorHAnsi"/>
          <w:b/>
          <w:bCs/>
          <w:color w:val="000000"/>
        </w:rPr>
        <w:t>to relate changes in non-CO</w:t>
      </w:r>
      <w:r w:rsidRPr="0045212B">
        <w:rPr>
          <w:rFonts w:asciiTheme="minorHAnsi" w:hAnsiTheme="minorHAnsi" w:cstheme="minorHAnsi"/>
          <w:b/>
          <w:bCs/>
          <w:color w:val="000000"/>
          <w:vertAlign w:val="subscript"/>
        </w:rPr>
        <w:t>2</w:t>
      </w:r>
      <w:r w:rsidRPr="0045212B">
        <w:rPr>
          <w:rFonts w:asciiTheme="minorHAnsi" w:hAnsiTheme="minorHAnsi" w:cstheme="minorHAnsi"/>
          <w:b/>
          <w:bCs/>
          <w:color w:val="000000"/>
        </w:rPr>
        <w:t xml:space="preserve"> radiative forcing with cumulative CO</w:t>
      </w:r>
      <w:r w:rsidRPr="0045212B">
        <w:rPr>
          <w:rFonts w:asciiTheme="minorHAnsi" w:hAnsiTheme="minorHAnsi" w:cstheme="minorHAnsi"/>
          <w:b/>
          <w:bCs/>
          <w:color w:val="000000"/>
          <w:vertAlign w:val="subscript"/>
        </w:rPr>
        <w:t>2</w:t>
      </w:r>
      <w:r w:rsidRPr="0045212B">
        <w:rPr>
          <w:rFonts w:asciiTheme="minorHAnsi" w:hAnsiTheme="minorHAnsi" w:cstheme="minorHAnsi"/>
          <w:b/>
          <w:bCs/>
          <w:color w:val="000000"/>
        </w:rPr>
        <w:t xml:space="preserve"> emissions. This allows a non-prescriptive calculation of remaining carbon budgets, without treating available mitigation scenarios as </w:t>
      </w:r>
      <w:ins w:id="9" w:author="Myles Allen" w:date="2019-11-24T07:31:00Z">
        <w:r w:rsidR="00AE0F7A">
          <w:rPr>
            <w:rFonts w:asciiTheme="minorHAnsi" w:hAnsiTheme="minorHAnsi" w:cstheme="minorHAnsi"/>
            <w:b/>
            <w:bCs/>
            <w:color w:val="000000"/>
          </w:rPr>
          <w:t xml:space="preserve">a </w:t>
        </w:r>
      </w:ins>
      <w:r w:rsidRPr="0045212B">
        <w:rPr>
          <w:rFonts w:asciiTheme="minorHAnsi" w:hAnsiTheme="minorHAnsi" w:cstheme="minorHAnsi"/>
          <w:b/>
          <w:bCs/>
          <w:color w:val="000000"/>
        </w:rPr>
        <w:t xml:space="preserve">representative </w:t>
      </w:r>
      <w:ins w:id="10" w:author="Myles Allen" w:date="2019-11-24T07:31:00Z">
        <w:r w:rsidR="00AE0F7A">
          <w:rPr>
            <w:rFonts w:asciiTheme="minorHAnsi" w:hAnsiTheme="minorHAnsi" w:cstheme="minorHAnsi"/>
            <w:b/>
            <w:bCs/>
            <w:color w:val="000000"/>
          </w:rPr>
          <w:t xml:space="preserve">sample </w:t>
        </w:r>
      </w:ins>
      <w:r w:rsidRPr="0045212B">
        <w:rPr>
          <w:rFonts w:asciiTheme="minorHAnsi" w:hAnsiTheme="minorHAnsi" w:cstheme="minorHAnsi"/>
          <w:b/>
          <w:bCs/>
          <w:color w:val="000000"/>
        </w:rPr>
        <w:t>of possible futures</w:t>
      </w:r>
      <w:r w:rsidR="00943066" w:rsidRPr="0045212B">
        <w:rPr>
          <w:rFonts w:asciiTheme="minorHAnsi" w:hAnsiTheme="minorHAnsi" w:cstheme="minorHAnsi"/>
          <w:b/>
          <w:bCs/>
          <w:color w:val="000000"/>
        </w:rPr>
        <w:t xml:space="preserve">. A simple formula is introduced to convert multi-gas emissions and radiative forcing scenarios into carbon budgets and warming response. </w:t>
      </w:r>
      <w:r w:rsidRPr="0045212B">
        <w:rPr>
          <w:rFonts w:asciiTheme="minorHAnsi" w:hAnsiTheme="minorHAnsi" w:cstheme="minorHAnsi"/>
          <w:b/>
          <w:bCs/>
          <w:color w:val="000000"/>
        </w:rPr>
        <w:t>Forcing-equivalent emissions are used</w:t>
      </w:r>
      <w:r w:rsidR="00943066" w:rsidRPr="0045212B">
        <w:rPr>
          <w:rFonts w:asciiTheme="minorHAnsi" w:hAnsiTheme="minorHAnsi" w:cstheme="minorHAnsi"/>
          <w:b/>
          <w:bCs/>
          <w:color w:val="000000"/>
        </w:rPr>
        <w:t xml:space="preserve"> to calculate an observationally</w:t>
      </w:r>
      <w:r w:rsidRPr="0045212B">
        <w:rPr>
          <w:rFonts w:asciiTheme="minorHAnsi" w:hAnsiTheme="minorHAnsi" w:cstheme="minorHAnsi"/>
          <w:b/>
          <w:bCs/>
          <w:color w:val="000000"/>
        </w:rPr>
        <w:t>-</w:t>
      </w:r>
      <w:r w:rsidR="00943066" w:rsidRPr="0045212B">
        <w:rPr>
          <w:rFonts w:asciiTheme="minorHAnsi" w:hAnsiTheme="minorHAnsi" w:cstheme="minorHAnsi"/>
          <w:b/>
          <w:bCs/>
          <w:color w:val="000000"/>
        </w:rPr>
        <w:t xml:space="preserve">constrained estimate of the </w:t>
      </w:r>
      <w:r w:rsidRPr="0045212B">
        <w:rPr>
          <w:rFonts w:asciiTheme="minorHAnsi" w:hAnsiTheme="minorHAnsi" w:cstheme="minorHAnsi"/>
          <w:b/>
          <w:bCs/>
          <w:color w:val="000000"/>
        </w:rPr>
        <w:t>Transient Climate Response to Emissions (</w:t>
      </w:r>
      <w:r w:rsidR="00943066" w:rsidRPr="0045212B">
        <w:rPr>
          <w:rFonts w:asciiTheme="minorHAnsi" w:hAnsiTheme="minorHAnsi" w:cstheme="minorHAnsi"/>
          <w:b/>
          <w:bCs/>
          <w:color w:val="000000"/>
        </w:rPr>
        <w:t>TCRE</w:t>
      </w:r>
      <w:r w:rsidRPr="0045212B">
        <w:rPr>
          <w:rFonts w:asciiTheme="minorHAnsi" w:hAnsiTheme="minorHAnsi" w:cstheme="minorHAnsi"/>
          <w:b/>
          <w:bCs/>
          <w:color w:val="000000"/>
        </w:rPr>
        <w:t>)</w:t>
      </w:r>
      <w:r w:rsidR="00943066" w:rsidRPr="0045212B">
        <w:rPr>
          <w:rFonts w:asciiTheme="minorHAnsi" w:hAnsiTheme="minorHAnsi" w:cstheme="minorHAnsi"/>
          <w:b/>
          <w:bCs/>
          <w:color w:val="000000"/>
        </w:rPr>
        <w:t xml:space="preserve">, </w:t>
      </w:r>
      <w:r w:rsidRPr="0045212B">
        <w:rPr>
          <w:rFonts w:asciiTheme="minorHAnsi" w:hAnsiTheme="minorHAnsi" w:cstheme="minorHAnsi"/>
          <w:b/>
          <w:bCs/>
          <w:color w:val="000000"/>
        </w:rPr>
        <w:t xml:space="preserve">giving </w:t>
      </w:r>
      <w:r w:rsidR="00943066" w:rsidRPr="0045212B">
        <w:rPr>
          <w:rFonts w:asciiTheme="minorHAnsi" w:hAnsiTheme="minorHAnsi" w:cstheme="minorHAnsi"/>
          <w:b/>
          <w:bCs/>
          <w:color w:val="000000"/>
        </w:rPr>
        <w:t>a likely range of 0.8-2.4</w:t>
      </w:r>
      <w:r w:rsidR="00943066" w:rsidRPr="0045212B">
        <w:rPr>
          <w:rFonts w:ascii="Cambria Math" w:hAnsi="Cambria Math" w:cs="Cambria Math"/>
          <w:b/>
          <w:bCs/>
          <w:color w:val="000000"/>
        </w:rPr>
        <w:t>℃</w:t>
      </w:r>
      <w:r w:rsidR="00943066" w:rsidRPr="0045212B">
        <w:rPr>
          <w:rFonts w:asciiTheme="minorHAnsi" w:hAnsiTheme="minorHAnsi" w:cstheme="minorHAnsi"/>
          <w:b/>
          <w:bCs/>
          <w:color w:val="000000"/>
        </w:rPr>
        <w:t>/</w:t>
      </w:r>
      <w:proofErr w:type="spellStart"/>
      <w:r w:rsidR="00943066" w:rsidRPr="0045212B">
        <w:rPr>
          <w:rFonts w:asciiTheme="minorHAnsi" w:hAnsiTheme="minorHAnsi" w:cstheme="minorHAnsi"/>
          <w:b/>
          <w:bCs/>
          <w:color w:val="000000"/>
        </w:rPr>
        <w:t>TtC</w:t>
      </w:r>
      <w:proofErr w:type="spellEnd"/>
      <w:del w:id="11" w:author="Myles Allen" w:date="2019-11-24T08:39:00Z">
        <w:r w:rsidR="005778A3" w:rsidRPr="0045212B" w:rsidDel="00F071AA">
          <w:rPr>
            <w:rFonts w:asciiTheme="minorHAnsi" w:hAnsiTheme="minorHAnsi" w:cstheme="minorHAnsi"/>
            <w:b/>
            <w:bCs/>
            <w:color w:val="000000"/>
          </w:rPr>
          <w:delText xml:space="preserve"> for a warming of Global Mean Surface Temperature (GMST)</w:delText>
        </w:r>
      </w:del>
      <w:r w:rsidR="009B62AC" w:rsidRPr="0045212B">
        <w:rPr>
          <w:rFonts w:asciiTheme="minorHAnsi" w:hAnsiTheme="minorHAnsi" w:cstheme="minorHAnsi"/>
          <w:b/>
          <w:bCs/>
          <w:color w:val="000000"/>
        </w:rPr>
        <w:t xml:space="preserve">, </w:t>
      </w:r>
      <w:del w:id="12" w:author="Myles Allen" w:date="2019-11-24T08:38:00Z">
        <w:r w:rsidR="009B62AC" w:rsidRPr="0045212B" w:rsidDel="00F071AA">
          <w:rPr>
            <w:rFonts w:asciiTheme="minorHAnsi" w:hAnsiTheme="minorHAnsi" w:cstheme="minorHAnsi"/>
            <w:b/>
            <w:bCs/>
            <w:color w:val="000000"/>
          </w:rPr>
          <w:delText>consistent with previous assessments</w:delText>
        </w:r>
        <w:r w:rsidRPr="0045212B" w:rsidDel="00F071AA">
          <w:rPr>
            <w:rFonts w:asciiTheme="minorHAnsi" w:hAnsiTheme="minorHAnsi" w:cstheme="minorHAnsi"/>
            <w:b/>
            <w:bCs/>
            <w:color w:val="000000"/>
          </w:rPr>
          <w:delText xml:space="preserve"> and </w:delText>
        </w:r>
      </w:del>
      <w:r w:rsidRPr="0045212B">
        <w:rPr>
          <w:rFonts w:asciiTheme="minorHAnsi" w:hAnsiTheme="minorHAnsi" w:cstheme="minorHAnsi"/>
          <w:b/>
          <w:bCs/>
          <w:color w:val="000000"/>
        </w:rPr>
        <w:t>implying a remaining total CO</w:t>
      </w:r>
      <w:r w:rsidRPr="0045212B">
        <w:rPr>
          <w:rFonts w:asciiTheme="minorHAnsi" w:hAnsiTheme="minorHAnsi" w:cstheme="minorHAnsi"/>
          <w:b/>
          <w:bCs/>
          <w:color w:val="000000"/>
          <w:vertAlign w:val="subscript"/>
        </w:rPr>
        <w:t>2</w:t>
      </w:r>
      <w:r w:rsidRPr="0045212B">
        <w:rPr>
          <w:rFonts w:asciiTheme="minorHAnsi" w:hAnsiTheme="minorHAnsi" w:cstheme="minorHAnsi"/>
          <w:b/>
          <w:bCs/>
          <w:color w:val="000000"/>
        </w:rPr>
        <w:t>-fe budget from 2018 to 1.5°C of 325-1160 GtCO</w:t>
      </w:r>
      <w:r w:rsidRPr="0045212B">
        <w:rPr>
          <w:rFonts w:asciiTheme="minorHAnsi" w:hAnsiTheme="minorHAnsi" w:cstheme="minorHAnsi"/>
          <w:b/>
          <w:bCs/>
          <w:color w:val="000000"/>
          <w:vertAlign w:val="subscript"/>
        </w:rPr>
        <w:t>2</w:t>
      </w:r>
      <w:r w:rsidRPr="0045212B">
        <w:rPr>
          <w:rFonts w:asciiTheme="minorHAnsi" w:hAnsiTheme="minorHAnsi" w:cstheme="minorHAnsi"/>
          <w:b/>
          <w:bCs/>
          <w:color w:val="000000"/>
        </w:rPr>
        <w:t>-fe</w:t>
      </w:r>
      <w:ins w:id="13" w:author="Myles Allen" w:date="2019-11-24T08:39:00Z">
        <w:r w:rsidR="00F071AA">
          <w:rPr>
            <w:rFonts w:asciiTheme="minorHAnsi" w:hAnsiTheme="minorHAnsi" w:cstheme="minorHAnsi"/>
            <w:b/>
            <w:bCs/>
            <w:color w:val="000000"/>
          </w:rPr>
          <w:t xml:space="preserve"> if global</w:t>
        </w:r>
        <w:r w:rsidR="00F071AA" w:rsidRPr="0045212B">
          <w:rPr>
            <w:rFonts w:asciiTheme="minorHAnsi" w:hAnsiTheme="minorHAnsi" w:cstheme="minorHAnsi"/>
            <w:b/>
            <w:bCs/>
            <w:color w:val="000000"/>
          </w:rPr>
          <w:t xml:space="preserve"> warming </w:t>
        </w:r>
        <w:r w:rsidR="00F071AA">
          <w:rPr>
            <w:rFonts w:asciiTheme="minorHAnsi" w:hAnsiTheme="minorHAnsi" w:cstheme="minorHAnsi"/>
            <w:b/>
            <w:bCs/>
            <w:color w:val="000000"/>
          </w:rPr>
          <w:t xml:space="preserve">is defined in terms </w:t>
        </w:r>
        <w:r w:rsidR="00F071AA" w:rsidRPr="0045212B">
          <w:rPr>
            <w:rFonts w:asciiTheme="minorHAnsi" w:hAnsiTheme="minorHAnsi" w:cstheme="minorHAnsi"/>
            <w:b/>
            <w:bCs/>
            <w:color w:val="000000"/>
          </w:rPr>
          <w:t xml:space="preserve">of </w:t>
        </w:r>
        <w:r w:rsidR="00F071AA">
          <w:rPr>
            <w:rFonts w:asciiTheme="minorHAnsi" w:hAnsiTheme="minorHAnsi" w:cstheme="minorHAnsi"/>
            <w:b/>
            <w:bCs/>
            <w:color w:val="000000"/>
          </w:rPr>
          <w:t xml:space="preserve">increase in </w:t>
        </w:r>
        <w:r w:rsidR="00F071AA" w:rsidRPr="0045212B">
          <w:rPr>
            <w:rFonts w:asciiTheme="minorHAnsi" w:hAnsiTheme="minorHAnsi" w:cstheme="minorHAnsi"/>
            <w:b/>
            <w:bCs/>
            <w:color w:val="000000"/>
          </w:rPr>
          <w:t>Global Mean Surface Temperature</w:t>
        </w:r>
      </w:ins>
      <w:r w:rsidRPr="0045212B">
        <w:rPr>
          <w:rFonts w:asciiTheme="minorHAnsi" w:hAnsiTheme="minorHAnsi" w:cstheme="minorHAnsi"/>
          <w:b/>
          <w:bCs/>
          <w:color w:val="000000"/>
        </w:rPr>
        <w:t>. Of this total, between 30 and 290 GtCO</w:t>
      </w:r>
      <w:r w:rsidRPr="0045212B">
        <w:rPr>
          <w:rFonts w:asciiTheme="minorHAnsi" w:hAnsiTheme="minorHAnsi" w:cstheme="minorHAnsi"/>
          <w:b/>
          <w:bCs/>
          <w:color w:val="000000"/>
          <w:vertAlign w:val="subscript"/>
        </w:rPr>
        <w:t>2</w:t>
      </w:r>
      <w:r w:rsidRPr="0045212B">
        <w:rPr>
          <w:rFonts w:asciiTheme="minorHAnsi" w:hAnsiTheme="minorHAnsi" w:cstheme="minorHAnsi"/>
          <w:b/>
          <w:bCs/>
          <w:color w:val="000000"/>
        </w:rPr>
        <w:t xml:space="preserve"> is taken up by non-CO</w:t>
      </w:r>
      <w:r w:rsidRPr="0045212B">
        <w:rPr>
          <w:rFonts w:asciiTheme="minorHAnsi" w:hAnsiTheme="minorHAnsi" w:cstheme="minorHAnsi"/>
          <w:b/>
          <w:bCs/>
          <w:color w:val="000000"/>
          <w:vertAlign w:val="subscript"/>
        </w:rPr>
        <w:t>2</w:t>
      </w:r>
      <w:r w:rsidRPr="0045212B">
        <w:rPr>
          <w:rFonts w:asciiTheme="minorHAnsi" w:hAnsiTheme="minorHAnsi" w:cstheme="minorHAnsi"/>
          <w:b/>
          <w:bCs/>
          <w:color w:val="000000"/>
        </w:rPr>
        <w:t xml:space="preserve"> forcing changes in available 1.5°C-compatible scenarios, implying remaining CO</w:t>
      </w:r>
      <w:r w:rsidRPr="0045212B">
        <w:rPr>
          <w:rFonts w:asciiTheme="minorHAnsi" w:hAnsiTheme="minorHAnsi" w:cstheme="minorHAnsi"/>
          <w:b/>
          <w:bCs/>
          <w:color w:val="000000"/>
          <w:vertAlign w:val="subscript"/>
        </w:rPr>
        <w:t>2</w:t>
      </w:r>
      <w:r w:rsidRPr="0045212B">
        <w:rPr>
          <w:rFonts w:asciiTheme="minorHAnsi" w:hAnsiTheme="minorHAnsi" w:cstheme="minorHAnsi"/>
          <w:b/>
          <w:bCs/>
          <w:color w:val="000000"/>
        </w:rPr>
        <w:t xml:space="preserve"> budgets for a 33, 50 or 66% chance of limiting peak warming to 1.5°</w:t>
      </w:r>
      <w:proofErr w:type="spellStart"/>
      <w:r w:rsidRPr="0045212B">
        <w:rPr>
          <w:rFonts w:asciiTheme="minorHAnsi" w:hAnsiTheme="minorHAnsi" w:cstheme="minorHAnsi"/>
          <w:b/>
          <w:bCs/>
          <w:color w:val="000000"/>
        </w:rPr>
        <w:t>C are</w:t>
      </w:r>
      <w:proofErr w:type="spellEnd"/>
      <w:r w:rsidRPr="0045212B">
        <w:rPr>
          <w:rFonts w:asciiTheme="minorHAnsi" w:hAnsiTheme="minorHAnsi" w:cstheme="minorHAnsi"/>
          <w:b/>
          <w:bCs/>
          <w:color w:val="000000"/>
        </w:rPr>
        <w:t xml:space="preserve"> X1, X2 &amp; X3 respectively for a mid-range value of non-CO</w:t>
      </w:r>
      <w:r w:rsidRPr="0045212B">
        <w:rPr>
          <w:rFonts w:asciiTheme="minorHAnsi" w:hAnsiTheme="minorHAnsi" w:cstheme="minorHAnsi"/>
          <w:b/>
          <w:bCs/>
          <w:color w:val="000000"/>
          <w:vertAlign w:val="subscript"/>
        </w:rPr>
        <w:t>2</w:t>
      </w:r>
      <w:r w:rsidRPr="0045212B">
        <w:rPr>
          <w:rFonts w:asciiTheme="minorHAnsi" w:hAnsiTheme="minorHAnsi" w:cstheme="minorHAnsi"/>
          <w:b/>
          <w:bCs/>
          <w:color w:val="000000"/>
        </w:rPr>
        <w:t xml:space="preserve"> forcing</w:t>
      </w:r>
      <w:r w:rsidR="00943066" w:rsidRPr="0045212B">
        <w:rPr>
          <w:rFonts w:asciiTheme="minorHAnsi" w:hAnsiTheme="minorHAnsi" w:cstheme="minorHAnsi"/>
          <w:b/>
          <w:bCs/>
          <w:color w:val="000000"/>
        </w:rPr>
        <w:t xml:space="preserve">. </w:t>
      </w:r>
    </w:p>
    <w:p w14:paraId="1F947807" w14:textId="77777777" w:rsidR="00FC4F3B" w:rsidRPr="0045212B" w:rsidRDefault="00FC4F3B" w:rsidP="00AD7C29">
      <w:pPr>
        <w:jc w:val="both"/>
      </w:pPr>
    </w:p>
    <w:p w14:paraId="62AD70BD" w14:textId="27ADC014" w:rsidR="00AD7C29" w:rsidRPr="0045212B" w:rsidRDefault="008666A6" w:rsidP="00AD7C29">
      <w:pPr>
        <w:jc w:val="both"/>
        <w:rPr>
          <w:rFonts w:asciiTheme="minorHAnsi" w:hAnsiTheme="minorHAnsi" w:cstheme="minorHAnsi"/>
          <w:b/>
          <w:bCs/>
          <w:i/>
          <w:iCs/>
        </w:rPr>
      </w:pPr>
      <w:r w:rsidRPr="0045212B">
        <w:rPr>
          <w:rFonts w:asciiTheme="minorHAnsi" w:hAnsiTheme="minorHAnsi" w:cstheme="minorHAnsi"/>
          <w:b/>
          <w:bCs/>
          <w:i/>
          <w:iCs/>
        </w:rPr>
        <w:t xml:space="preserve">1. </w:t>
      </w:r>
      <w:r w:rsidR="00AD7C29" w:rsidRPr="0045212B">
        <w:rPr>
          <w:rFonts w:asciiTheme="minorHAnsi" w:hAnsiTheme="minorHAnsi" w:cstheme="minorHAnsi"/>
          <w:b/>
          <w:bCs/>
          <w:i/>
          <w:iCs/>
        </w:rPr>
        <w:t>Introduction</w:t>
      </w:r>
      <w:r w:rsidR="00FD5E00" w:rsidRPr="0045212B">
        <w:rPr>
          <w:rFonts w:asciiTheme="minorHAnsi" w:hAnsiTheme="minorHAnsi" w:cstheme="minorHAnsi"/>
          <w:b/>
          <w:bCs/>
          <w:i/>
          <w:iCs/>
        </w:rPr>
        <w:t xml:space="preserve"> </w:t>
      </w:r>
    </w:p>
    <w:p w14:paraId="45F8D5E2" w14:textId="78D24F2D" w:rsidR="00AD7C29" w:rsidRDefault="00AD7C29" w:rsidP="00AD7C29">
      <w:pPr>
        <w:jc w:val="both"/>
        <w:rPr>
          <w:ins w:id="14" w:author="Myles Allen" w:date="2019-11-24T07:38:00Z"/>
          <w:rFonts w:asciiTheme="minorHAnsi" w:hAnsiTheme="minorHAnsi" w:cstheme="minorHAnsi"/>
        </w:rPr>
      </w:pPr>
    </w:p>
    <w:p w14:paraId="37347AFE" w14:textId="0675AA29" w:rsidR="00AE0F7A" w:rsidRPr="0045212B" w:rsidDel="001E6FBB" w:rsidRDefault="00AE0F7A" w:rsidP="00AD7C29">
      <w:pPr>
        <w:jc w:val="both"/>
        <w:rPr>
          <w:del w:id="15" w:author="Myles Allen" w:date="2019-11-24T07:53:00Z"/>
          <w:rFonts w:asciiTheme="minorHAnsi" w:hAnsiTheme="minorHAnsi" w:cstheme="minorHAnsi"/>
        </w:rPr>
      </w:pPr>
    </w:p>
    <w:p w14:paraId="3C087C26" w14:textId="745B1DC8" w:rsidR="007558C5" w:rsidRDefault="00AD7C29" w:rsidP="001E7D0F">
      <w:pPr>
        <w:jc w:val="both"/>
        <w:rPr>
          <w:ins w:id="16" w:author="Myles Allen" w:date="2019-11-24T08:08:00Z"/>
          <w:rFonts w:asciiTheme="minorHAnsi" w:hAnsiTheme="minorHAnsi" w:cstheme="minorHAnsi"/>
        </w:rPr>
      </w:pPr>
      <w:del w:id="17" w:author="Myles Allen" w:date="2019-11-24T07:51:00Z">
        <w:r w:rsidRPr="0045212B" w:rsidDel="001E6FBB">
          <w:rPr>
            <w:rFonts w:asciiTheme="minorHAnsi" w:hAnsiTheme="minorHAnsi" w:cstheme="minorHAnsi"/>
          </w:rPr>
          <w:delText xml:space="preserve">The </w:delText>
        </w:r>
      </w:del>
      <w:ins w:id="18" w:author="Myles Allen" w:date="2019-11-24T07:51:00Z">
        <w:r w:rsidR="001E6FBB">
          <w:rPr>
            <w:rFonts w:asciiTheme="minorHAnsi" w:hAnsiTheme="minorHAnsi" w:cstheme="minorHAnsi"/>
          </w:rPr>
          <w:t>One of the most important conclusions of t</w:t>
        </w:r>
        <w:r w:rsidR="001E6FBB" w:rsidRPr="0045212B">
          <w:rPr>
            <w:rFonts w:asciiTheme="minorHAnsi" w:hAnsiTheme="minorHAnsi" w:cstheme="minorHAnsi"/>
          </w:rPr>
          <w:t xml:space="preserve">he </w:t>
        </w:r>
      </w:ins>
      <w:r w:rsidRPr="0045212B">
        <w:rPr>
          <w:rFonts w:asciiTheme="minorHAnsi" w:hAnsiTheme="minorHAnsi" w:cstheme="minorHAnsi"/>
        </w:rPr>
        <w:t xml:space="preserve">IPCC’s Special Report on </w:t>
      </w:r>
      <w:del w:id="19" w:author="Myles Allen" w:date="2019-11-24T07:52:00Z">
        <w:r w:rsidRPr="0045212B" w:rsidDel="001E6FBB">
          <w:rPr>
            <w:rFonts w:asciiTheme="minorHAnsi" w:hAnsiTheme="minorHAnsi" w:cstheme="minorHAnsi"/>
          </w:rPr>
          <w:delText xml:space="preserve">the </w:delText>
        </w:r>
      </w:del>
      <w:r w:rsidRPr="0045212B">
        <w:rPr>
          <w:rFonts w:asciiTheme="minorHAnsi" w:hAnsiTheme="minorHAnsi" w:cstheme="minorHAnsi"/>
        </w:rPr>
        <w:t>Global Warming of 1.5</w:t>
      </w:r>
      <w:r w:rsidRPr="0045212B">
        <w:rPr>
          <w:rFonts w:ascii="Cambria Math" w:eastAsia="Cambria Math" w:hAnsi="Cambria Math" w:cs="Cambria Math"/>
        </w:rPr>
        <w:t>℃</w:t>
      </w:r>
      <w:r w:rsidR="00045CB8" w:rsidRPr="0045212B">
        <w:rPr>
          <w:rFonts w:asciiTheme="minorHAnsi" w:hAnsiTheme="minorHAnsi" w:cstheme="minorHAnsi"/>
        </w:rPr>
        <w:fldChar w:fldCharType="begin"/>
      </w:r>
      <w:r w:rsidR="00045CB8" w:rsidRPr="0045212B">
        <w:rPr>
          <w:rFonts w:asciiTheme="minorHAnsi" w:hAnsiTheme="minorHAnsi" w:cstheme="minorHAnsi"/>
        </w:rPr>
        <w:instrText xml:space="preserve"> ADDIN ZOTERO_ITEM CSL_CITATION {"citationID":"klL1K4qz","properties":{"formattedCitation":"\\super 1\\nosupersub{}","plainCitation":"1","noteIndex":0},"citationItems":[{"id":242,"uris":["http://zotero.org/users/local/uNYZvaCf/items/I6ADYQ4J"],"uri":["http://zotero.org/users/local/uNYZvaCf/items/I6ADYQ4J"],"itemData":{"id":242,"type":"article-journal","title":"Summary for Policymakers of the Special Report on the Global Warming of 1.5°C","author":[{"literal":"IPCC"}],"issued":{"date-parts":[["2018",12]]}}}],"schema":"https://github.com/citation-style-language/schema/raw/master/csl-citation.json"} </w:instrText>
      </w:r>
      <w:r w:rsidR="00045CB8" w:rsidRPr="0045212B">
        <w:rPr>
          <w:rFonts w:asciiTheme="minorHAnsi" w:hAnsiTheme="minorHAnsi" w:cstheme="minorHAnsi"/>
        </w:rPr>
        <w:fldChar w:fldCharType="separate"/>
      </w:r>
      <w:r w:rsidR="00045CB8" w:rsidRPr="0045212B">
        <w:rPr>
          <w:rFonts w:asciiTheme="minorHAnsi" w:hAnsiTheme="minorHAnsi" w:cstheme="minorHAnsi"/>
          <w:vertAlign w:val="superscript"/>
        </w:rPr>
        <w:t>1</w:t>
      </w:r>
      <w:r w:rsidR="00045CB8" w:rsidRPr="0045212B">
        <w:rPr>
          <w:rFonts w:asciiTheme="minorHAnsi" w:hAnsiTheme="minorHAnsi" w:cstheme="minorHAnsi"/>
        </w:rPr>
        <w:fldChar w:fldCharType="end"/>
      </w:r>
      <w:r w:rsidR="00842EDE" w:rsidRPr="0045212B">
        <w:rPr>
          <w:rFonts w:asciiTheme="minorHAnsi" w:hAnsiTheme="minorHAnsi" w:cstheme="minorHAnsi"/>
        </w:rPr>
        <w:t xml:space="preserve"> (SR15)</w:t>
      </w:r>
      <w:r w:rsidR="00D3154D" w:rsidRPr="0045212B">
        <w:rPr>
          <w:rFonts w:asciiTheme="minorHAnsi" w:hAnsiTheme="minorHAnsi" w:cstheme="minorHAnsi"/>
        </w:rPr>
        <w:t xml:space="preserve">, </w:t>
      </w:r>
      <w:del w:id="20" w:author="Myles Allen" w:date="2019-11-24T07:51:00Z">
        <w:r w:rsidR="00D3154D" w:rsidRPr="0045212B" w:rsidDel="001E6FBB">
          <w:rPr>
            <w:rFonts w:asciiTheme="minorHAnsi" w:hAnsiTheme="minorHAnsi" w:cstheme="minorHAnsi"/>
          </w:rPr>
          <w:delText>r</w:delText>
        </w:r>
        <w:r w:rsidRPr="0045212B" w:rsidDel="001E6FBB">
          <w:rPr>
            <w:rFonts w:asciiTheme="minorHAnsi" w:hAnsiTheme="minorHAnsi" w:cstheme="minorHAnsi"/>
          </w:rPr>
          <w:delText xml:space="preserve">eleased in </w:delText>
        </w:r>
        <w:r w:rsidR="004B3984" w:rsidDel="001E6FBB">
          <w:rPr>
            <w:rFonts w:asciiTheme="minorHAnsi" w:hAnsiTheme="minorHAnsi" w:cstheme="minorHAnsi"/>
          </w:rPr>
          <w:delText>Octo</w:delText>
        </w:r>
        <w:r w:rsidR="004B3984" w:rsidRPr="0045212B" w:rsidDel="001E6FBB">
          <w:rPr>
            <w:rFonts w:asciiTheme="minorHAnsi" w:hAnsiTheme="minorHAnsi" w:cstheme="minorHAnsi"/>
          </w:rPr>
          <w:delText xml:space="preserve">ber </w:delText>
        </w:r>
        <w:r w:rsidRPr="0045212B" w:rsidDel="001E6FBB">
          <w:rPr>
            <w:rFonts w:asciiTheme="minorHAnsi" w:hAnsiTheme="minorHAnsi" w:cstheme="minorHAnsi"/>
          </w:rPr>
          <w:delText xml:space="preserve">2018, </w:delText>
        </w:r>
      </w:del>
      <w:del w:id="21" w:author="Myles Allen" w:date="2019-11-24T07:43:00Z">
        <w:r w:rsidRPr="0045212B" w:rsidDel="00AE0F7A">
          <w:rPr>
            <w:rFonts w:asciiTheme="minorHAnsi" w:hAnsiTheme="minorHAnsi" w:cstheme="minorHAnsi"/>
          </w:rPr>
          <w:delText xml:space="preserve">summarised </w:delText>
        </w:r>
      </w:del>
      <w:del w:id="22" w:author="Myles Allen" w:date="2019-11-24T07:51:00Z">
        <w:r w:rsidRPr="0045212B" w:rsidDel="001E6FBB">
          <w:rPr>
            <w:rFonts w:asciiTheme="minorHAnsi" w:hAnsiTheme="minorHAnsi" w:cstheme="minorHAnsi"/>
          </w:rPr>
          <w:delText xml:space="preserve">research </w:delText>
        </w:r>
      </w:del>
      <w:del w:id="23" w:author="Myles Allen" w:date="2019-11-24T07:43:00Z">
        <w:r w:rsidRPr="0045212B" w:rsidDel="001E6FBB">
          <w:rPr>
            <w:rFonts w:asciiTheme="minorHAnsi" w:hAnsiTheme="minorHAnsi" w:cstheme="minorHAnsi"/>
          </w:rPr>
          <w:delText xml:space="preserve">into the feasibility of achieving </w:delText>
        </w:r>
      </w:del>
      <w:del w:id="24" w:author="Myles Allen" w:date="2019-11-24T07:51:00Z">
        <w:r w:rsidRPr="0045212B" w:rsidDel="001E6FBB">
          <w:rPr>
            <w:rFonts w:asciiTheme="minorHAnsi" w:hAnsiTheme="minorHAnsi" w:cstheme="minorHAnsi"/>
          </w:rPr>
          <w:delText xml:space="preserve">the most ambitious </w:delText>
        </w:r>
        <w:r w:rsidR="004B3984" w:rsidDel="001E6FBB">
          <w:rPr>
            <w:rFonts w:asciiTheme="minorHAnsi" w:hAnsiTheme="minorHAnsi" w:cstheme="minorHAnsi"/>
          </w:rPr>
          <w:delText xml:space="preserve">goal </w:delText>
        </w:r>
        <w:r w:rsidRPr="0045212B" w:rsidDel="001E6FBB">
          <w:rPr>
            <w:rFonts w:asciiTheme="minorHAnsi" w:hAnsiTheme="minorHAnsi" w:cstheme="minorHAnsi"/>
          </w:rPr>
          <w:delText>of</w:delText>
        </w:r>
      </w:del>
      <w:ins w:id="25" w:author="Myles Allen" w:date="2019-11-24T07:51:00Z">
        <w:r w:rsidR="001E6FBB">
          <w:rPr>
            <w:rFonts w:asciiTheme="minorHAnsi" w:hAnsiTheme="minorHAnsi" w:cstheme="minorHAnsi"/>
          </w:rPr>
          <w:t xml:space="preserve">commissioned </w:t>
        </w:r>
      </w:ins>
      <w:ins w:id="26" w:author="Myles Allen" w:date="2019-11-24T07:53:00Z">
        <w:r w:rsidR="001E6FBB">
          <w:rPr>
            <w:rFonts w:asciiTheme="minorHAnsi" w:hAnsiTheme="minorHAnsi" w:cstheme="minorHAnsi"/>
          </w:rPr>
          <w:t>under</w:t>
        </w:r>
      </w:ins>
      <w:r w:rsidRPr="0045212B">
        <w:rPr>
          <w:rFonts w:asciiTheme="minorHAnsi" w:hAnsiTheme="minorHAnsi" w:cstheme="minorHAnsi"/>
        </w:rPr>
        <w:t xml:space="preserve"> the Paris Agreement</w:t>
      </w:r>
      <w:r w:rsidR="00962A94" w:rsidRPr="0045212B">
        <w:rPr>
          <w:rFonts w:asciiTheme="minorHAnsi" w:hAnsiTheme="minorHAnsi" w:cstheme="minorHAnsi"/>
        </w:rPr>
        <w:fldChar w:fldCharType="begin"/>
      </w:r>
      <w:r w:rsidR="00962A94" w:rsidRPr="0045212B">
        <w:rPr>
          <w:rFonts w:asciiTheme="minorHAnsi" w:hAnsiTheme="minorHAnsi" w:cstheme="minorHAnsi"/>
        </w:rPr>
        <w:instrText xml:space="preserve"> ADDIN ZOTERO_ITEM CSL_CITATION {"citationID":"ha3dCGIp","properties":{"formattedCitation":"\\super 2\\nosupersub{}","plainCitation":"2","noteIndex":0},"citationItems":[{"id":267,"uris":["http://zotero.org/users/local/uNYZvaCf/items/9BXWY3NL"],"uri":["http://zotero.org/users/local/uNYZvaCf/items/9BXWY3NL"],"itemData":{"id":267,"type":"webpage","title":"Paris Agreement text","abstract":"This is the United Nations Treaty Collection homepage. Here you will find related information and links.","URL":"https://treaties.un.org/Pages/ViewDetails.aspx?src=IND&amp;mtdsg_no=XXVII-7-d&amp;chapter=27&amp;clang=_en","language":"EN","author":[{"literal":"UNFCCC"}],"accessed":{"date-parts":[["2019",8,9]]}}}],"schema":"https://github.com/citation-style-language/schema/raw/master/csl-citation.json"} </w:instrText>
      </w:r>
      <w:r w:rsidR="00962A94" w:rsidRPr="0045212B">
        <w:rPr>
          <w:rFonts w:asciiTheme="minorHAnsi" w:hAnsiTheme="minorHAnsi" w:cstheme="minorHAnsi"/>
        </w:rPr>
        <w:fldChar w:fldCharType="separate"/>
      </w:r>
      <w:r w:rsidR="00962A94" w:rsidRPr="0045212B">
        <w:rPr>
          <w:rFonts w:asciiTheme="minorHAnsi" w:hAnsiTheme="minorHAnsi" w:cstheme="minorHAnsi"/>
          <w:vertAlign w:val="superscript"/>
        </w:rPr>
        <w:t>2</w:t>
      </w:r>
      <w:r w:rsidR="00962A94" w:rsidRPr="0045212B">
        <w:rPr>
          <w:rFonts w:asciiTheme="minorHAnsi" w:hAnsiTheme="minorHAnsi" w:cstheme="minorHAnsi"/>
        </w:rPr>
        <w:fldChar w:fldCharType="end"/>
      </w:r>
      <w:del w:id="27" w:author="Myles Allen" w:date="2019-11-24T07:53:00Z">
        <w:r w:rsidR="004B3984" w:rsidDel="001E6FBB">
          <w:rPr>
            <w:rFonts w:asciiTheme="minorHAnsi" w:hAnsiTheme="minorHAnsi" w:cstheme="minorHAnsi"/>
          </w:rPr>
          <w:delText xml:space="preserve">: </w:delText>
        </w:r>
      </w:del>
      <w:ins w:id="28" w:author="Myles Allen" w:date="2019-11-24T07:53:00Z">
        <w:r w:rsidR="001E6FBB">
          <w:rPr>
            <w:rFonts w:asciiTheme="minorHAnsi" w:hAnsiTheme="minorHAnsi" w:cstheme="minorHAnsi"/>
          </w:rPr>
          <w:t xml:space="preserve">, was </w:t>
        </w:r>
      </w:ins>
      <w:r w:rsidR="004B3984">
        <w:rPr>
          <w:rFonts w:asciiTheme="minorHAnsi" w:hAnsiTheme="minorHAnsi" w:cstheme="minorHAnsi"/>
        </w:rPr>
        <w:t>“</w:t>
      </w:r>
      <w:ins w:id="29" w:author="Myles Allen" w:date="2019-11-24T07:54:00Z">
        <w:r w:rsidR="00CE7F68">
          <w:rPr>
            <w:rFonts w:asciiTheme="minorHAnsi" w:hAnsiTheme="minorHAnsi" w:cstheme="minorHAnsi"/>
          </w:rPr>
          <w:t xml:space="preserve">Reaching and sustaining </w:t>
        </w:r>
      </w:ins>
      <w:ins w:id="30" w:author="Myles Allen" w:date="2019-11-24T07:53:00Z">
        <w:r w:rsidR="001E6FBB" w:rsidRPr="00AE0F7A">
          <w:rPr>
            <w:rFonts w:asciiTheme="minorHAnsi" w:hAnsiTheme="minorHAnsi" w:cstheme="minorHAnsi"/>
          </w:rPr>
          <w:t>net zero global anthropogenic CO2 emissions and declining net non-CO2 radiative forcing would halt anthropogenic global warming on multi-decadal time scales. The maximum temperature reached is then determined by cumulative net global anthropogenic CO2 emissions up to the time of net zero CO2 emissions and the level of non-CO2 radiative forcing</w:t>
        </w:r>
      </w:ins>
      <w:ins w:id="31" w:author="Myles Allen" w:date="2019-11-24T07:54:00Z">
        <w:r w:rsidR="00CE7F68">
          <w:rPr>
            <w:rFonts w:asciiTheme="minorHAnsi" w:hAnsiTheme="minorHAnsi" w:cstheme="minorHAnsi"/>
          </w:rPr>
          <w:t xml:space="preserve"> </w:t>
        </w:r>
        <w:r w:rsidR="00CE7F68" w:rsidRPr="00CE7F68">
          <w:rPr>
            <w:rFonts w:asciiTheme="minorHAnsi" w:hAnsiTheme="minorHAnsi" w:cstheme="minorHAnsi"/>
          </w:rPr>
          <w:t>prior to the time that maximum temperatures are</w:t>
        </w:r>
        <w:r w:rsidR="00CE7F68">
          <w:rPr>
            <w:rFonts w:asciiTheme="minorHAnsi" w:hAnsiTheme="minorHAnsi" w:cstheme="minorHAnsi"/>
          </w:rPr>
          <w:t xml:space="preserve"> </w:t>
        </w:r>
        <w:r w:rsidR="00CE7F68" w:rsidRPr="00CE7F68">
          <w:rPr>
            <w:rFonts w:asciiTheme="minorHAnsi" w:hAnsiTheme="minorHAnsi" w:cstheme="minorHAnsi"/>
          </w:rPr>
          <w:t>reached</w:t>
        </w:r>
      </w:ins>
      <w:del w:id="32" w:author="Myles Allen" w:date="2019-11-24T07:53:00Z">
        <w:r w:rsidR="004B3984" w:rsidRPr="004B3984" w:rsidDel="001E6FBB">
          <w:rPr>
            <w:rFonts w:asciiTheme="minorHAnsi" w:hAnsiTheme="minorHAnsi" w:cstheme="minorHAnsi"/>
          </w:rPr>
          <w:delText xml:space="preserve">to pursue efforts to limit the </w:delText>
        </w:r>
        <w:r w:rsidR="00277F44" w:rsidDel="001E6FBB">
          <w:rPr>
            <w:rFonts w:asciiTheme="minorHAnsi" w:hAnsiTheme="minorHAnsi" w:cstheme="minorHAnsi"/>
          </w:rPr>
          <w:delText xml:space="preserve">[global average] </w:delText>
        </w:r>
        <w:r w:rsidR="004B3984" w:rsidRPr="004B3984" w:rsidDel="001E6FBB">
          <w:rPr>
            <w:rFonts w:asciiTheme="minorHAnsi" w:hAnsiTheme="minorHAnsi" w:cstheme="minorHAnsi"/>
          </w:rPr>
          <w:delText>temperature increase to 1.5°C above pre-industrial levels</w:delText>
        </w:r>
      </w:del>
      <w:r w:rsidR="00277F44">
        <w:rPr>
          <w:rFonts w:asciiTheme="minorHAnsi" w:hAnsiTheme="minorHAnsi" w:cstheme="minorHAnsi"/>
        </w:rPr>
        <w:t>.</w:t>
      </w:r>
      <w:r w:rsidR="004B3984">
        <w:rPr>
          <w:rFonts w:asciiTheme="minorHAnsi" w:hAnsiTheme="minorHAnsi" w:cstheme="minorHAnsi"/>
        </w:rPr>
        <w:t>”</w:t>
      </w:r>
      <w:r w:rsidRPr="0045212B">
        <w:rPr>
          <w:rFonts w:asciiTheme="minorHAnsi" w:hAnsiTheme="minorHAnsi" w:cstheme="minorHAnsi"/>
        </w:rPr>
        <w:t xml:space="preserve"> </w:t>
      </w:r>
      <w:ins w:id="33" w:author="Myles Allen" w:date="2019-11-24T07:58:00Z">
        <w:r w:rsidR="00CE7F68">
          <w:rPr>
            <w:rFonts w:asciiTheme="minorHAnsi" w:hAnsiTheme="minorHAnsi" w:cstheme="minorHAnsi"/>
          </w:rPr>
          <w:t>This highlights the importance of cumulative CO2 emissions</w:t>
        </w:r>
      </w:ins>
      <w:ins w:id="34" w:author="Myles Allen" w:date="2019-11-24T08:12:00Z">
        <w:r w:rsidR="007558C5">
          <w:rPr>
            <w:rFonts w:asciiTheme="minorHAnsi" w:hAnsiTheme="minorHAnsi" w:cstheme="minorHAnsi"/>
          </w:rPr>
          <w:t xml:space="preserve"> in determining whether </w:t>
        </w:r>
      </w:ins>
      <w:ins w:id="35" w:author="Myles Allen" w:date="2019-11-24T08:15:00Z">
        <w:r w:rsidR="00FE27AA">
          <w:rPr>
            <w:rFonts w:asciiTheme="minorHAnsi" w:hAnsiTheme="minorHAnsi" w:cstheme="minorHAnsi"/>
          </w:rPr>
          <w:t>the increase in global mean surface temperature (GMST)</w:t>
        </w:r>
      </w:ins>
      <w:ins w:id="36" w:author="Myles Allen" w:date="2019-11-24T08:12:00Z">
        <w:r w:rsidR="007558C5">
          <w:rPr>
            <w:rFonts w:asciiTheme="minorHAnsi" w:hAnsiTheme="minorHAnsi" w:cstheme="minorHAnsi"/>
          </w:rPr>
          <w:t xml:space="preserve"> is limited to any particu</w:t>
        </w:r>
      </w:ins>
      <w:ins w:id="37" w:author="Myles Allen" w:date="2019-11-24T08:13:00Z">
        <w:r w:rsidR="007558C5">
          <w:rPr>
            <w:rFonts w:asciiTheme="minorHAnsi" w:hAnsiTheme="minorHAnsi" w:cstheme="minorHAnsi"/>
          </w:rPr>
          <w:t>lar level</w:t>
        </w:r>
      </w:ins>
      <w:ins w:id="38" w:author="Myles Allen" w:date="2019-11-24T07:59:00Z">
        <w:r w:rsidR="00CE7F68">
          <w:rPr>
            <w:rFonts w:asciiTheme="minorHAnsi" w:hAnsiTheme="minorHAnsi" w:cstheme="minorHAnsi"/>
          </w:rPr>
          <w:t xml:space="preserve">, </w:t>
        </w:r>
      </w:ins>
      <w:del w:id="39" w:author="Myles Allen" w:date="2019-11-24T07:59:00Z">
        <w:r w:rsidRPr="0045212B" w:rsidDel="00CE7F68">
          <w:rPr>
            <w:rFonts w:asciiTheme="minorHAnsi" w:hAnsiTheme="minorHAnsi" w:cstheme="minorHAnsi"/>
          </w:rPr>
          <w:delText xml:space="preserve">The discussion of the technical feasibility of such an ambitious temperature goal </w:delText>
        </w:r>
        <w:r w:rsidR="00277F44" w:rsidDel="00CE7F68">
          <w:rPr>
            <w:rFonts w:asciiTheme="minorHAnsi" w:hAnsiTheme="minorHAnsi" w:cstheme="minorHAnsi"/>
          </w:rPr>
          <w:delText xml:space="preserve">is often </w:delText>
        </w:r>
        <w:r w:rsidRPr="0045212B" w:rsidDel="00CE7F68">
          <w:rPr>
            <w:rFonts w:asciiTheme="minorHAnsi" w:hAnsiTheme="minorHAnsi" w:cstheme="minorHAnsi"/>
          </w:rPr>
          <w:delText xml:space="preserve">framed as the feasibility of achieving the </w:delText>
        </w:r>
        <w:r w:rsidR="00277F44" w:rsidDel="00CE7F68">
          <w:rPr>
            <w:rFonts w:asciiTheme="minorHAnsi" w:hAnsiTheme="minorHAnsi" w:cstheme="minorHAnsi"/>
          </w:rPr>
          <w:delText>global</w:delText>
        </w:r>
        <w:r w:rsidR="00277F44" w:rsidRPr="0045212B" w:rsidDel="00CE7F68">
          <w:rPr>
            <w:rFonts w:asciiTheme="minorHAnsi" w:hAnsiTheme="minorHAnsi" w:cstheme="minorHAnsi"/>
          </w:rPr>
          <w:delText xml:space="preserve"> </w:delText>
        </w:r>
        <w:r w:rsidRPr="0045212B" w:rsidDel="00CE7F68">
          <w:rPr>
            <w:rFonts w:asciiTheme="minorHAnsi" w:hAnsiTheme="minorHAnsi" w:cstheme="minorHAnsi"/>
          </w:rPr>
          <w:delText xml:space="preserve">decarbonisation </w:delText>
        </w:r>
        <w:r w:rsidR="00277F44" w:rsidDel="00CE7F68">
          <w:rPr>
            <w:rFonts w:asciiTheme="minorHAnsi" w:hAnsiTheme="minorHAnsi" w:cstheme="minorHAnsi"/>
          </w:rPr>
          <w:delText xml:space="preserve">rate </w:delText>
        </w:r>
        <w:r w:rsidRPr="0045212B" w:rsidDel="00CE7F68">
          <w:rPr>
            <w:rFonts w:asciiTheme="minorHAnsi" w:hAnsiTheme="minorHAnsi" w:cstheme="minorHAnsi"/>
          </w:rPr>
          <w:delText>required</w:delText>
        </w:r>
        <w:r w:rsidR="00200CFE" w:rsidRPr="0045212B" w:rsidDel="00CE7F68">
          <w:rPr>
            <w:rFonts w:asciiTheme="minorHAnsi" w:hAnsiTheme="minorHAnsi" w:cstheme="minorHAnsi"/>
          </w:rPr>
          <w:delText xml:space="preserve"> </w:delText>
        </w:r>
        <w:r w:rsidRPr="0045212B" w:rsidDel="00CE7F68">
          <w:rPr>
            <w:rFonts w:asciiTheme="minorHAnsi" w:hAnsiTheme="minorHAnsi" w:cstheme="minorHAnsi"/>
          </w:rPr>
          <w:delText xml:space="preserve">to remain within a specified total quantity of </w:delText>
        </w:r>
        <w:r w:rsidR="00277F44" w:rsidDel="00CE7F68">
          <w:rPr>
            <w:rFonts w:asciiTheme="minorHAnsi" w:hAnsiTheme="minorHAnsi" w:cstheme="minorHAnsi"/>
          </w:rPr>
          <w:delText xml:space="preserve">future </w:delText>
        </w:r>
        <w:r w:rsidRPr="0045212B" w:rsidDel="00CE7F68">
          <w:rPr>
            <w:rFonts w:asciiTheme="minorHAnsi" w:hAnsiTheme="minorHAnsi" w:cstheme="minorHAnsi"/>
          </w:rPr>
          <w:delText>carbon emissions,</w:delText>
        </w:r>
      </w:del>
      <w:ins w:id="40" w:author="Myles Allen" w:date="2019-11-24T07:59:00Z">
        <w:r w:rsidR="00CE7F68">
          <w:rPr>
            <w:rFonts w:asciiTheme="minorHAnsi" w:hAnsiTheme="minorHAnsi" w:cstheme="minorHAnsi"/>
          </w:rPr>
          <w:t>often</w:t>
        </w:r>
      </w:ins>
      <w:r w:rsidRPr="0045212B">
        <w:rPr>
          <w:rFonts w:asciiTheme="minorHAnsi" w:hAnsiTheme="minorHAnsi" w:cstheme="minorHAnsi"/>
        </w:rPr>
        <w:t xml:space="preserve"> termed the ‘</w:t>
      </w:r>
      <w:ins w:id="41" w:author="Myles Allen" w:date="2019-11-24T07:59:00Z">
        <w:r w:rsidR="00CE7F68">
          <w:rPr>
            <w:rFonts w:asciiTheme="minorHAnsi" w:hAnsiTheme="minorHAnsi" w:cstheme="minorHAnsi"/>
          </w:rPr>
          <w:t>remaining c</w:t>
        </w:r>
      </w:ins>
      <w:del w:id="42" w:author="Myles Allen" w:date="2019-11-24T07:59:00Z">
        <w:r w:rsidRPr="0045212B" w:rsidDel="00CE7F68">
          <w:rPr>
            <w:rFonts w:asciiTheme="minorHAnsi" w:hAnsiTheme="minorHAnsi" w:cstheme="minorHAnsi"/>
          </w:rPr>
          <w:delText>C</w:delText>
        </w:r>
      </w:del>
      <w:r w:rsidRPr="0045212B">
        <w:rPr>
          <w:rFonts w:asciiTheme="minorHAnsi" w:hAnsiTheme="minorHAnsi" w:cstheme="minorHAnsi"/>
        </w:rPr>
        <w:t xml:space="preserve">arbon </w:t>
      </w:r>
      <w:ins w:id="43" w:author="Myles Allen" w:date="2019-11-24T07:59:00Z">
        <w:r w:rsidR="00CE7F68">
          <w:rPr>
            <w:rFonts w:asciiTheme="minorHAnsi" w:hAnsiTheme="minorHAnsi" w:cstheme="minorHAnsi"/>
          </w:rPr>
          <w:t>b</w:t>
        </w:r>
      </w:ins>
      <w:del w:id="44" w:author="Myles Allen" w:date="2019-11-24T07:59:00Z">
        <w:r w:rsidRPr="0045212B" w:rsidDel="00CE7F68">
          <w:rPr>
            <w:rFonts w:asciiTheme="minorHAnsi" w:hAnsiTheme="minorHAnsi" w:cstheme="minorHAnsi"/>
          </w:rPr>
          <w:delText>B</w:delText>
        </w:r>
      </w:del>
      <w:r w:rsidRPr="0045212B">
        <w:rPr>
          <w:rFonts w:asciiTheme="minorHAnsi" w:hAnsiTheme="minorHAnsi" w:cstheme="minorHAnsi"/>
        </w:rPr>
        <w:t>udget’</w:t>
      </w:r>
      <w:r w:rsidR="00045CB8" w:rsidRPr="0045212B">
        <w:rPr>
          <w:rFonts w:asciiTheme="minorHAnsi" w:hAnsiTheme="minorHAnsi" w:cstheme="minorHAnsi"/>
        </w:rPr>
        <w:fldChar w:fldCharType="begin"/>
      </w:r>
      <w:r w:rsidR="00962A94" w:rsidRPr="0045212B">
        <w:rPr>
          <w:rFonts w:asciiTheme="minorHAnsi" w:hAnsiTheme="minorHAnsi" w:cstheme="minorHAnsi"/>
        </w:rPr>
        <w:instrText xml:space="preserve"> ADDIN ZOTERO_ITEM CSL_CITATION {"citationID":"k0TLzKcU","properties":{"formattedCitation":"\\super 3\\uc0\\u8211{}6\\nosupersub{}","plainCitation":"3–6","noteIndex":0},"citationItems":[{"id":254,"uris":["http://zotero.org/users/local/uNYZvaCf/items/4A3F5HCT"],"uri":["http://zotero.org/users/local/uNYZvaCf/items/4A3F5HCT"],"itemData":{"id":254,"type":"article-journal","title":"Estimating and tracking the remaining carbon budget for stringent climate targets","container-title":"Nature","page":"335","volume":"571","issue":"7765","source":"www.nature.com","abstract":"A method of tracking changes in estimates of the remaining carbon budget over time should help to reconcile differences between these estimates and clarify their usefulness for setting emission reduction targets.","DOI":"10.1038/s41586-019-1368-z","ISSN":"1476-4687","language":"En","author":[{"family":"Rogelj","given":"Joeri"},{"family":"Forster","given":"Piers M."},{"family":"Kriegler","given":"Elmar"},{"family":"Smith","given":"Christopher J."},{"family":"Séférian","given":"Roland"}],"issued":{"date-parts":[["2019",7]]}}},{"id":42,"uris":["http://zotero.org/users/local/uNYZvaCf/items/KJ7RHM6Z"],"uri":["http://zotero.org/users/local/uNYZvaCf/items/KJ7RHM6Z"],"itemData":{"id":42,"type":"article-journal","title":"Current level and rate of warming determine emissions budgets under ambitious mitigation","container-title":"Nature Geoscience","page":"574","volume":"11","issue":"8","source":"www.nature.com","abstract":"A combination of the level and rate of human-induced warming allows estimation of remaining emission budgets to peak warming across a broad range of scenarios, suggests an analysis of emissions budgets expressed in terms of CO2-forcing-equivalent emissions.","DOI":"10.1038/s41561-018-0156-y","ISSN":"1752-0908","language":"En","author":[{"family":"Leach","given":"Nicholas J."},{"family":"Millar","given":"Richard J."},{"family":"Haustein","given":"Karsten"},{"family":"Jenkins","given":"Stuart"},{"family":"Graham","given":"Euan"},{"family":"Allen","given":"Myles R."}],"issued":{"date-parts":[["2018",8]]}}},{"id":53,"uris":["http://zotero.org/users/local/uNYZvaCf/items/X32HQILD"],"uri":["http://zotero.org/users/local/uNYZvaCf/items/X32HQILD"],"itemData":{"id":53,"type":"article-journal","title":"Emission budgets and pathways consistent with limiting warming to 1.5 °C","container-title":"Nature Geoscience","page":"741-747","volume":"10","issue":"10","source":"www.nature.com","abstract":"The Paris Agreement has opened debate on whether limiting warming to 1.5 °C is compatible with current emission pledges and warming of about 0.9 °C from the mid-nineteenth century to the present decade. We show that limiting cumulative post-2015 CO2 emissions to about 200 GtC would limit post-2015 warming to less than 0.6 °C in 66% of Earth system model members of the CMIP5 ensemble with no mitigation of other climate drivers. We combine a simple climate–carbon-cycle model with estimated ranges for key climate system properties from the IPCC Fifth Assessment Report. Assuming emissions peak and decline to below current levels by 2030, and continue thereafter on a much steeper decline, which would be historically unprecedented but consistent with a standard ambitious mitigation scenario (RCP2.6), results in a likely range of peak warming of 1.2–2.0 °C above the mid-nineteenth century. If CO2 emissions are continuously adjusted over time to limit 2100 warming to 1.5 °C, with ambitious non-CO2 mitigation, net future cumulative CO2 emissions are unlikely to prove less than 250 GtC and unlikely greater than 540 GtC. Hence, limiting warming to 1.5 °C is not yet a geophysical impossibility, but is likely to require delivery on strengthened pledges for 2030 followed by challengingly deep and rapid mitigation. Strengthening near-term emissions reductions would hedge against a high climate response or subsequent reduction rates proving economically, technically or politically unfeasible.","DOI":"10.1038/ngeo3031","ISSN":"1752-0908","language":"en","author":[{"family":"Millar","given":"Richard J."},{"family":"Fuglestvedt","given":"Jan S."},{"family":"Friedlingstein","given":"Pierre"},{"family":"Rogelj","given":"Joeri"},{"family":"Grubb","given":"Michael J."},{"family":"Matthews","given":"H. Damon"},{"family":"Skeie","given":"Ragnhild B."},{"family":"Forster","given":"Piers M."},{"family":"Frame","given":"David J."},{"family":"Allen","given":"Myles R."}],"issued":{"date-parts":[["2017",10]]}}},{"id":204,"uris":["http://zotero.org/users/local/uNYZvaCf/items/5KDW7HQK"],"uri":["http://zotero.org/users/local/uNYZvaCf/items/5KDW7HQK"],"itemData":{"id":204,"type":"article-journal","title":"The proportionality of global warming to cumulative carbon emissions","container-title":"Nature","page":"829-832","volume":"459","issue":"7248","source":"www.nature.com","abstract":"The global temperature response to increasing atmospheric CO2 is often quantified by metrics such as equilibrium climate sensitivity and transient climate response1. These approaches, however, do not account for carbon cycle feedbacks and therefore do not fully represent the net response of the Earth system to anthropogenic CO2 emissions. Climate–carbon modelling experiments have shown that: (1) the warming per unit CO2 emitted does not depend on the background CO2 concentration2; (2) the total allowable emissions for climate stabilization do not depend on the timing of those emissions3,4,5; and (3) the temperature response to a pulse of CO2 is approximately constant on timescales of decades to centuries3,6,7,8. Here we generalize these results and show that the carbon–climate response (CCR), defined as the ratio of temperature change to cumulative carbon emissions, is approximately independent of both the atmospheric CO2 concentration and its rate of change on these timescales. From observational constraints, we estimate CCR to be in the range 1.0–2.1 °C per trillion tonnes of carbon (Tt C) emitted (5th to 95th percentiles), consistent with twenty-first-century CCR values simulated by climate–carbon models. Uncertainty in land-use CO2 emissions and aerosol forcing, however, means that higher observationally constrained values cannot be excluded. The CCR, when evaluated from climate–carbon models under idealized conditions, represents a simple yet robust metric for comparing models, which aggregates both climate feedbacks and carbon cycle feedbacks. CCR is also likely to be a useful concept for climate change mitigation and policy; by combining the uncertainties associated with climate sensitivity, carbon sinks and climate–carbon feedbacks into a single quantity, the CCR allows CO2-induced global mean temperature change to be inferred directly from cumulative carbon emissions.","DOI":"10.1038/nature08047","ISSN":"1476-4687","language":"en","author":[{"family":"Matthews","given":"H. Damon"},{"family":"Gillett","given":"Nathan P."},{"family":"Stott","given":"Peter A."},{"family":"Zickfeld","given":"Kirsten"}],"issued":{"date-parts":[["2009",6]]}}}],"schema":"https://github.com/citation-style-language/schema/raw/master/csl-citation.json"} </w:instrText>
      </w:r>
      <w:r w:rsidR="00045CB8" w:rsidRPr="0045212B">
        <w:rPr>
          <w:rFonts w:asciiTheme="minorHAnsi" w:hAnsiTheme="minorHAnsi" w:cstheme="minorHAnsi"/>
        </w:rPr>
        <w:fldChar w:fldCharType="separate"/>
      </w:r>
      <w:r w:rsidR="00962A94" w:rsidRPr="0045212B">
        <w:rPr>
          <w:rFonts w:asciiTheme="minorHAnsi" w:hAnsiTheme="minorHAnsi" w:cstheme="minorHAnsi"/>
          <w:vertAlign w:val="superscript"/>
        </w:rPr>
        <w:t>3–6</w:t>
      </w:r>
      <w:r w:rsidR="00045CB8" w:rsidRPr="0045212B">
        <w:rPr>
          <w:rFonts w:asciiTheme="minorHAnsi" w:hAnsiTheme="minorHAnsi" w:cstheme="minorHAnsi"/>
        </w:rPr>
        <w:fldChar w:fldCharType="end"/>
      </w:r>
      <w:ins w:id="45" w:author="Myles Allen" w:date="2019-11-24T08:00:00Z">
        <w:r w:rsidR="00CE7F68">
          <w:rPr>
            <w:rFonts w:asciiTheme="minorHAnsi" w:hAnsiTheme="minorHAnsi" w:cstheme="minorHAnsi"/>
          </w:rPr>
          <w:t>, together with</w:t>
        </w:r>
      </w:ins>
      <w:ins w:id="46" w:author="Myles Allen" w:date="2019-11-24T08:03:00Z">
        <w:r w:rsidR="00CE7F68">
          <w:rPr>
            <w:rFonts w:asciiTheme="minorHAnsi" w:hAnsiTheme="minorHAnsi" w:cstheme="minorHAnsi"/>
          </w:rPr>
          <w:t xml:space="preserve"> the fact that</w:t>
        </w:r>
      </w:ins>
      <w:ins w:id="47" w:author="Myles Allen" w:date="2019-11-24T08:00:00Z">
        <w:r w:rsidR="00CE7F68">
          <w:rPr>
            <w:rFonts w:asciiTheme="minorHAnsi" w:hAnsiTheme="minorHAnsi" w:cstheme="minorHAnsi"/>
          </w:rPr>
          <w:t xml:space="preserve"> </w:t>
        </w:r>
      </w:ins>
      <w:ins w:id="48" w:author="Myles Allen" w:date="2019-11-24T08:04:00Z">
        <w:r w:rsidR="007558C5">
          <w:rPr>
            <w:rFonts w:asciiTheme="minorHAnsi" w:hAnsiTheme="minorHAnsi" w:cstheme="minorHAnsi"/>
          </w:rPr>
          <w:t>the relative importance of non-CO2</w:t>
        </w:r>
      </w:ins>
      <w:ins w:id="49" w:author="Myles Allen" w:date="2019-11-24T08:01:00Z">
        <w:r w:rsidR="00CE7F68">
          <w:rPr>
            <w:rFonts w:asciiTheme="minorHAnsi" w:hAnsiTheme="minorHAnsi" w:cstheme="minorHAnsi"/>
          </w:rPr>
          <w:t xml:space="preserve"> climate drivers</w:t>
        </w:r>
      </w:ins>
      <w:ins w:id="50" w:author="Myles Allen" w:date="2019-11-24T08:03:00Z">
        <w:r w:rsidR="00CE7F68">
          <w:rPr>
            <w:rFonts w:asciiTheme="minorHAnsi" w:hAnsiTheme="minorHAnsi" w:cstheme="minorHAnsi"/>
          </w:rPr>
          <w:t xml:space="preserve"> </w:t>
        </w:r>
      </w:ins>
      <w:ins w:id="51" w:author="Myles Allen" w:date="2019-11-24T08:04:00Z">
        <w:r w:rsidR="007558C5">
          <w:rPr>
            <w:rFonts w:asciiTheme="minorHAnsi" w:hAnsiTheme="minorHAnsi" w:cstheme="minorHAnsi"/>
          </w:rPr>
          <w:t>increases</w:t>
        </w:r>
      </w:ins>
      <w:ins w:id="52" w:author="Myles Allen" w:date="2019-11-24T08:03:00Z">
        <w:r w:rsidR="00CE7F68">
          <w:rPr>
            <w:rFonts w:asciiTheme="minorHAnsi" w:hAnsiTheme="minorHAnsi" w:cstheme="minorHAnsi"/>
          </w:rPr>
          <w:t xml:space="preserve"> </w:t>
        </w:r>
        <w:r w:rsidR="007558C5">
          <w:rPr>
            <w:rFonts w:asciiTheme="minorHAnsi" w:hAnsiTheme="minorHAnsi" w:cstheme="minorHAnsi"/>
          </w:rPr>
          <w:t>as peak warming is approached.</w:t>
        </w:r>
      </w:ins>
      <w:ins w:id="53" w:author="Myles Allen" w:date="2019-11-24T08:10:00Z">
        <w:r w:rsidR="007558C5">
          <w:rPr>
            <w:rFonts w:asciiTheme="minorHAnsi" w:hAnsiTheme="minorHAnsi" w:cstheme="minorHAnsi"/>
          </w:rPr>
          <w:t xml:space="preserve"> SR1.5 did not, however, give any further scenario-independent quantification of </w:t>
        </w:r>
      </w:ins>
      <w:ins w:id="54" w:author="Myles Allen" w:date="2019-11-24T08:13:00Z">
        <w:r w:rsidR="007558C5">
          <w:rPr>
            <w:rFonts w:asciiTheme="minorHAnsi" w:hAnsiTheme="minorHAnsi" w:cstheme="minorHAnsi"/>
          </w:rPr>
          <w:t>this statement</w:t>
        </w:r>
      </w:ins>
      <w:ins w:id="55" w:author="Myles Allen" w:date="2019-11-24T08:11:00Z">
        <w:r w:rsidR="007558C5">
          <w:rPr>
            <w:rFonts w:asciiTheme="minorHAnsi" w:hAnsiTheme="minorHAnsi" w:cstheme="minorHAnsi"/>
          </w:rPr>
          <w:t xml:space="preserve">, beyond noting </w:t>
        </w:r>
      </w:ins>
      <w:ins w:id="56" w:author="Myles Allen" w:date="2019-11-24T08:15:00Z">
        <w:r w:rsidR="00FE27AA">
          <w:rPr>
            <w:rFonts w:asciiTheme="minorHAnsi" w:hAnsiTheme="minorHAnsi" w:cstheme="minorHAnsi"/>
          </w:rPr>
          <w:t xml:space="preserve">in passing </w:t>
        </w:r>
      </w:ins>
      <w:ins w:id="57" w:author="Myles Allen" w:date="2019-11-24T08:11:00Z">
        <w:r w:rsidR="007558C5">
          <w:rPr>
            <w:rFonts w:asciiTheme="minorHAnsi" w:hAnsiTheme="minorHAnsi" w:cstheme="minorHAnsi"/>
          </w:rPr>
          <w:t xml:space="preserve">that an increase of 1 W/m2 of non-CO2 radiative forcing </w:t>
        </w:r>
      </w:ins>
      <w:ins w:id="58" w:author="Myles Allen" w:date="2019-11-24T08:14:00Z">
        <w:r w:rsidR="007558C5">
          <w:rPr>
            <w:rFonts w:asciiTheme="minorHAnsi" w:hAnsiTheme="minorHAnsi" w:cstheme="minorHAnsi"/>
          </w:rPr>
          <w:t xml:space="preserve">and a cumulative </w:t>
        </w:r>
      </w:ins>
      <w:ins w:id="59" w:author="Myles Allen" w:date="2019-11-24T08:16:00Z">
        <w:r w:rsidR="00FE27AA">
          <w:rPr>
            <w:rFonts w:asciiTheme="minorHAnsi" w:hAnsiTheme="minorHAnsi" w:cstheme="minorHAnsi"/>
          </w:rPr>
          <w:t>emission</w:t>
        </w:r>
      </w:ins>
      <w:ins w:id="60" w:author="Myles Allen" w:date="2019-11-24T08:14:00Z">
        <w:r w:rsidR="007558C5">
          <w:rPr>
            <w:rFonts w:asciiTheme="minorHAnsi" w:hAnsiTheme="minorHAnsi" w:cstheme="minorHAnsi"/>
          </w:rPr>
          <w:t xml:space="preserve"> of 1000 GtCO2 “represent approximately equal effects</w:t>
        </w:r>
      </w:ins>
      <w:ins w:id="61" w:author="Myles Allen" w:date="2019-11-24T08:11:00Z">
        <w:r w:rsidR="007558C5">
          <w:rPr>
            <w:rFonts w:asciiTheme="minorHAnsi" w:hAnsiTheme="minorHAnsi" w:cstheme="minorHAnsi"/>
          </w:rPr>
          <w:t xml:space="preserve"> on </w:t>
        </w:r>
      </w:ins>
      <w:ins w:id="62" w:author="Myles Allen" w:date="2019-11-24T08:14:00Z">
        <w:r w:rsidR="007558C5">
          <w:rPr>
            <w:rFonts w:asciiTheme="minorHAnsi" w:hAnsiTheme="minorHAnsi" w:cstheme="minorHAnsi"/>
          </w:rPr>
          <w:t>GMS</w:t>
        </w:r>
      </w:ins>
      <w:ins w:id="63" w:author="Myles Allen" w:date="2019-11-24T08:15:00Z">
        <w:r w:rsidR="007558C5">
          <w:rPr>
            <w:rFonts w:asciiTheme="minorHAnsi" w:hAnsiTheme="minorHAnsi" w:cstheme="minorHAnsi"/>
          </w:rPr>
          <w:t>T</w:t>
        </w:r>
        <w:r w:rsidR="00FE27AA">
          <w:rPr>
            <w:rFonts w:asciiTheme="minorHAnsi" w:hAnsiTheme="minorHAnsi" w:cstheme="minorHAnsi"/>
          </w:rPr>
          <w:t>.”</w:t>
        </w:r>
      </w:ins>
      <w:del w:id="64" w:author="Myles Allen" w:date="2019-11-24T08:00:00Z">
        <w:r w:rsidRPr="0045212B" w:rsidDel="00CE7F68">
          <w:rPr>
            <w:rFonts w:asciiTheme="minorHAnsi" w:hAnsiTheme="minorHAnsi" w:cstheme="minorHAnsi"/>
          </w:rPr>
          <w:delText>.</w:delText>
        </w:r>
      </w:del>
      <w:del w:id="65" w:author="Myles Allen" w:date="2019-11-24T08:10:00Z">
        <w:r w:rsidRPr="0045212B" w:rsidDel="007558C5">
          <w:rPr>
            <w:rFonts w:asciiTheme="minorHAnsi" w:hAnsiTheme="minorHAnsi" w:cstheme="minorHAnsi"/>
          </w:rPr>
          <w:delText xml:space="preserve"> </w:delText>
        </w:r>
      </w:del>
    </w:p>
    <w:p w14:paraId="18976AB3" w14:textId="77777777" w:rsidR="007558C5" w:rsidRDefault="007558C5" w:rsidP="001E7D0F">
      <w:pPr>
        <w:jc w:val="both"/>
        <w:rPr>
          <w:ins w:id="66" w:author="Myles Allen" w:date="2019-11-24T08:08:00Z"/>
          <w:rFonts w:asciiTheme="minorHAnsi" w:hAnsiTheme="minorHAnsi" w:cstheme="minorHAnsi"/>
        </w:rPr>
      </w:pPr>
    </w:p>
    <w:p w14:paraId="78880C04" w14:textId="70DFAC9D" w:rsidR="00AD7C29" w:rsidRPr="0045212B" w:rsidRDefault="00AD7C29" w:rsidP="001E7D0F">
      <w:pPr>
        <w:jc w:val="both"/>
        <w:rPr>
          <w:rFonts w:asciiTheme="minorHAnsi" w:hAnsiTheme="minorHAnsi" w:cstheme="minorHAnsi"/>
        </w:rPr>
      </w:pPr>
      <w:del w:id="67" w:author="Myles Allen" w:date="2019-11-24T08:08:00Z">
        <w:r w:rsidRPr="0045212B" w:rsidDel="007558C5">
          <w:rPr>
            <w:rFonts w:asciiTheme="minorHAnsi" w:hAnsiTheme="minorHAnsi" w:cstheme="minorHAnsi"/>
          </w:rPr>
          <w:delText xml:space="preserve">This </w:delText>
        </w:r>
      </w:del>
      <w:ins w:id="68" w:author="Myles Allen" w:date="2019-11-24T08:08:00Z">
        <w:r w:rsidR="007558C5" w:rsidRPr="0045212B">
          <w:rPr>
            <w:rFonts w:asciiTheme="minorHAnsi" w:hAnsiTheme="minorHAnsi" w:cstheme="minorHAnsi"/>
          </w:rPr>
          <w:t>Th</w:t>
        </w:r>
        <w:r w:rsidR="007558C5">
          <w:rPr>
            <w:rFonts w:asciiTheme="minorHAnsi" w:hAnsiTheme="minorHAnsi" w:cstheme="minorHAnsi"/>
          </w:rPr>
          <w:t>e carbon budget</w:t>
        </w:r>
        <w:r w:rsidR="007558C5" w:rsidRPr="0045212B">
          <w:rPr>
            <w:rFonts w:asciiTheme="minorHAnsi" w:hAnsiTheme="minorHAnsi" w:cstheme="minorHAnsi"/>
          </w:rPr>
          <w:t xml:space="preserve"> </w:t>
        </w:r>
      </w:ins>
      <w:r w:rsidRPr="0045212B">
        <w:rPr>
          <w:rFonts w:asciiTheme="minorHAnsi" w:hAnsiTheme="minorHAnsi" w:cstheme="minorHAnsi"/>
        </w:rPr>
        <w:t xml:space="preserve">framing </w:t>
      </w:r>
      <w:r w:rsidR="00277F44">
        <w:rPr>
          <w:rFonts w:asciiTheme="minorHAnsi" w:hAnsiTheme="minorHAnsi" w:cstheme="minorHAnsi"/>
        </w:rPr>
        <w:t>is helpful</w:t>
      </w:r>
      <w:r w:rsidRPr="0045212B">
        <w:rPr>
          <w:rFonts w:asciiTheme="minorHAnsi" w:hAnsiTheme="minorHAnsi" w:cstheme="minorHAnsi"/>
        </w:rPr>
        <w:t xml:space="preserve"> because </w:t>
      </w:r>
      <w:r w:rsidR="00277F44">
        <w:rPr>
          <w:rFonts w:asciiTheme="minorHAnsi" w:hAnsiTheme="minorHAnsi" w:cstheme="minorHAnsi"/>
        </w:rPr>
        <w:t>most warming to date has been caused by</w:t>
      </w:r>
      <w:r w:rsidRPr="0045212B">
        <w:rPr>
          <w:rFonts w:asciiTheme="minorHAnsi" w:hAnsiTheme="minorHAnsi" w:cstheme="minorHAnsi"/>
        </w:rPr>
        <w:t xml:space="preserve"> CO</w:t>
      </w:r>
      <w:r w:rsidRPr="0045212B">
        <w:rPr>
          <w:rFonts w:asciiTheme="minorHAnsi" w:hAnsiTheme="minorHAnsi" w:cstheme="minorHAnsi"/>
          <w:vertAlign w:val="subscript"/>
        </w:rPr>
        <w:t>2</w:t>
      </w:r>
      <w:r w:rsidR="00045CB8" w:rsidRPr="0045212B">
        <w:rPr>
          <w:rFonts w:asciiTheme="minorHAnsi" w:hAnsiTheme="minorHAnsi" w:cstheme="minorHAnsi"/>
          <w:vertAlign w:val="subscript"/>
        </w:rPr>
        <w:fldChar w:fldCharType="begin"/>
      </w:r>
      <w:r w:rsidR="00962A94" w:rsidRPr="0045212B">
        <w:rPr>
          <w:rFonts w:asciiTheme="minorHAnsi" w:hAnsiTheme="minorHAnsi" w:cstheme="minorHAnsi"/>
          <w:vertAlign w:val="subscript"/>
        </w:rPr>
        <w:instrText xml:space="preserve"> ADDIN ZOTERO_ITEM CSL_CITATION {"citationID":"0UIA5XC6","properties":{"formattedCitation":"\\super 7,8\\nosupersub{}","plainCitation":"7,8","noteIndex":0},"citationItems":[{"id":72,"uris":["http://zotero.org/users/local/uNYZvaCf/items/T2B9MLR9"],"uri":["http://zotero.org/users/local/uNYZvaCf/items/T2B9MLR9"],"itemData":{"id":72,"type":"article-journal","title":"Global Carbon Budget 2016","container-title":"Earth System Science Data","page":"605-649","volume":"8","issue":"2","source":"www.earth-syst-sci-data.net","abstract":"&lt;p&gt;&lt;strong&gt;Abstract.&lt;/strong&gt; Accurate assessment of anthropogenic carbon dioxide (CO&lt;sub&gt;2&lt;/sub&gt;) emissions and their redistribution among the atmosphere, ocean, and terrestrial biosphere – the “global carbon budget” – is important to better understand the global carbon cycle, support the development of climate policies, and project future climate change. Here we describe data sets and methodology to quantify all major components of the global carbon budget, including their uncertainties, based on the combination of a range of data, algorithms, statistics, and model estimates and their interpretation by a broad scientific community. We discuss changes compared to previous estimates and consistency within and among components, alongside methodology and data limitations. CO&lt;sub&gt;2&lt;/sub&gt; emissions from fossil fuels and industry (&lt;i&gt;E&lt;/i&gt;&lt;sub&gt;FF&lt;/sub&gt;) are based on energy statistics and cement production data, respectively, while emissions from land-use change (&lt;i&gt;E&lt;/i&gt;&lt;sub&gt;LUC&lt;/sub&gt;), mainly deforestation, are based on combined evidence from land-cover change data, fire activity associated with deforestation, and models. The global atmospheric CO&lt;sub&gt;2&lt;/sub&gt; concentration is measured directly and its rate of growth (&lt;i&gt;G&lt;/i&gt;&lt;sub&gt;ATM&lt;/sub&gt;) is computed from the annual changes in concentration. The mean ocean CO&lt;sub&gt;2&lt;/sub&gt; sink (&lt;i&gt;S&lt;/i&gt;&lt;sub&gt;OCEAN&lt;/sub&gt;) is based on observations from the 1990s, while the annual anomalies and trends are estimated with ocean models. The variability in &lt;i&gt;S&lt;/i&gt;&lt;sub&gt;OCEAN&lt;/sub&gt; is evaluated with data products based on surveys of ocean CO&lt;sub&gt;2&lt;/sub&gt; measurements. The global residual terrestrial CO&lt;sub&gt;2&lt;/sub&gt; sink (&lt;i&gt;S&lt;/i&gt;&lt;sub&gt;LAND&lt;/sub&gt;) is estimated by the difference of the other terms of the global carbon budget and compared to results of independent dynamic global vegetation models. We compare the mean land and ocean fluxes and their variability to estimates from three atmospheric inverse methods for three broad latitude bands. All uncertainties are reported as ±1&lt;i&gt;σ&lt;/i&gt;, reflecting the current capacity to characterise the annual estimates of each component of the global carbon budget. For the last decade available (2006–2015), &lt;i&gt;E&lt;/i&gt;&lt;sub&gt;FF&lt;/sub&gt; was 9.3&lt;span class=\"thinspace\"&gt;&lt;/span&gt;±&lt;span class=\"thinspace\"&gt;&lt;/span&gt;0.5&lt;span class=\"thinspace\"&gt;&lt;/span&gt;GtC&lt;span class=\"thinspace\"&gt;&lt;/span&gt;yr&lt;sup&gt;−1&lt;/sup&gt;, &lt;i&gt;E&lt;/i&gt;&lt;sub&gt;LUC&lt;/sub&gt; 1.0&lt;span class=\"thinspace\"&gt;&lt;/span&gt;±&lt;span class=\"thinspace\"&gt;&lt;/span&gt;0.5&lt;span class=\"thinspace\"&gt;&lt;/span&gt;GtC&lt;span class=\"thinspace\"&gt;&lt;/span&gt;yr&lt;sup&gt;−1&lt;/sup&gt;, &lt;i&gt;G&lt;/i&gt;&lt;sub&gt;ATM&lt;/sub&gt; 4.5&lt;span class=\"thinspace\"&gt;&lt;/span&gt;±&lt;span class=\"thinspace\"&gt;&lt;/span&gt;0.1&lt;span class=\"thinspace\"&gt;&lt;/span&gt;GtC&lt;span class=\"thinspace\"&gt;&lt;/span&gt;yr&lt;sup&gt;−1&lt;/sup&gt;, &lt;i&gt;S&lt;/i&gt;&lt;sub&gt;OCEAN&lt;/sub&gt; 2.6&lt;span class=\"thinspace\"&gt;&lt;/span&gt;±&lt;span class=\"thinspace\"&gt;&lt;/span&gt;0.5&lt;span class=\"thinspace\"&gt;&lt;/span&gt;GtC&lt;span class=\"thinspace\"&gt;&lt;/span&gt;yr&lt;sup&gt;−1&lt;/sup&gt;, and &lt;i&gt;S&lt;/i&gt;&lt;sub&gt;LAND&lt;/sub&gt; 3.1&lt;span class=\"thinspace\"&gt;&lt;/span&gt;±&lt;span class=\"thinspace\"&gt;&lt;/span&gt;0.9&lt;span class=\"thinspace\"&gt;&lt;/span&gt;GtC&lt;span class=\"thinspace\"&gt;&lt;/span&gt;yr&lt;sup&gt;−1&lt;/sup&gt;. For year 2015 alone, the growth in &lt;i&gt;E&lt;/i&gt;&lt;sub&gt;FF&lt;/sub&gt; was approximately zero and emissions remained at 9.9&lt;span class=\"thinspace\"&gt;&lt;/span&gt;±&lt;span class=\"thinspace\"&gt;&lt;/span&gt;0.5&lt;span class=\"thinspace\"&gt;&lt;/span&gt;GtC&lt;span class=\"thinspace\"&gt;&lt;/span&gt;yr&lt;sup&gt;−1&lt;/sup&gt;, showing a slowdown in growth of these emissions compared to the average growth of 1.8&lt;span class=\"thinspace\"&gt;&lt;/span&gt;%&lt;span class=\"thinspace\"&gt;&lt;/span&gt;yr&lt;sup&gt;−1&lt;/sup&gt; that took place during 2006–2015. Also, for 2015, &lt;i&gt;E&lt;/i&gt;&lt;sub&gt;LUC&lt;/sub&gt; was 1.3&lt;span class=\"thinspace\"&gt;&lt;/span&gt;±&lt;span class=\"thinspace\"&gt;&lt;/span&gt;0.5&lt;span class=\"thinspace\"&gt;&lt;/span&gt;GtC&lt;span class=\"thinspace\"&gt;&lt;/span&gt;yr&lt;sup&gt;−1&lt;/sup&gt;, &lt;i&gt;G&lt;/i&gt;&lt;sub&gt;ATM&lt;/sub&gt; was 6.3&lt;span class=\"thinspace\"&gt;&lt;/span&gt;±&lt;span class=\"thinspace\"&gt;&lt;/span&gt;0.2&lt;span class=\"thinspace\"&gt;&lt;/span&gt;GtC&lt;span class=\"thinspace\"&gt;&lt;/span&gt;yr&lt;sup&gt;−1&lt;/sup&gt;, &lt;i&gt;S&lt;/i&gt;&lt;sub&gt;OCEAN&lt;/sub&gt; was 3.0&lt;span class=\"thinspace\"&gt;&lt;/span&gt;±&lt;span class=\"thinspace\"&gt;&lt;/span&gt;0.5&lt;span class=\"thinspace\"&gt;&lt;/span&gt;GtC&lt;span class=\"thinspace\"&gt;&lt;/span&gt;yr&lt;sup&gt;−1&lt;/sup&gt;, and &lt;i&gt;S&lt;/i&gt;&lt;sub&gt;LAND&lt;/sub&gt; was 1.9&lt;span class=\"thinspace\"&gt;&lt;/span&gt;±&lt;span class=\"thinspace\"&gt;&lt;/span&gt;0.9&lt;span class=\"thinspace\"&gt;&lt;/span&gt;GtC&lt;span class=\"thinspace\"&gt;&lt;/span&gt;yr&lt;sup&gt;−1&lt;/sup&gt;. &lt;i&gt;G&lt;/i&gt;&lt;sub&gt;ATM&lt;/sub&gt; was higher in 2015 compared to the past decade (2006–2015), reflecting a smaller &lt;i&gt;S&lt;/i&gt;&lt;sub&gt;LAND&lt;/sub&gt; for that year. The global atmospheric CO&lt;sub&gt;2&lt;/sub&gt; concentration reached 399.4&lt;span class=\"thinspace\"&gt;&lt;/span&gt;±&lt;span class=\"thinspace\"&gt;&lt;/span&gt;0.1&lt;span class=\"thinspace\"&gt;&lt;/span&gt;ppm averaged over 2015. For 2016, preliminary data indicate the continuation of low growth in &lt;i&gt;E&lt;/i&gt;&lt;sub&gt;FF&lt;/sub&gt; with +0.2&lt;span class=\"thinspace\"&gt;&lt;/span&gt;% (range of −1.0 to +1.8&lt;span class=\"thinspace\"&gt;&lt;/span&gt;%) based on national emissions projections for China and USA, and projections of gross domestic product corrected for recent changes in the carbon intensity of the economy for the rest of the world. In spite of the low growth of &lt;i&gt;E&lt;/i&gt;&lt;sub&gt;FF&lt;/sub&gt; in 2016, the growth rate in atmospheric CO&lt;sub&gt;2&lt;/sub&gt; concentration is expected to be relatively high because of the persistence of the smaller residual terrestrial sink (&lt;i&gt;S&lt;/i&gt;&lt;sub&gt;LAND&lt;/sub&gt;) in response to El Niño conditions of 2015–2016. From this projection of &lt;i&gt;E&lt;/i&gt;&lt;sub&gt;FF&lt;/sub&gt; and assumed constant &lt;i&gt;E&lt;/i&gt;&lt;sub&gt;LUC&lt;/sub&gt; for 2016, cumulative emissions of CO&lt;sub&gt;2&lt;/sub&gt; will reach 565&lt;span class=\"thinspace\"&gt;&lt;/span&gt;±&lt;span class=\"thinspace\"&gt;&lt;/span&gt;55&lt;span class=\"thinspace\"&gt;&lt;/span&gt;GtC (2075&lt;span class=\"thinspace\"&gt;&lt;/span&gt;±&lt;span class=\"thinspace\"&gt;&lt;/span&gt;205&lt;span class=\"thinspace\"&gt;&lt;/span&gt;GtCO&lt;sub&gt;2&lt;/sub&gt;) for 1870–2016, about 75&lt;span class=\"thinspace\"&gt;&lt;/span&gt;% from &lt;i&gt;E&lt;/i&gt;&lt;sub&gt;FF&lt;/sub&gt; and 25&lt;span class=\"thinspace\"&gt;&lt;/span&gt;% from &lt;i&gt;E&lt;/i&gt;&lt;sub&gt;LUC&lt;/sub&gt;. This living data update documents changes in the methods and data sets used in this new carbon budget compared with previous publications of this data set (Le Quéré et al., 2015b, a, 2014, 2013). All observations presented here can be downloaded from the Carbon Dioxide Information Analysis Center (&lt;a href=\"http://dx.doi.org/10.3334/CDIAC/GCP_2016\" target=\"_blank\"&gt;doi:10.3334/CDIAC/GCP_2016&lt;/a&gt;).&lt;/p&gt;","DOI":"https://doi.org/10.5194/essd-8-605-2016","ISSN":"1866-3508","language":"English","author":[{"family":"Quéré","given":"Corinne Le"},{"family":"Andrew","given":"Robbie M."},{"family":"Canadell","given":"Josep G."},{"family":"Sitch","given":"Stephen"},{"family":"Korsbakken","given":"Jan Ivar"},{"family":"Peters","given":"Glen P."},{"family":"Manning","given":"Andrew C."},{"family":"Boden","given":"Thomas A."},{"family":"Tans","given":"Pieter P."},{"family":"Houghton","given":"Richard A."},{"family":"Keeling","given":"Ralph F."},{"family":"Alin","given":"Simone"},{"family":"Andrews","given":"Oliver D."},{"family":"Anthoni","given":"Peter"},{"family":"Barbero","given":"Leticia"},{"family":"Bopp","given":"Laurent"},{"family":"Chevallier","given":"Frédéric"},{"family":"Chini","given":"Louise P."},{"family":"Ciais","given":"Philippe"},{"family":"Currie","given":"Kim"},{"family":"Delire","given":"Christine"},{"family":"Doney","given":"Scott C."},{"family":"Friedlingstein","given":"Pierre"},{"family":"Gkritzalis","given":"Thanos"},{"family":"Harris","given":"Ian"},{"family":"Hauck","given":"Judith"},{"family":"Haverd","given":"Vanessa"},{"family":"Hoppema","given":"Mario"},{"family":"Klein Goldewijk","given":"Kees"},{"family":"Jain","given":"Atul K."},{"family":"Kato","given":"Etsushi"},{"family":"Körtzinger","given":"Arne"},{"family":"Landschützer","given":"Peter"},{"family":"Lefèvre","given":"Nathalie"},{"family":"Lenton","given":"Andrew"},{"family":"Lienert","given":"Sebastian"},{"family":"Lombardozzi","given":"Danica"},{"family":"Melton","given":"Joe R."},{"family":"Metzl","given":"Nicolas"},{"family":"Millero","given":"Frank"},{"family":"Monteiro","given":"Pedro M. S."},{"family":"Munro","given":"David R."},{"family":"Nabel","given":"Julia E. M. S."},{"family":"Nakaoka","given":"Shin-ichiro"},{"family":"O'Brien","given":"Kevin"},{"family":"Olsen","given":"Are"},{"family":"Omar","given":"Abdirahman M."},{"family":"Ono","given":"Tsuneo"},{"family":"Pierrot","given":"Denis"},{"family":"Poulter","given":"Benjamin"},{"family":"Rödenbeck","given":"Christian"},{"family":"Salisbury","given":"Joe"},{"family":"Schuster","given":"Ute"},{"family":"Schwinger","given":"Jörg"},{"family":"Séférian","given":"Roland"},{"family":"Skjelvan","given":"Ingunn"},{"family":"Stocker","given":"Benjamin D."},{"family":"Sutton","given":"Adrienne J."},{"family":"Takahashi","given":"Taro"},{"family":"Tian","given":"Hanqin"},{"family":"Tilbrook","given":"Bronte"},{"family":"Laan-Luijkx","given":"Ingrid T.","dropping-particle":"van der"},{"family":"Werf","given":"Guido R.","dropping-particle":"van der"},{"family":"Viovy","given":"Nicolas"},{"family":"Walker","given":"Anthony P."},{"family":"Wiltshire","given":"Andrew J."},{"family":"Zaehle","given":"Sönke"}],"issued":{"date-parts":[["2016",11,14]]}}},{"id":219,"uris":["http://zotero.org/users/local/uNYZvaCf/items/LX65DKCI"],"uri":["http://zotero.org/users/local/uNYZvaCf/items/LX65DKCI"],"itemData":{"id":219,"type":"book","title":"IAMC 1.5°C Scenario Explorer and Data hosted by IIASA","publisher":"Integrated Assessment Modeling Consortium &amp; International Institute for Applied Systems Analysis","note":"Published: Integrated Assessment Modeling Consortium &amp; International Institute for Applied Systems Analysis\nDOI: 10.22022/SR15/08-2018.15429","author":[{"family":"Huppmann","given":"Daniel"},{"family":"Kriegler","given":"Elmar"},{"family":"Krey","given":"Volker"},{"family":"Riahi","given":"Keywan"},{"family":"Rogelj","given":"Joeri"},{"family":"Rose","given":"Steven K."},{"family":"Weyant","given":"John"},{"family":"Bauer","given":"Nico"},{"family":"Bertram","given":"Christoph"},{"family":"Bosetti","given":"Valentina"},{"family":"Calvin","given":"Katherine"},{"family":"Doelman","given":"Jonathan"},{"family":"Drouet","given":"Laurent"},{"family":"Emmerling","given":"Johannes"},{"family":"Frank","given":"Stefan"},{"family":"Fujimori","given":"Shinichiro"},{"family":"Gernaat","given":"David"},{"family":"Grubler","given":"Arnulf"},{"family":"Guivarch","given":"Celine"},{"family":"Haigh","given":"Martin"},{"family":"Holz","given":"Christian"},{"family":"Iyer","given":"Gokul"},{"family":"Kato","given":"Etsushi"},{"family":"Keramidas","given":"Kimon"},{"family":"Kitous","given":"Alban"},{"family":"Leblanc","given":"Florian"},{"family":"Liu","given":"Jing-Yu"},{"family":"Löffler","given":"Konstantin"},{"family":"Luderer","given":"Gunnar"},{"family":"Marcucci","given":"Adriana"},{"family":"McCollum","given":"David"},{"family":"Mima","given":"Silvana"},{"family":"Popp","given":"Alexander"},{"family":"Sands","given":"Ronald D."},{"family":"Sano","given":"Fuminori"},{"family":"Strefler","given":"Jessica"},{"family":"Tsutsui","given":"Junichi"},{"family":"Van Vuuren","given":"Detlef"},{"family":"Vrontisi","given":"Zoi"},{"family":"Wise","given":"Marshall"},{"family":"Zhang","given":"Runsen"}],"issued":{"date-parts":[["2018"]]}}}],"schema":"https://github.com/citation-style-language/schema/raw/master/csl-citation.json"} </w:instrText>
      </w:r>
      <w:r w:rsidR="00045CB8" w:rsidRPr="0045212B">
        <w:rPr>
          <w:rFonts w:asciiTheme="minorHAnsi" w:hAnsiTheme="minorHAnsi" w:cstheme="minorHAnsi"/>
          <w:vertAlign w:val="subscript"/>
        </w:rPr>
        <w:fldChar w:fldCharType="separate"/>
      </w:r>
      <w:r w:rsidR="00962A94" w:rsidRPr="0045212B">
        <w:rPr>
          <w:rFonts w:asciiTheme="minorHAnsi" w:hAnsiTheme="minorHAnsi" w:cstheme="minorHAnsi"/>
          <w:vertAlign w:val="superscript"/>
        </w:rPr>
        <w:t>7,8</w:t>
      </w:r>
      <w:r w:rsidR="00045CB8" w:rsidRPr="0045212B">
        <w:rPr>
          <w:rFonts w:asciiTheme="minorHAnsi" w:hAnsiTheme="minorHAnsi" w:cstheme="minorHAnsi"/>
          <w:vertAlign w:val="subscript"/>
        </w:rPr>
        <w:fldChar w:fldCharType="end"/>
      </w:r>
      <w:r w:rsidR="00D3154D" w:rsidRPr="0045212B">
        <w:rPr>
          <w:rFonts w:asciiTheme="minorHAnsi" w:hAnsiTheme="minorHAnsi" w:cstheme="minorHAnsi"/>
        </w:rPr>
        <w:t>;</w:t>
      </w:r>
      <w:r w:rsidRPr="0045212B">
        <w:rPr>
          <w:rFonts w:asciiTheme="minorHAnsi" w:hAnsiTheme="minorHAnsi" w:cstheme="minorHAnsi"/>
        </w:rPr>
        <w:t xml:space="preserve"> CO</w:t>
      </w:r>
      <w:r w:rsidRPr="0045212B">
        <w:rPr>
          <w:rFonts w:asciiTheme="minorHAnsi" w:hAnsiTheme="minorHAnsi" w:cstheme="minorHAnsi"/>
          <w:vertAlign w:val="subscript"/>
        </w:rPr>
        <w:t>2</w:t>
      </w:r>
      <w:r w:rsidRPr="0045212B">
        <w:rPr>
          <w:rFonts w:asciiTheme="minorHAnsi" w:hAnsiTheme="minorHAnsi" w:cstheme="minorHAnsi"/>
        </w:rPr>
        <w:t xml:space="preserve"> </w:t>
      </w:r>
      <w:r w:rsidR="00C05663">
        <w:rPr>
          <w:rFonts w:asciiTheme="minorHAnsi" w:hAnsiTheme="minorHAnsi" w:cstheme="minorHAnsi"/>
        </w:rPr>
        <w:t xml:space="preserve">emissions, of all major pollutants, have the most permanent impact on </w:t>
      </w:r>
      <w:r w:rsidRPr="0045212B">
        <w:rPr>
          <w:rFonts w:asciiTheme="minorHAnsi" w:hAnsiTheme="minorHAnsi" w:cstheme="minorHAnsi"/>
        </w:rPr>
        <w:t>the climate system</w:t>
      </w:r>
      <w:r w:rsidR="00045CB8" w:rsidRPr="0045212B">
        <w:rPr>
          <w:rFonts w:asciiTheme="minorHAnsi" w:hAnsiTheme="minorHAnsi" w:cstheme="minorHAnsi"/>
        </w:rPr>
        <w:fldChar w:fldCharType="begin"/>
      </w:r>
      <w:r w:rsidR="00962A94" w:rsidRPr="0045212B">
        <w:rPr>
          <w:rFonts w:asciiTheme="minorHAnsi" w:hAnsiTheme="minorHAnsi" w:cstheme="minorHAnsi"/>
        </w:rPr>
        <w:instrText xml:space="preserve"> ADDIN ZOTERO_ITEM CSL_CITATION {"citationID":"IS93HpXG","properties":{"formattedCitation":"\\super 9\\uc0\\u8211{}11\\nosupersub{}","plainCitation":"9–11","noteIndex":0},"citationItems":[{"id":118,"uris":["http://zotero.org/users/local/uNYZvaCf/items/5AICC84J"],"uri":["http://zotero.org/users/local/uNYZvaCf/items/5AICC84J"],"itemData":{"id":118,"type":"article-journal","title":"Carbon dioxide and climate impulse response functions for the computation of greenhouse gas metrics: a multi-model analysis","container-title":"Atmospheric Chemistry and Physics","page":"2793-2825","volume":"13","issue":"5","source":"www.atmos-chem-phys.net","abstract":"&lt;p&gt;&lt;strong&gt;Abstract.&lt;/strong&gt; The responses of carbon dioxide (CO&lt;sub&gt;2&lt;/sub&gt;) and other climate variables to an emission pulse of CO&lt;sub&gt;2&lt;/sub&gt; into the atmosphere are often used to compute the Global Warming Potential (GWP) and Global Temperature change Potential (GTP), to characterize the response timescales of Earth System models, and to build reduced-form models. In this carbon cycle-climate model intercomparison project, which spans the full model hierarchy, we quantify responses to emission pulses of different magnitudes injected under different conditions. The CO&lt;sub&gt;2&lt;/sub&gt; response shows the known rapid decline in the first few decades followed by a millennium-scale tail. For a 100 Gt-C emission pulse added to a constant CO&lt;sub&gt;2&lt;/sub&gt; concentration of 389 ppm, 25 ± 9% is still found in the atmosphere after 1000 yr; the ocean has absorbed 59 ± 12% and the land the remainder (16 ± 14%). The response in global mean surface air temperature is an increase by 0.20 ± 0.12 °C within the first twenty years; thereafter and until year 1000, temperature decreases only slightly, whereas ocean heat content and sea level continue to rise. Our best estimate for the Absolute Global Warming Potential, given by the time-integrated response in CO&lt;sub&gt;2&lt;/sub&gt; at year 100 multiplied by its radiative efficiency, is 92.5 × 10&lt;sup&gt;&amp;minus;15&lt;/sup&gt; yr W m&lt;sup&gt;−2&lt;/sup&gt; per kg-CO&lt;sub&gt;2&lt;/sub&gt;. This value very likely (5 to 95% confidence) lies within the range of (68 to 117) × 10&lt;sup&gt;&amp;minus;15&lt;/sup&gt; yr W m&lt;sup&gt;−2&lt;/sup&gt; per kg-CO&lt;sub&gt;2&lt;/sub&gt;. Estimates for time-integrated response in CO&lt;sub&gt;2&lt;/sub&gt; published in the IPCC First, Second, and Fourth Assessment and our multi-model best estimate all agree within 15% during the first 100 yr. The integrated CO&lt;sub&gt;2&lt;/sub&gt; response, normalized by the pulse size, is lower for pre-industrial conditions, compared to present day, and lower for smaller pulses than larger pulses. In contrast, the response in temperature, sea level and ocean heat content is less sensitive to these choices. Although, choices in pulse size, background concentration, and model lead to uncertainties, the most important and subjective choice to determine AGWP of CO&lt;sub&gt;2&lt;/sub&gt; and GWP is the time horizon.&lt;/p&gt;","DOI":"https://doi.org/10.5194/acp-13-2793-2013","ISSN":"1680-7316","title-short":"Carbon dioxide and climate impulse response functions for the computation of greenhouse gas metrics","language":"English","author":[{"family":"Joos","given":"F."},{"family":"Roth","given":"R."},{"family":"Fuglestvedt","given":"J. S."},{"family":"Peters","given":"G. P."},{"family":"Enting","given":"I. G."},{"family":"Bloh","given":"W.","dropping-particle":"von"},{"family":"Brovkin","given":"V."},{"family":"Burke","given":"E. J."},{"family":"Eby","given":"M."},{"family":"Edwards","given":"N. R."},{"family":"Friedrich","given":"T."},{"family":"Frölicher","given":"T. L."},{"family":"Halloran","given":"P. R."},{"family":"Holden","given":"P. B."},{"family":"Jones","given":"C."},{"family":"Kleinen","given":"T."},{"family":"Mackenzie","given":"F. T."},{"family":"Matsumoto","given":"K."},{"family":"Meinshausen","given":"M."},{"family":"Plattner","given":"G.-K."},{"family":"Reisinger","given":"A."},{"family":"Segschneider","given":"J."},{"family":"Shaffer","given":"G."},{"family":"Steinacher","given":"M."},{"family":"Strassmann","given":"K."},{"family":"Tanaka","given":"K."},{"family":"Timmermann","given":"A."},{"family":"Weaver","given":"A. J."}],"issued":{"date-parts":[["2013",3,8]]}}},{"id":15,"uris":["http://zotero.org/users/local/uNYZvaCf/items/UNV9YC9A"],"uri":["http://zotero.org/users/local/uNYZvaCf/items/UNV9YC9A"],"itemData":{"id":15,"type":"article-journal","title":"A modified impulse-response representation of the global near-surface air temperature and atmospheric concentration response to carbon dioxide emissions","container-title":"Atmospheric Chemistry and Physics","page":"7213-7228","volume":"17","issue":"11","source":"www.atmos-chem-phys.net","abstract":"&lt;p&gt;&lt;strong&gt;Abstract.&lt;/strong&gt; Projections of the response to anthropogenic emission scenarios, evaluation of some greenhouse gas metrics, and estimates of the social cost of carbon often require a simple model that links emissions of carbon dioxide (CO&lt;sub&gt;2&lt;/sub&gt;) to atmospheric concentrations and global temperature changes. An essential requirement of such a model is to reproduce typical global surface temperature and atmospheric CO&lt;sub&gt;2&lt;/sub&gt; responses displayed by more complex Earth system models (ESMs) under a range of emission scenarios, as well as an ability to sample the range of ESM response in a transparent, accessible and reproducible form. Here we adapt the simple model of the Intergovernmental Panel on Climate Change 5th Assessment Report (IPCC AR5) to explicitly represent the state dependence of the CO&lt;sub&gt;2&lt;/sub&gt; airborne fraction. Our adapted model (FAIR) reproduces the range of behaviour shown in full and intermediate complexity ESMs under several idealised carbon pulse and exponential concentration increase experiments. We find that the inclusion of a linear increase in 100-year integrated airborne fraction with cumulative carbon uptake and global temperature change substantially improves the representation of the response of the climate system to CO&lt;sub&gt;2&lt;/sub&gt; on a range of timescales and under a range of experimental designs.&lt;/p&gt;","DOI":"https://doi.org/10.5194/acp-17-7213-2017","ISSN":"1680-7316","language":"English","author":[{"family":"Millar","given":"Richard J."},{"family":"Nicholls","given":"Zebedee R."},{"family":"Friedlingstein","given":"Pierre"},{"family":"Allen","given":"Myles R."}],"issued":{"date-parts":[["2017",6,16]]}}},{"id":84,"uris":["http://zotero.org/users/local/uNYZvaCf/items/MZJBP9YQ"],"uri":["http://zotero.org/users/local/uNYZvaCf/items/MZJBP9YQ"],"itemData":{"id":84,"type":"article-journal","title":"What determines the warming commitment after cessation of CO 2 emissions?","container-title":"Environmental Research Letters","page":"015002","volume":"12","issue":"1","source":"Institute of Physics","abstract":"Previous studies have shown that global mean surface air temperature remains elevated after cessation of CO 2 emissions. However, studies differ in whether the temperature continues to increase, slowly decreases, or remains constant after cessation of emissions. An understanding of this committed warming is of importance because it has implication for the estimation of carbon budgets compatible with temperature targets. Here, we investigate the effect of the state of thermal and bio-geochemical equilibration at the time emissions are set to zero on the committed warming as the latter is determined by the balance of these two equilibration processes. We find that the effect of thermal equilibration, expressed as fraction of realized warming, dominates over the bio-geochemical equilibration, expressed as ratio of the airborne fraction to the equilibrium airborne fraction. This leads to a positive warming commitment, and a commitment that declines the later emissions are zeroed along a trajectory of constant atmospheric CO 2 concentration. We furthermore show that the scenario prior to zeroed emissions has the strongest effect on the warming commitment, compared to the time of zeroed emissions and the time horizon over which the commitment is calculated.","DOI":"10.1088/1748-9326/aa564a","ISSN":"1748-9326","journalAbbreviation":"Environ. Res. Lett.","language":"en","author":[{"family":"Ehlert","given":"Dana"},{"family":"Zickfeld","given":"Kirsten"}],"issued":{"date-parts":[["2017"]]}}}],"schema":"https://github.com/citation-style-language/schema/raw/master/csl-citation.json"} </w:instrText>
      </w:r>
      <w:r w:rsidR="00045CB8" w:rsidRPr="0045212B">
        <w:rPr>
          <w:rFonts w:asciiTheme="minorHAnsi" w:hAnsiTheme="minorHAnsi" w:cstheme="minorHAnsi"/>
        </w:rPr>
        <w:fldChar w:fldCharType="separate"/>
      </w:r>
      <w:r w:rsidR="00962A94" w:rsidRPr="0045212B">
        <w:rPr>
          <w:rFonts w:asciiTheme="minorHAnsi" w:hAnsiTheme="minorHAnsi" w:cstheme="minorHAnsi"/>
          <w:vertAlign w:val="superscript"/>
        </w:rPr>
        <w:t>9–11</w:t>
      </w:r>
      <w:r w:rsidR="00045CB8" w:rsidRPr="0045212B">
        <w:rPr>
          <w:rFonts w:asciiTheme="minorHAnsi" w:hAnsiTheme="minorHAnsi" w:cstheme="minorHAnsi"/>
        </w:rPr>
        <w:fldChar w:fldCharType="end"/>
      </w:r>
      <w:r w:rsidR="00D3154D" w:rsidRPr="0045212B">
        <w:rPr>
          <w:rFonts w:asciiTheme="minorHAnsi" w:hAnsiTheme="minorHAnsi" w:cstheme="minorHAnsi"/>
        </w:rPr>
        <w:t xml:space="preserve">; and </w:t>
      </w:r>
      <w:r w:rsidR="00C05663" w:rsidRPr="00637E6F">
        <w:rPr>
          <w:rFonts w:asciiTheme="minorHAnsi" w:hAnsiTheme="minorHAnsi" w:cstheme="minorHAnsi"/>
        </w:rPr>
        <w:t>CO</w:t>
      </w:r>
      <w:r w:rsidR="00C05663" w:rsidRPr="00637E6F">
        <w:rPr>
          <w:rFonts w:asciiTheme="minorHAnsi" w:hAnsiTheme="minorHAnsi" w:cstheme="minorHAnsi"/>
          <w:vertAlign w:val="subscript"/>
        </w:rPr>
        <w:t>2</w:t>
      </w:r>
      <w:r w:rsidR="00C05663">
        <w:rPr>
          <w:rFonts w:asciiTheme="minorHAnsi" w:hAnsiTheme="minorHAnsi" w:cstheme="minorHAnsi"/>
        </w:rPr>
        <w:t xml:space="preserve">-induced warming </w:t>
      </w:r>
      <w:r w:rsidRPr="0045212B">
        <w:rPr>
          <w:rFonts w:asciiTheme="minorHAnsi" w:hAnsiTheme="minorHAnsi" w:cstheme="minorHAnsi"/>
        </w:rPr>
        <w:t xml:space="preserve"> is linearly proportional to the </w:t>
      </w:r>
      <w:r w:rsidR="00200CFE" w:rsidRPr="0045212B">
        <w:rPr>
          <w:rFonts w:asciiTheme="minorHAnsi" w:hAnsiTheme="minorHAnsi" w:cstheme="minorHAnsi"/>
        </w:rPr>
        <w:t xml:space="preserve">total </w:t>
      </w:r>
      <w:r w:rsidRPr="0045212B">
        <w:rPr>
          <w:rFonts w:asciiTheme="minorHAnsi" w:hAnsiTheme="minorHAnsi" w:cstheme="minorHAnsi"/>
        </w:rPr>
        <w:t>quantity of</w:t>
      </w:r>
      <w:r w:rsidR="00200CFE" w:rsidRPr="0045212B">
        <w:rPr>
          <w:rFonts w:asciiTheme="minorHAnsi" w:hAnsiTheme="minorHAnsi" w:cstheme="minorHAnsi"/>
        </w:rPr>
        <w:t xml:space="preserve"> </w:t>
      </w:r>
      <w:r w:rsidR="00C05663">
        <w:rPr>
          <w:rFonts w:asciiTheme="minorHAnsi" w:hAnsiTheme="minorHAnsi" w:cstheme="minorHAnsi"/>
        </w:rPr>
        <w:t>CO</w:t>
      </w:r>
      <w:r w:rsidR="00C05663">
        <w:rPr>
          <w:rFonts w:asciiTheme="minorHAnsi" w:hAnsiTheme="minorHAnsi" w:cstheme="minorHAnsi"/>
          <w:vertAlign w:val="subscript"/>
        </w:rPr>
        <w:t>2</w:t>
      </w:r>
      <w:r w:rsidR="00C05663" w:rsidRPr="0045212B">
        <w:rPr>
          <w:rFonts w:asciiTheme="minorHAnsi" w:hAnsiTheme="minorHAnsi" w:cstheme="minorHAnsi"/>
        </w:rPr>
        <w:t xml:space="preserve"> </w:t>
      </w:r>
      <w:r w:rsidRPr="0045212B">
        <w:rPr>
          <w:rFonts w:asciiTheme="minorHAnsi" w:hAnsiTheme="minorHAnsi" w:cstheme="minorHAnsi"/>
        </w:rPr>
        <w:t>emi</w:t>
      </w:r>
      <w:r w:rsidR="00200CFE" w:rsidRPr="0045212B">
        <w:rPr>
          <w:rFonts w:asciiTheme="minorHAnsi" w:hAnsiTheme="minorHAnsi" w:cstheme="minorHAnsi"/>
        </w:rPr>
        <w:t>tted</w:t>
      </w:r>
      <w:r w:rsidRPr="0045212B">
        <w:rPr>
          <w:rFonts w:asciiTheme="minorHAnsi" w:hAnsiTheme="minorHAnsi" w:cstheme="minorHAnsi"/>
        </w:rPr>
        <w:t xml:space="preserve"> up </w:t>
      </w:r>
      <w:r w:rsidR="00C05663">
        <w:rPr>
          <w:rFonts w:asciiTheme="minorHAnsi" w:hAnsiTheme="minorHAnsi" w:cstheme="minorHAnsi"/>
        </w:rPr>
        <w:t>over any multi-decade time interval</w:t>
      </w:r>
      <w:r w:rsidR="00D3154D" w:rsidRPr="0045212B">
        <w:rPr>
          <w:rFonts w:asciiTheme="minorHAnsi" w:hAnsiTheme="minorHAnsi" w:cstheme="minorHAnsi"/>
        </w:rPr>
        <w:t>, where</w:t>
      </w:r>
      <w:r w:rsidR="00200CFE" w:rsidRPr="0045212B">
        <w:rPr>
          <w:rFonts w:asciiTheme="minorHAnsi" w:hAnsiTheme="minorHAnsi" w:cstheme="minorHAnsi"/>
        </w:rPr>
        <w:t xml:space="preserve"> </w:t>
      </w:r>
      <w:r w:rsidRPr="0045212B">
        <w:rPr>
          <w:rFonts w:asciiTheme="minorHAnsi" w:hAnsiTheme="minorHAnsi" w:cstheme="minorHAnsi"/>
        </w:rPr>
        <w:t xml:space="preserve">the constant of proportionality </w:t>
      </w:r>
      <w:r w:rsidR="00C05663">
        <w:rPr>
          <w:rFonts w:asciiTheme="minorHAnsi" w:hAnsiTheme="minorHAnsi" w:cstheme="minorHAnsi"/>
        </w:rPr>
        <w:t xml:space="preserve">is </w:t>
      </w:r>
      <w:r w:rsidR="00907821" w:rsidRPr="0045212B">
        <w:rPr>
          <w:rFonts w:asciiTheme="minorHAnsi" w:hAnsiTheme="minorHAnsi" w:cstheme="minorHAnsi"/>
        </w:rPr>
        <w:t>termed</w:t>
      </w:r>
      <w:r w:rsidRPr="0045212B">
        <w:rPr>
          <w:rFonts w:asciiTheme="minorHAnsi" w:hAnsiTheme="minorHAnsi" w:cstheme="minorHAnsi"/>
        </w:rPr>
        <w:t xml:space="preserve"> the Transient Climate Response to cumulative carbon Emissions, or TCRE</w:t>
      </w:r>
      <w:r w:rsidR="00962A94" w:rsidRPr="0045212B">
        <w:rPr>
          <w:rFonts w:asciiTheme="minorHAnsi" w:hAnsiTheme="minorHAnsi" w:cstheme="minorHAnsi"/>
        </w:rPr>
        <w:fldChar w:fldCharType="begin"/>
      </w:r>
      <w:r w:rsidR="00962A94" w:rsidRPr="0045212B">
        <w:rPr>
          <w:rFonts w:asciiTheme="minorHAnsi" w:hAnsiTheme="minorHAnsi" w:cstheme="minorHAnsi"/>
        </w:rPr>
        <w:instrText xml:space="preserve"> ADDIN ZOTERO_ITEM CSL_CITATION {"citationID":"nACAt7xm","properties":{"formattedCitation":"\\super 6,12\\nosupersub{}","plainCitation":"6,12","noteIndex":0},"citationItems":[{"id":204,"uris":["http://zotero.org/users/local/uNYZvaCf/items/5KDW7HQK"],"uri":["http://zotero.org/users/local/uNYZvaCf/items/5KDW7HQK"],"itemData":{"id":204,"type":"article-journal","title":"The proportionality of global warming to cumulative carbon emissions","container-title":"Nature","page":"829-832","volume":"459","issue":"7248","source":"www.nature.com","abstract":"The global temperature response to increasing atmospheric CO2 is often quantified by metrics such as equilibrium climate sensitivity and transient climate response1. These approaches, however, do not account for carbon cycle feedbacks and therefore do not fully represent the net response of the Earth system to anthropogenic CO2 emissions. Climate–carbon modelling experiments have shown that: (1) the warming per unit CO2 emitted does not depend on the background CO2 concentration2; (2) the total allowable emissions for climate stabilization do not depend on the timing of those emissions3,4,5; and (3) the temperature response to a pulse of CO2 is approximately constant on timescales of decades to centuries3,6,7,8. Here we generalize these results and show that the carbon–climate response (CCR), defined as the ratio of temperature change to cumulative carbon emissions, is approximately independent of both the atmospheric CO2 concentration and its rate of change on these timescales. From observational constraints, we estimate CCR to be in the range 1.0–2.1 °C per trillion tonnes of carbon (Tt C) emitted (5th to 95th percentiles), consistent with twenty-first-century CCR values simulated by climate–carbon models. Uncertainty in land-use CO2 emissions and aerosol forcing, however, means that higher observationally constrained values cannot be excluded. The CCR, when evaluated from climate–carbon models under idealized conditions, represents a simple yet robust metric for comparing models, which aggregates both climate feedbacks and carbon cycle feedbacks. CCR is also likely to be a useful concept for climate change mitigation and policy; by combining the uncertainties associated with climate sensitivity, carbon sinks and climate–carbon feedbacks into a single quantity, the CCR allows CO2-induced global mean temperature change to be inferred directly from cumulative carbon emissions.","DOI":"10.1038/nature08047","ISSN":"1476-4687","language":"en","author":[{"family":"Matthews","given":"H. Damon"},{"family":"Gillett","given":"Nathan P."},{"family":"Stott","given":"Peter A."},{"family":"Zickfeld","given":"Kirsten"}],"issued":{"date-parts":[["2009",6]]}}},{"id":11,"uris":["http://zotero.org/users/local/uNYZvaCf/items/4QXD5C9E"],"uri":["http://zotero.org/users/local/uNYZvaCf/items/4QXD5C9E"],"itemData":{"id":11,"type":"article-journal","title":"Warming caused by cumulative carbon emissions towards the trillionth tonne","container-title":"Nature","page":"1163-1166","volume":"458","issue":"7242","source":"www.nature.com","abstract":"Global efforts to mitigate climate change are guided by projections of future temperatures1. But the eventual equilibrium global mean temperature associated with a given stabilization level of atmospheric greenhouse gas concentrations remains uncertain1,2,3, complicating the setting of stabilization targets to avoid potentially dangerous levels of global warming4,5,6,7,8. Similar problems apply to the carbon cycle: observations currently provide only a weak constraint on the response to future emissions9,10,11. Here we use ensemble simulations of simple climate-carbon-cycle models constrained by observations and projections from more comprehensive models to simulate the temperature response to a broad range of carbon dioxide emission pathways. We find that the peak warming caused by a given cumulative carbon dioxide emission is better constrained than the warming response to a stabilization scenario. Furthermore, the relationship between cumulative emissions and peak warming is remarkably insensitive to the emission pathway (timing of emissions or peak emission rate). Hence policy targets based on limiting cumulative emissions of carbon dioxide are likely to be more robust to scientific uncertainty than emission-rate or concentration targets. Total anthropogenic emissions of one trillion tonnes of carbon (3.67 trillion tonnes of CO2), about half of which has already been emitted since industrialization began, results in a most likely peak carbon-dioxide-induced warming of 2 °C above pre-industrial temperatures, with a 5–95% confidence interval of 1.3–3.9 °C.","DOI":"10.1038/nature08019","ISSN":"1476-4687","language":"en","author":[{"family":"Allen","given":"Myles R."},{"family":"Frame","given":"David J."},{"family":"Huntingford","given":"Chris"},{"family":"Jones","given":"Chris D."},{"family":"Lowe","given":"Jason A."},{"family":"Meinshausen","given":"Malte"},{"family":"Meinshausen","given":"Nicolai"}],"issued":{"date-parts":[["2009",4]]}}}],"schema":"https://github.com/citation-style-language/schema/raw/master/csl-citation.json"} </w:instrText>
      </w:r>
      <w:r w:rsidR="00962A94" w:rsidRPr="0045212B">
        <w:rPr>
          <w:rFonts w:asciiTheme="minorHAnsi" w:hAnsiTheme="minorHAnsi" w:cstheme="minorHAnsi"/>
        </w:rPr>
        <w:fldChar w:fldCharType="separate"/>
      </w:r>
      <w:r w:rsidR="00962A94" w:rsidRPr="0045212B">
        <w:rPr>
          <w:rFonts w:asciiTheme="minorHAnsi" w:hAnsiTheme="minorHAnsi" w:cstheme="minorHAnsi"/>
          <w:vertAlign w:val="superscript"/>
        </w:rPr>
        <w:t>6,12</w:t>
      </w:r>
      <w:r w:rsidR="00962A94" w:rsidRPr="0045212B">
        <w:rPr>
          <w:rFonts w:asciiTheme="minorHAnsi" w:hAnsiTheme="minorHAnsi" w:cstheme="minorHAnsi"/>
        </w:rPr>
        <w:fldChar w:fldCharType="end"/>
      </w:r>
      <w:r w:rsidRPr="0045212B">
        <w:rPr>
          <w:rFonts w:asciiTheme="minorHAnsi" w:hAnsiTheme="minorHAnsi" w:cstheme="minorHAnsi"/>
        </w:rPr>
        <w:t xml:space="preserve">. </w:t>
      </w:r>
      <w:del w:id="69" w:author="Myles Allen" w:date="2019-11-24T08:17:00Z">
        <w:r w:rsidRPr="0045212B" w:rsidDel="00FE27AA">
          <w:rPr>
            <w:rFonts w:asciiTheme="minorHAnsi" w:hAnsiTheme="minorHAnsi" w:cstheme="minorHAnsi"/>
          </w:rPr>
          <w:delText xml:space="preserve">The TCRE </w:delText>
        </w:r>
      </w:del>
      <w:del w:id="70" w:author="Myles Allen" w:date="2019-11-24T08:06:00Z">
        <w:r w:rsidRPr="0045212B" w:rsidDel="007558C5">
          <w:rPr>
            <w:rFonts w:asciiTheme="minorHAnsi" w:hAnsiTheme="minorHAnsi" w:cstheme="minorHAnsi"/>
          </w:rPr>
          <w:delText xml:space="preserve">acts </w:delText>
        </w:r>
      </w:del>
      <w:del w:id="71" w:author="Myles Allen" w:date="2019-11-24T08:17:00Z">
        <w:r w:rsidRPr="0045212B" w:rsidDel="00FE27AA">
          <w:rPr>
            <w:rFonts w:asciiTheme="minorHAnsi" w:hAnsiTheme="minorHAnsi" w:cstheme="minorHAnsi"/>
          </w:rPr>
          <w:delText>in principle</w:delText>
        </w:r>
      </w:del>
      <w:del w:id="72" w:author="Myles Allen" w:date="2019-11-24T08:06:00Z">
        <w:r w:rsidRPr="0045212B" w:rsidDel="007558C5">
          <w:rPr>
            <w:rFonts w:asciiTheme="minorHAnsi" w:hAnsiTheme="minorHAnsi" w:cstheme="minorHAnsi"/>
          </w:rPr>
          <w:delText xml:space="preserve"> to simplify the implementation of the Paris Agreement by providing</w:delText>
        </w:r>
      </w:del>
      <w:del w:id="73" w:author="Myles Allen" w:date="2019-11-24T08:17:00Z">
        <w:r w:rsidRPr="0045212B" w:rsidDel="00FE27AA">
          <w:rPr>
            <w:rFonts w:asciiTheme="minorHAnsi" w:hAnsiTheme="minorHAnsi" w:cstheme="minorHAnsi"/>
          </w:rPr>
          <w:delText xml:space="preserve"> a global cumulative carbon budget </w:delText>
        </w:r>
      </w:del>
      <w:del w:id="74" w:author="Myles Allen" w:date="2019-11-24T08:07:00Z">
        <w:r w:rsidRPr="0045212B" w:rsidDel="007558C5">
          <w:rPr>
            <w:rFonts w:asciiTheme="minorHAnsi" w:hAnsiTheme="minorHAnsi" w:cstheme="minorHAnsi"/>
          </w:rPr>
          <w:delText>o</w:delText>
        </w:r>
        <w:r w:rsidR="00200CFE" w:rsidRPr="0045212B" w:rsidDel="007558C5">
          <w:rPr>
            <w:rFonts w:asciiTheme="minorHAnsi" w:hAnsiTheme="minorHAnsi" w:cstheme="minorHAnsi"/>
          </w:rPr>
          <w:delText>ver</w:delText>
        </w:r>
        <w:r w:rsidRPr="0045212B" w:rsidDel="007558C5">
          <w:rPr>
            <w:rFonts w:asciiTheme="minorHAnsi" w:hAnsiTheme="minorHAnsi" w:cstheme="minorHAnsi"/>
          </w:rPr>
          <w:delText xml:space="preserve"> polic</w:delText>
        </w:r>
        <w:r w:rsidR="00200CFE" w:rsidRPr="0045212B" w:rsidDel="007558C5">
          <w:rPr>
            <w:rFonts w:asciiTheme="minorHAnsi" w:hAnsiTheme="minorHAnsi" w:cstheme="minorHAnsi"/>
          </w:rPr>
          <w:delText>y-</w:delText>
        </w:r>
        <w:r w:rsidRPr="0045212B" w:rsidDel="007558C5">
          <w:rPr>
            <w:rFonts w:asciiTheme="minorHAnsi" w:hAnsiTheme="minorHAnsi" w:cstheme="minorHAnsi"/>
          </w:rPr>
          <w:delText>relevant timescales</w:delText>
        </w:r>
      </w:del>
      <w:del w:id="75" w:author="Myles Allen" w:date="2019-11-24T08:17:00Z">
        <w:r w:rsidRPr="0045212B" w:rsidDel="00FE27AA">
          <w:rPr>
            <w:rFonts w:asciiTheme="minorHAnsi" w:hAnsiTheme="minorHAnsi" w:cstheme="minorHAnsi"/>
          </w:rPr>
          <w:delText xml:space="preserve">. </w:delText>
        </w:r>
      </w:del>
      <w:r w:rsidRPr="0045212B">
        <w:rPr>
          <w:rFonts w:asciiTheme="minorHAnsi" w:hAnsiTheme="minorHAnsi" w:cstheme="minorHAnsi"/>
        </w:rPr>
        <w:t xml:space="preserve">However, </w:t>
      </w:r>
      <w:r w:rsidR="00200CFE" w:rsidRPr="0045212B">
        <w:rPr>
          <w:rFonts w:asciiTheme="minorHAnsi" w:hAnsiTheme="minorHAnsi" w:cstheme="minorHAnsi"/>
        </w:rPr>
        <w:t xml:space="preserve">as discussed by </w:t>
      </w:r>
      <w:proofErr w:type="spellStart"/>
      <w:r w:rsidR="00200CFE" w:rsidRPr="0045212B">
        <w:rPr>
          <w:rFonts w:asciiTheme="minorHAnsi" w:hAnsiTheme="minorHAnsi" w:cstheme="minorHAnsi"/>
        </w:rPr>
        <w:t>Rogelj</w:t>
      </w:r>
      <w:proofErr w:type="spellEnd"/>
      <w:r w:rsidR="00200CFE" w:rsidRPr="0045212B">
        <w:rPr>
          <w:rFonts w:asciiTheme="minorHAnsi" w:hAnsiTheme="minorHAnsi" w:cstheme="minorHAnsi"/>
        </w:rPr>
        <w:t xml:space="preserve"> </w:t>
      </w:r>
      <w:r w:rsidR="00200CFE" w:rsidRPr="0045212B">
        <w:rPr>
          <w:rFonts w:asciiTheme="minorHAnsi" w:hAnsiTheme="minorHAnsi" w:cstheme="minorHAnsi"/>
          <w:i/>
          <w:iCs/>
        </w:rPr>
        <w:t>et al.</w:t>
      </w:r>
      <w:r w:rsidR="00D3154D" w:rsidRPr="0045212B">
        <w:rPr>
          <w:rFonts w:asciiTheme="minorHAnsi" w:hAnsiTheme="minorHAnsi" w:cstheme="minorHAnsi"/>
          <w:i/>
          <w:iCs/>
        </w:rPr>
        <w:t xml:space="preserve">, </w:t>
      </w:r>
      <w:r w:rsidR="00D3154D" w:rsidRPr="0045212B">
        <w:rPr>
          <w:rFonts w:asciiTheme="minorHAnsi" w:hAnsiTheme="minorHAnsi" w:cstheme="minorHAnsi"/>
        </w:rPr>
        <w:t>(2019)</w:t>
      </w:r>
      <w:r w:rsidR="00200CFE" w:rsidRPr="0045212B">
        <w:rPr>
          <w:rFonts w:asciiTheme="minorHAnsi" w:hAnsiTheme="minorHAnsi" w:cstheme="minorHAnsi"/>
        </w:rPr>
        <w:fldChar w:fldCharType="begin"/>
      </w:r>
      <w:r w:rsidR="00962A94" w:rsidRPr="0045212B">
        <w:rPr>
          <w:rFonts w:asciiTheme="minorHAnsi" w:hAnsiTheme="minorHAnsi" w:cstheme="minorHAnsi"/>
        </w:rPr>
        <w:instrText xml:space="preserve"> ADDIN ZOTERO_ITEM CSL_CITATION {"citationID":"8WLGnc7D","properties":{"formattedCitation":"\\super 3\\nosupersub{}","plainCitation":"3","noteIndex":0},"citationItems":[{"id":254,"uris":["http://zotero.org/users/local/uNYZvaCf/items/4A3F5HCT"],"uri":["http://zotero.org/users/local/uNYZvaCf/items/4A3F5HCT"],"itemData":{"id":254,"type":"article-journal","title":"Estimating and tracking the remaining carbon budget for stringent climate targets","container-title":"Nature","page":"335","volume":"571","issue":"7765","source":"www.nature.com","abstract":"A method of tracking changes in estimates of the remaining carbon budget over time should help to reconcile differences between these estimates and clarify their usefulness for setting emission reduction targets.","DOI":"10.1038/s41586-019-1368-z","ISSN":"1476-4687","language":"En","author":[{"family":"Rogelj","given":"Joeri"},{"family":"Forster","given":"Piers M."},{"family":"Kriegler","given":"Elmar"},{"family":"Smith","given":"Christopher J."},{"family":"Séférian","given":"Roland"}],"issued":{"date-parts":[["2019",7]]}}}],"schema":"https://github.com/citation-style-language/schema/raw/master/csl-citation.json"} </w:instrText>
      </w:r>
      <w:r w:rsidR="00200CFE" w:rsidRPr="0045212B">
        <w:rPr>
          <w:rFonts w:asciiTheme="minorHAnsi" w:hAnsiTheme="minorHAnsi" w:cstheme="minorHAnsi"/>
        </w:rPr>
        <w:fldChar w:fldCharType="separate"/>
      </w:r>
      <w:r w:rsidR="00962A94" w:rsidRPr="0045212B">
        <w:rPr>
          <w:rFonts w:asciiTheme="minorHAnsi" w:hAnsiTheme="minorHAnsi" w:cstheme="minorHAnsi"/>
          <w:vertAlign w:val="superscript"/>
        </w:rPr>
        <w:t>3</w:t>
      </w:r>
      <w:r w:rsidR="00200CFE" w:rsidRPr="0045212B">
        <w:rPr>
          <w:rFonts w:asciiTheme="minorHAnsi" w:hAnsiTheme="minorHAnsi" w:cstheme="minorHAnsi"/>
        </w:rPr>
        <w:fldChar w:fldCharType="end"/>
      </w:r>
      <w:r w:rsidR="00200CFE" w:rsidRPr="0045212B">
        <w:rPr>
          <w:rFonts w:asciiTheme="minorHAnsi" w:hAnsiTheme="minorHAnsi" w:cstheme="minorHAnsi"/>
        </w:rPr>
        <w:t xml:space="preserve"> </w:t>
      </w:r>
      <w:r w:rsidRPr="0045212B">
        <w:rPr>
          <w:rFonts w:asciiTheme="minorHAnsi" w:hAnsiTheme="minorHAnsi" w:cstheme="minorHAnsi"/>
        </w:rPr>
        <w:t>th</w:t>
      </w:r>
      <w:r w:rsidR="00200CFE" w:rsidRPr="0045212B">
        <w:rPr>
          <w:rFonts w:asciiTheme="minorHAnsi" w:hAnsiTheme="minorHAnsi" w:cstheme="minorHAnsi"/>
        </w:rPr>
        <w:t xml:space="preserve">is framing </w:t>
      </w:r>
      <w:r w:rsidRPr="0045212B">
        <w:rPr>
          <w:rFonts w:asciiTheme="minorHAnsi" w:hAnsiTheme="minorHAnsi" w:cstheme="minorHAnsi"/>
        </w:rPr>
        <w:t xml:space="preserve">is </w:t>
      </w:r>
      <w:r w:rsidR="00C05663">
        <w:rPr>
          <w:rFonts w:asciiTheme="minorHAnsi" w:hAnsiTheme="minorHAnsi" w:cstheme="minorHAnsi"/>
        </w:rPr>
        <w:t>subject to several complications</w:t>
      </w:r>
      <w:r w:rsidR="00233F91">
        <w:rPr>
          <w:rFonts w:asciiTheme="minorHAnsi" w:hAnsiTheme="minorHAnsi" w:cstheme="minorHAnsi"/>
        </w:rPr>
        <w:t>, including</w:t>
      </w:r>
      <w:r w:rsidR="00200CFE" w:rsidRPr="0045212B">
        <w:rPr>
          <w:rFonts w:asciiTheme="minorHAnsi" w:hAnsiTheme="minorHAnsi" w:cstheme="minorHAnsi"/>
        </w:rPr>
        <w:t xml:space="preserve"> </w:t>
      </w:r>
      <w:r w:rsidRPr="0045212B">
        <w:rPr>
          <w:rFonts w:asciiTheme="minorHAnsi" w:hAnsiTheme="minorHAnsi" w:cstheme="minorHAnsi"/>
        </w:rPr>
        <w:t xml:space="preserve">the </w:t>
      </w:r>
      <w:ins w:id="76" w:author="Myles Allen" w:date="2019-11-24T08:19:00Z">
        <w:r w:rsidR="00FE27AA">
          <w:rPr>
            <w:rFonts w:asciiTheme="minorHAnsi" w:hAnsiTheme="minorHAnsi" w:cstheme="minorHAnsi"/>
          </w:rPr>
          <w:t xml:space="preserve">precise definition and </w:t>
        </w:r>
      </w:ins>
      <w:r w:rsidRPr="0045212B">
        <w:rPr>
          <w:rFonts w:asciiTheme="minorHAnsi" w:hAnsiTheme="minorHAnsi" w:cstheme="minorHAnsi"/>
        </w:rPr>
        <w:t>estimate</w:t>
      </w:r>
      <w:r w:rsidR="00C05663">
        <w:rPr>
          <w:rFonts w:asciiTheme="minorHAnsi" w:hAnsiTheme="minorHAnsi" w:cstheme="minorHAnsi"/>
        </w:rPr>
        <w:t xml:space="preserve">d </w:t>
      </w:r>
      <w:ins w:id="77" w:author="Myles Allen" w:date="2019-11-24T08:19:00Z">
        <w:r w:rsidR="00FE27AA">
          <w:rPr>
            <w:rFonts w:asciiTheme="minorHAnsi" w:hAnsiTheme="minorHAnsi" w:cstheme="minorHAnsi"/>
          </w:rPr>
          <w:t>present</w:t>
        </w:r>
      </w:ins>
      <w:ins w:id="78" w:author="Myles Allen" w:date="2019-11-24T08:20:00Z">
        <w:r w:rsidR="00FE27AA">
          <w:rPr>
            <w:rFonts w:asciiTheme="minorHAnsi" w:hAnsiTheme="minorHAnsi" w:cstheme="minorHAnsi"/>
          </w:rPr>
          <w:t>-day</w:t>
        </w:r>
      </w:ins>
      <w:ins w:id="79" w:author="Myles Allen" w:date="2019-11-24T08:19:00Z">
        <w:r w:rsidR="00FE27AA">
          <w:rPr>
            <w:rFonts w:asciiTheme="minorHAnsi" w:hAnsiTheme="minorHAnsi" w:cstheme="minorHAnsi"/>
          </w:rPr>
          <w:t xml:space="preserve"> </w:t>
        </w:r>
      </w:ins>
      <w:r w:rsidR="00C05663">
        <w:rPr>
          <w:rFonts w:asciiTheme="minorHAnsi" w:hAnsiTheme="minorHAnsi" w:cstheme="minorHAnsi"/>
        </w:rPr>
        <w:t>level</w:t>
      </w:r>
      <w:r w:rsidRPr="0045212B">
        <w:rPr>
          <w:rFonts w:asciiTheme="minorHAnsi" w:hAnsiTheme="minorHAnsi" w:cstheme="minorHAnsi"/>
        </w:rPr>
        <w:t xml:space="preserve"> of </w:t>
      </w:r>
      <w:del w:id="80" w:author="Myles Allen" w:date="2019-11-24T08:19:00Z">
        <w:r w:rsidRPr="0045212B" w:rsidDel="00FE27AA">
          <w:rPr>
            <w:rFonts w:asciiTheme="minorHAnsi" w:hAnsiTheme="minorHAnsi" w:cstheme="minorHAnsi"/>
          </w:rPr>
          <w:delText>present</w:delText>
        </w:r>
        <w:r w:rsidR="00200CFE" w:rsidRPr="0045212B" w:rsidDel="00FE27AA">
          <w:rPr>
            <w:rFonts w:asciiTheme="minorHAnsi" w:hAnsiTheme="minorHAnsi" w:cstheme="minorHAnsi"/>
          </w:rPr>
          <w:delText>-</w:delText>
        </w:r>
        <w:r w:rsidRPr="0045212B" w:rsidDel="00FE27AA">
          <w:rPr>
            <w:rFonts w:asciiTheme="minorHAnsi" w:hAnsiTheme="minorHAnsi" w:cstheme="minorHAnsi"/>
          </w:rPr>
          <w:delText>day</w:delText>
        </w:r>
      </w:del>
      <w:ins w:id="81" w:author="Myles Allen" w:date="2019-11-24T08:19:00Z">
        <w:r w:rsidR="00FE27AA">
          <w:rPr>
            <w:rFonts w:asciiTheme="minorHAnsi" w:hAnsiTheme="minorHAnsi" w:cstheme="minorHAnsi"/>
          </w:rPr>
          <w:t>global</w:t>
        </w:r>
      </w:ins>
      <w:r w:rsidRPr="0045212B">
        <w:rPr>
          <w:rFonts w:asciiTheme="minorHAnsi" w:hAnsiTheme="minorHAnsi" w:cstheme="minorHAnsi"/>
        </w:rPr>
        <w:t xml:space="preserve"> </w:t>
      </w:r>
      <w:r w:rsidR="00C05663">
        <w:rPr>
          <w:rFonts w:asciiTheme="minorHAnsi" w:hAnsiTheme="minorHAnsi" w:cstheme="minorHAnsi"/>
        </w:rPr>
        <w:t>warming</w:t>
      </w:r>
      <w:r w:rsidR="00200CFE" w:rsidRPr="0045212B">
        <w:rPr>
          <w:rFonts w:asciiTheme="minorHAnsi" w:hAnsiTheme="minorHAnsi" w:cstheme="minorHAnsi"/>
        </w:rPr>
        <w:t>;</w:t>
      </w:r>
      <w:r w:rsidRPr="0045212B">
        <w:rPr>
          <w:rFonts w:asciiTheme="minorHAnsi" w:hAnsiTheme="minorHAnsi" w:cstheme="minorHAnsi"/>
        </w:rPr>
        <w:t xml:space="preserve"> </w:t>
      </w:r>
      <w:ins w:id="82" w:author="Myles Allen" w:date="2019-11-24T08:20:00Z">
        <w:r w:rsidR="00FE27AA">
          <w:rPr>
            <w:rFonts w:asciiTheme="minorHAnsi" w:hAnsiTheme="minorHAnsi" w:cstheme="minorHAnsi"/>
          </w:rPr>
          <w:t xml:space="preserve">the </w:t>
        </w:r>
      </w:ins>
      <w:r w:rsidRPr="0045212B">
        <w:rPr>
          <w:rFonts w:asciiTheme="minorHAnsi" w:hAnsiTheme="minorHAnsi" w:cstheme="minorHAnsi"/>
        </w:rPr>
        <w:t xml:space="preserve">committed warming </w:t>
      </w:r>
      <w:r w:rsidR="00233F91">
        <w:rPr>
          <w:rFonts w:asciiTheme="minorHAnsi" w:hAnsiTheme="minorHAnsi" w:cstheme="minorHAnsi"/>
        </w:rPr>
        <w:t xml:space="preserve">due to past </w:t>
      </w:r>
      <w:r w:rsidR="00C05663">
        <w:rPr>
          <w:rFonts w:asciiTheme="minorHAnsi" w:hAnsiTheme="minorHAnsi" w:cstheme="minorHAnsi"/>
        </w:rPr>
        <w:t>CO</w:t>
      </w:r>
      <w:r w:rsidR="00C05663">
        <w:rPr>
          <w:rFonts w:asciiTheme="minorHAnsi" w:hAnsiTheme="minorHAnsi" w:cstheme="minorHAnsi"/>
          <w:vertAlign w:val="subscript"/>
        </w:rPr>
        <w:t>2</w:t>
      </w:r>
      <w:r w:rsidR="00C05663">
        <w:rPr>
          <w:rFonts w:asciiTheme="minorHAnsi" w:hAnsiTheme="minorHAnsi" w:cstheme="minorHAnsi"/>
        </w:rPr>
        <w:t xml:space="preserve"> </w:t>
      </w:r>
      <w:r w:rsidR="00233F91">
        <w:rPr>
          <w:rFonts w:asciiTheme="minorHAnsi" w:hAnsiTheme="minorHAnsi" w:cstheme="minorHAnsi"/>
        </w:rPr>
        <w:t>emissions,</w:t>
      </w:r>
      <w:r w:rsidRPr="0045212B">
        <w:rPr>
          <w:rFonts w:asciiTheme="minorHAnsi" w:hAnsiTheme="minorHAnsi" w:cstheme="minorHAnsi"/>
        </w:rPr>
        <w:t xml:space="preserve"> or Zero Emissions Commitment</w:t>
      </w:r>
      <w:r w:rsidR="00200CFE" w:rsidRPr="0045212B">
        <w:rPr>
          <w:rFonts w:asciiTheme="minorHAnsi" w:hAnsiTheme="minorHAnsi" w:cstheme="minorHAnsi"/>
        </w:rPr>
        <w:t xml:space="preserve"> (ZEC);</w:t>
      </w:r>
      <w:r w:rsidRPr="0045212B">
        <w:rPr>
          <w:rFonts w:asciiTheme="minorHAnsi" w:hAnsiTheme="minorHAnsi" w:cstheme="minorHAnsi"/>
        </w:rPr>
        <w:t xml:space="preserve"> </w:t>
      </w:r>
      <w:r w:rsidR="00C05663">
        <w:rPr>
          <w:rFonts w:asciiTheme="minorHAnsi" w:hAnsiTheme="minorHAnsi" w:cstheme="minorHAnsi"/>
        </w:rPr>
        <w:t>possible</w:t>
      </w:r>
      <w:r w:rsidR="00C05663" w:rsidRPr="0045212B">
        <w:rPr>
          <w:rFonts w:asciiTheme="minorHAnsi" w:hAnsiTheme="minorHAnsi" w:cstheme="minorHAnsi"/>
        </w:rPr>
        <w:t xml:space="preserve"> </w:t>
      </w:r>
      <w:r w:rsidRPr="0045212B">
        <w:rPr>
          <w:rFonts w:asciiTheme="minorHAnsi" w:hAnsiTheme="minorHAnsi" w:cstheme="minorHAnsi"/>
        </w:rPr>
        <w:t>contributions of Earth System Feedbacks</w:t>
      </w:r>
      <w:ins w:id="83" w:author="Myles Allen" w:date="2019-11-24T08:20:00Z">
        <w:r w:rsidR="00FE27AA">
          <w:rPr>
            <w:rFonts w:asciiTheme="minorHAnsi" w:hAnsiTheme="minorHAnsi" w:cstheme="minorHAnsi"/>
          </w:rPr>
          <w:t xml:space="preserve"> to future warming</w:t>
        </w:r>
      </w:ins>
      <w:r w:rsidR="00200CFE" w:rsidRPr="0045212B">
        <w:rPr>
          <w:rFonts w:asciiTheme="minorHAnsi" w:hAnsiTheme="minorHAnsi" w:cstheme="minorHAnsi"/>
        </w:rPr>
        <w:t>;</w:t>
      </w:r>
      <w:r w:rsidRPr="0045212B">
        <w:rPr>
          <w:rFonts w:asciiTheme="minorHAnsi" w:hAnsiTheme="minorHAnsi" w:cstheme="minorHAnsi"/>
        </w:rPr>
        <w:t xml:space="preserve"> </w:t>
      </w:r>
      <w:r w:rsidRPr="0045212B">
        <w:rPr>
          <w:rFonts w:asciiTheme="minorHAnsi" w:hAnsiTheme="minorHAnsi" w:cstheme="minorHAnsi"/>
        </w:rPr>
        <w:lastRenderedPageBreak/>
        <w:t xml:space="preserve">the </w:t>
      </w:r>
      <w:r w:rsidR="00200CFE" w:rsidRPr="0045212B">
        <w:rPr>
          <w:rFonts w:asciiTheme="minorHAnsi" w:hAnsiTheme="minorHAnsi" w:cstheme="minorHAnsi"/>
        </w:rPr>
        <w:t>estimated value</w:t>
      </w:r>
      <w:r w:rsidRPr="0045212B">
        <w:rPr>
          <w:rFonts w:asciiTheme="minorHAnsi" w:hAnsiTheme="minorHAnsi" w:cstheme="minorHAnsi"/>
        </w:rPr>
        <w:t xml:space="preserve"> of the TCRE</w:t>
      </w:r>
      <w:r w:rsidR="00C05663">
        <w:rPr>
          <w:rFonts w:asciiTheme="minorHAnsi" w:hAnsiTheme="minorHAnsi" w:cstheme="minorHAnsi"/>
        </w:rPr>
        <w:t xml:space="preserve">; and </w:t>
      </w:r>
      <w:r w:rsidR="00C05663" w:rsidRPr="000F54A8">
        <w:rPr>
          <w:rFonts w:asciiTheme="minorHAnsi" w:hAnsiTheme="minorHAnsi" w:cstheme="minorHAnsi"/>
        </w:rPr>
        <w:t>the future contribution of non-CO</w:t>
      </w:r>
      <w:r w:rsidR="00C05663" w:rsidRPr="000F54A8">
        <w:rPr>
          <w:rFonts w:asciiTheme="minorHAnsi" w:hAnsiTheme="minorHAnsi" w:cstheme="minorHAnsi"/>
          <w:vertAlign w:val="subscript"/>
        </w:rPr>
        <w:t>2</w:t>
      </w:r>
      <w:r w:rsidR="00C05663" w:rsidRPr="000F54A8">
        <w:rPr>
          <w:rFonts w:asciiTheme="minorHAnsi" w:hAnsiTheme="minorHAnsi" w:cstheme="minorHAnsi"/>
        </w:rPr>
        <w:t xml:space="preserve"> climate pollutants</w:t>
      </w:r>
      <w:r w:rsidRPr="0045212B">
        <w:rPr>
          <w:rFonts w:asciiTheme="minorHAnsi" w:hAnsiTheme="minorHAnsi" w:cstheme="minorHAnsi"/>
        </w:rPr>
        <w:t xml:space="preserve">. </w:t>
      </w:r>
      <w:r w:rsidR="00C05663">
        <w:rPr>
          <w:rFonts w:asciiTheme="minorHAnsi" w:hAnsiTheme="minorHAnsi" w:cstheme="minorHAnsi"/>
        </w:rPr>
        <w:t>Of these confounding factors, the contribution of non-CO</w:t>
      </w:r>
      <w:r w:rsidR="00C05663">
        <w:rPr>
          <w:rFonts w:asciiTheme="minorHAnsi" w:hAnsiTheme="minorHAnsi" w:cstheme="minorHAnsi"/>
          <w:vertAlign w:val="subscript"/>
        </w:rPr>
        <w:t>2</w:t>
      </w:r>
      <w:r w:rsidR="00C05663">
        <w:rPr>
          <w:rFonts w:asciiTheme="minorHAnsi" w:hAnsiTheme="minorHAnsi" w:cstheme="minorHAnsi"/>
        </w:rPr>
        <w:t xml:space="preserve"> pollutants is unique in that it depends on future policy decisions</w:t>
      </w:r>
      <w:r w:rsidR="00605528">
        <w:rPr>
          <w:rFonts w:asciiTheme="minorHAnsi" w:hAnsiTheme="minorHAnsi" w:cstheme="minorHAnsi"/>
        </w:rPr>
        <w:t>, not simply scientific uncertainty</w:t>
      </w:r>
      <w:r w:rsidR="00C05663">
        <w:rPr>
          <w:rFonts w:asciiTheme="minorHAnsi" w:hAnsiTheme="minorHAnsi" w:cstheme="minorHAnsi"/>
        </w:rPr>
        <w:t>.</w:t>
      </w:r>
    </w:p>
    <w:p w14:paraId="3D221B0F" w14:textId="6074E956" w:rsidR="005B2566" w:rsidRPr="0045212B" w:rsidRDefault="005B2566" w:rsidP="001E7D0F">
      <w:pPr>
        <w:jc w:val="both"/>
        <w:rPr>
          <w:rFonts w:asciiTheme="minorHAnsi" w:hAnsiTheme="minorHAnsi" w:cstheme="minorHAnsi"/>
        </w:rPr>
      </w:pPr>
    </w:p>
    <w:p w14:paraId="00286EC0" w14:textId="1B75FEBA" w:rsidR="005B2566" w:rsidRPr="0045212B" w:rsidDel="00F071AA" w:rsidRDefault="005B2566" w:rsidP="001E7D0F">
      <w:pPr>
        <w:jc w:val="both"/>
        <w:rPr>
          <w:del w:id="84" w:author="Myles Allen" w:date="2019-11-24T08:43:00Z"/>
          <w:rFonts w:asciiTheme="minorHAnsi" w:hAnsiTheme="minorHAnsi" w:cstheme="minorHAnsi"/>
        </w:rPr>
      </w:pPr>
      <w:del w:id="85" w:author="Myles Allen" w:date="2019-11-24T08:23:00Z">
        <w:r w:rsidRPr="0045212B" w:rsidDel="00FE27AA">
          <w:rPr>
            <w:rFonts w:asciiTheme="minorHAnsi" w:hAnsiTheme="minorHAnsi" w:cstheme="minorHAnsi"/>
          </w:rPr>
          <w:delText>Following previous budget assessments</w:delText>
        </w:r>
      </w:del>
      <w:ins w:id="86" w:author="Myles Allen" w:date="2019-11-24T08:24:00Z">
        <w:r w:rsidR="00FE27AA">
          <w:rPr>
            <w:rFonts w:asciiTheme="minorHAnsi" w:hAnsiTheme="minorHAnsi" w:cstheme="minorHAnsi"/>
          </w:rPr>
          <w:t>Following SR1.5,</w:t>
        </w:r>
      </w:ins>
      <w:ins w:id="87" w:author="Myles Allen" w:date="2019-11-24T08:23:00Z">
        <w:r w:rsidR="00FE27AA">
          <w:rPr>
            <w:rFonts w:asciiTheme="minorHAnsi" w:hAnsiTheme="minorHAnsi" w:cstheme="minorHAnsi"/>
          </w:rPr>
          <w:t xml:space="preserve"> we focus </w:t>
        </w:r>
      </w:ins>
      <w:ins w:id="88" w:author="Myles Allen" w:date="2019-11-24T08:24:00Z">
        <w:r w:rsidR="00FE27AA">
          <w:rPr>
            <w:rFonts w:asciiTheme="minorHAnsi" w:hAnsiTheme="minorHAnsi" w:cstheme="minorHAnsi"/>
          </w:rPr>
          <w:t xml:space="preserve">here </w:t>
        </w:r>
      </w:ins>
      <w:ins w:id="89" w:author="Myles Allen" w:date="2019-11-24T08:23:00Z">
        <w:r w:rsidR="00FE27AA">
          <w:rPr>
            <w:rFonts w:asciiTheme="minorHAnsi" w:hAnsiTheme="minorHAnsi" w:cstheme="minorHAnsi"/>
          </w:rPr>
          <w:t xml:space="preserve">on the challenge of halting warming on multi-decade timescales, acknowledging uncertainty in the level of positive </w:t>
        </w:r>
      </w:ins>
      <w:ins w:id="90" w:author="Myles Allen" w:date="2019-11-24T08:24:00Z">
        <w:r w:rsidR="00FE27AA">
          <w:rPr>
            <w:rFonts w:asciiTheme="minorHAnsi" w:hAnsiTheme="minorHAnsi" w:cstheme="minorHAnsi"/>
          </w:rPr>
          <w:t xml:space="preserve">or negative emissions that may be required to maintain </w:t>
        </w:r>
      </w:ins>
      <w:ins w:id="91" w:author="Myles Allen" w:date="2019-11-24T08:25:00Z">
        <w:r w:rsidR="00F10813">
          <w:rPr>
            <w:rFonts w:asciiTheme="minorHAnsi" w:hAnsiTheme="minorHAnsi" w:cstheme="minorHAnsi"/>
          </w:rPr>
          <w:t xml:space="preserve">stable </w:t>
        </w:r>
      </w:ins>
      <w:ins w:id="92" w:author="Myles Allen" w:date="2019-11-24T08:24:00Z">
        <w:r w:rsidR="00FE27AA">
          <w:rPr>
            <w:rFonts w:asciiTheme="minorHAnsi" w:hAnsiTheme="minorHAnsi" w:cstheme="minorHAnsi"/>
          </w:rPr>
          <w:t xml:space="preserve">temperatures </w:t>
        </w:r>
      </w:ins>
      <w:ins w:id="93" w:author="Myles Allen" w:date="2019-11-24T08:26:00Z">
        <w:r w:rsidR="00F10813">
          <w:rPr>
            <w:rFonts w:asciiTheme="minorHAnsi" w:hAnsiTheme="minorHAnsi" w:cstheme="minorHAnsi"/>
          </w:rPr>
          <w:t>in the very long term</w:t>
        </w:r>
      </w:ins>
      <w:ins w:id="94" w:author="Myles Allen" w:date="2019-11-24T08:24:00Z">
        <w:r w:rsidR="00FE27AA">
          <w:rPr>
            <w:rFonts w:asciiTheme="minorHAnsi" w:hAnsiTheme="minorHAnsi" w:cstheme="minorHAnsi"/>
          </w:rPr>
          <w:t xml:space="preserve"> </w:t>
        </w:r>
      </w:ins>
      <w:r w:rsidRPr="0045212B">
        <w:rPr>
          <w:rFonts w:asciiTheme="minorHAnsi" w:hAnsiTheme="minorHAnsi" w:cstheme="minorHAnsi"/>
        </w:rPr>
        <w:t>[!!]</w:t>
      </w:r>
      <w:ins w:id="95" w:author="Myles Allen" w:date="2019-11-24T08:26:00Z">
        <w:r w:rsidR="00F10813">
          <w:rPr>
            <w:rFonts w:asciiTheme="minorHAnsi" w:hAnsiTheme="minorHAnsi" w:cstheme="minorHAnsi"/>
          </w:rPr>
          <w:t>. This allows us to</w:t>
        </w:r>
      </w:ins>
      <w:del w:id="96" w:author="Myles Allen" w:date="2019-11-24T08:26:00Z">
        <w:r w:rsidRPr="0045212B" w:rsidDel="00F10813">
          <w:rPr>
            <w:rFonts w:asciiTheme="minorHAnsi" w:hAnsiTheme="minorHAnsi" w:cstheme="minorHAnsi"/>
          </w:rPr>
          <w:delText xml:space="preserve"> we</w:delText>
        </w:r>
      </w:del>
      <w:r w:rsidRPr="0045212B">
        <w:rPr>
          <w:rFonts w:asciiTheme="minorHAnsi" w:hAnsiTheme="minorHAnsi" w:cstheme="minorHAnsi"/>
        </w:rPr>
        <w:t xml:space="preserve"> assume the ZEC is negligible and ignore </w:t>
      </w:r>
      <w:ins w:id="97" w:author="Myles Allen" w:date="2019-11-24T08:26:00Z">
        <w:r w:rsidR="00F10813">
          <w:rPr>
            <w:rFonts w:asciiTheme="minorHAnsi" w:hAnsiTheme="minorHAnsi" w:cstheme="minorHAnsi"/>
          </w:rPr>
          <w:t xml:space="preserve">long-term </w:t>
        </w:r>
      </w:ins>
      <w:r w:rsidRPr="0045212B">
        <w:rPr>
          <w:rFonts w:asciiTheme="minorHAnsi" w:hAnsiTheme="minorHAnsi" w:cstheme="minorHAnsi"/>
        </w:rPr>
        <w:t>Earth System Feedbacks</w:t>
      </w:r>
      <w:del w:id="98" w:author="Myles Allen" w:date="2019-11-24T08:26:00Z">
        <w:r w:rsidR="00277F44" w:rsidDel="00F10813">
          <w:rPr>
            <w:rFonts w:asciiTheme="minorHAnsi" w:hAnsiTheme="minorHAnsi" w:cstheme="minorHAnsi"/>
          </w:rPr>
          <w:delText>, focussing therefore on remaining budgets before warming can be halted for a multi-decade period, acknowledging that further CO2 removal may be required to maintain stable temperatures in the very long term</w:delText>
        </w:r>
      </w:del>
      <w:r w:rsidRPr="0045212B">
        <w:rPr>
          <w:rFonts w:asciiTheme="minorHAnsi" w:hAnsiTheme="minorHAnsi" w:cstheme="minorHAnsi"/>
        </w:rPr>
        <w:t xml:space="preserve">. </w:t>
      </w:r>
      <w:r w:rsidR="00233F91">
        <w:rPr>
          <w:rFonts w:asciiTheme="minorHAnsi" w:hAnsiTheme="minorHAnsi" w:cstheme="minorHAnsi"/>
        </w:rPr>
        <w:t>Most studies find the</w:t>
      </w:r>
      <w:r w:rsidRPr="0045212B">
        <w:rPr>
          <w:rFonts w:asciiTheme="minorHAnsi" w:hAnsiTheme="minorHAnsi" w:cstheme="minorHAnsi"/>
        </w:rPr>
        <w:t xml:space="preserve"> ZEC contributes a small amount to remaining warming[!!]</w:t>
      </w:r>
      <w:r w:rsidR="00233F91">
        <w:rPr>
          <w:rFonts w:asciiTheme="minorHAnsi" w:hAnsiTheme="minorHAnsi" w:cstheme="minorHAnsi"/>
        </w:rPr>
        <w:t xml:space="preserve"> under ambitious mitigation scenarios</w:t>
      </w:r>
      <w:r w:rsidRPr="0045212B">
        <w:rPr>
          <w:rFonts w:asciiTheme="minorHAnsi" w:hAnsiTheme="minorHAnsi" w:cstheme="minorHAnsi"/>
        </w:rPr>
        <w:t xml:space="preserve"> and this contribution is centred around zero[!!].</w:t>
      </w:r>
      <w:del w:id="99" w:author="Myles Allen" w:date="2019-11-24T08:28:00Z">
        <w:r w:rsidRPr="0045212B" w:rsidDel="00F10813">
          <w:rPr>
            <w:rFonts w:asciiTheme="minorHAnsi" w:hAnsiTheme="minorHAnsi" w:cstheme="minorHAnsi"/>
          </w:rPr>
          <w:delText xml:space="preserve"> </w:delText>
        </w:r>
        <w:r w:rsidR="00233F91" w:rsidDel="00F10813">
          <w:rPr>
            <w:rFonts w:asciiTheme="minorHAnsi" w:hAnsiTheme="minorHAnsi" w:cstheme="minorHAnsi"/>
          </w:rPr>
          <w:delText>T</w:delText>
        </w:r>
        <w:r w:rsidRPr="0045212B" w:rsidDel="00F10813">
          <w:rPr>
            <w:rFonts w:asciiTheme="minorHAnsi" w:hAnsiTheme="minorHAnsi" w:cstheme="minorHAnsi"/>
          </w:rPr>
          <w:delText xml:space="preserve">he ZEC and Earth System Feedbacks </w:delText>
        </w:r>
        <w:r w:rsidR="00233F91" w:rsidDel="00F10813">
          <w:rPr>
            <w:rFonts w:asciiTheme="minorHAnsi" w:hAnsiTheme="minorHAnsi" w:cstheme="minorHAnsi"/>
          </w:rPr>
          <w:delText>could</w:delText>
        </w:r>
        <w:r w:rsidR="00233F91" w:rsidRPr="0045212B" w:rsidDel="00F10813">
          <w:rPr>
            <w:rFonts w:asciiTheme="minorHAnsi" w:hAnsiTheme="minorHAnsi" w:cstheme="minorHAnsi"/>
          </w:rPr>
          <w:delText xml:space="preserve"> </w:delText>
        </w:r>
        <w:r w:rsidRPr="0045212B" w:rsidDel="00F10813">
          <w:rPr>
            <w:rFonts w:asciiTheme="minorHAnsi" w:hAnsiTheme="minorHAnsi" w:cstheme="minorHAnsi"/>
          </w:rPr>
          <w:delText>be accounted by re</w:delText>
        </w:r>
        <w:r w:rsidR="0001737F" w:rsidRPr="0045212B" w:rsidDel="00F10813">
          <w:rPr>
            <w:rFonts w:asciiTheme="minorHAnsi" w:hAnsiTheme="minorHAnsi" w:cstheme="minorHAnsi"/>
          </w:rPr>
          <w:delText>ducing</w:delText>
        </w:r>
        <w:r w:rsidRPr="0045212B" w:rsidDel="00F10813">
          <w:rPr>
            <w:rFonts w:asciiTheme="minorHAnsi" w:hAnsiTheme="minorHAnsi" w:cstheme="minorHAnsi"/>
          </w:rPr>
          <w:delText xml:space="preserve"> the</w:delText>
        </w:r>
        <w:r w:rsidR="0001737F" w:rsidRPr="0045212B" w:rsidDel="00F10813">
          <w:rPr>
            <w:rFonts w:asciiTheme="minorHAnsi" w:hAnsiTheme="minorHAnsi" w:cstheme="minorHAnsi"/>
          </w:rPr>
          <w:delText xml:space="preserve"> final</w:delText>
        </w:r>
        <w:r w:rsidRPr="0045212B" w:rsidDel="00F10813">
          <w:rPr>
            <w:rFonts w:asciiTheme="minorHAnsi" w:hAnsiTheme="minorHAnsi" w:cstheme="minorHAnsi"/>
          </w:rPr>
          <w:delText xml:space="preserve"> budget, as in some studies in Rogelj </w:delText>
        </w:r>
        <w:r w:rsidRPr="0045212B" w:rsidDel="00F10813">
          <w:rPr>
            <w:rFonts w:asciiTheme="minorHAnsi" w:hAnsiTheme="minorHAnsi" w:cstheme="minorHAnsi"/>
            <w:i/>
            <w:iCs/>
          </w:rPr>
          <w:delText>et al.</w:delText>
        </w:r>
        <w:r w:rsidRPr="0045212B" w:rsidDel="00F10813">
          <w:rPr>
            <w:rFonts w:asciiTheme="minorHAnsi" w:hAnsiTheme="minorHAnsi" w:cstheme="minorHAnsi"/>
          </w:rPr>
          <w:delText xml:space="preserve"> (2019).</w:delText>
        </w:r>
      </w:del>
      <w:ins w:id="100" w:author="Myles Allen" w:date="2019-11-24T08:43:00Z">
        <w:r w:rsidR="00F071AA">
          <w:rPr>
            <w:rFonts w:asciiTheme="minorHAnsi" w:hAnsiTheme="minorHAnsi" w:cstheme="minorHAnsi"/>
          </w:rPr>
          <w:t xml:space="preserve"> </w:t>
        </w:r>
      </w:ins>
    </w:p>
    <w:p w14:paraId="2782780F" w14:textId="1AFB88E0" w:rsidR="00206710" w:rsidRPr="0045212B" w:rsidDel="00F071AA" w:rsidRDefault="00206710" w:rsidP="001E7D0F">
      <w:pPr>
        <w:jc w:val="both"/>
        <w:rPr>
          <w:del w:id="101" w:author="Myles Allen" w:date="2019-11-24T08:43:00Z"/>
          <w:rFonts w:asciiTheme="minorHAnsi" w:hAnsiTheme="minorHAnsi" w:cstheme="minorHAnsi"/>
        </w:rPr>
      </w:pPr>
    </w:p>
    <w:p w14:paraId="53571473" w14:textId="1761C504" w:rsidR="00206710" w:rsidRPr="0045212B" w:rsidRDefault="005B2566" w:rsidP="001E7D0F">
      <w:pPr>
        <w:jc w:val="both"/>
        <w:rPr>
          <w:rFonts w:asciiTheme="minorHAnsi" w:hAnsiTheme="minorHAnsi" w:cstheme="minorHAnsi"/>
        </w:rPr>
      </w:pPr>
      <w:r w:rsidRPr="0045212B">
        <w:rPr>
          <w:rFonts w:asciiTheme="minorHAnsi" w:hAnsiTheme="minorHAnsi" w:cstheme="minorHAnsi"/>
        </w:rPr>
        <w:t xml:space="preserve">To </w:t>
      </w:r>
      <w:r w:rsidR="00605528">
        <w:rPr>
          <w:rFonts w:asciiTheme="minorHAnsi" w:hAnsiTheme="minorHAnsi" w:cstheme="minorHAnsi"/>
        </w:rPr>
        <w:t>estimate the present</w:t>
      </w:r>
      <w:ins w:id="102" w:author="Myles Allen" w:date="2019-11-24T08:28:00Z">
        <w:r w:rsidR="00F10813">
          <w:rPr>
            <w:rFonts w:asciiTheme="minorHAnsi" w:hAnsiTheme="minorHAnsi" w:cstheme="minorHAnsi"/>
          </w:rPr>
          <w:t>-day</w:t>
        </w:r>
      </w:ins>
      <w:r w:rsidR="00605528">
        <w:rPr>
          <w:rFonts w:asciiTheme="minorHAnsi" w:hAnsiTheme="minorHAnsi" w:cstheme="minorHAnsi"/>
        </w:rPr>
        <w:t xml:space="preserve"> level of </w:t>
      </w:r>
      <w:r w:rsidR="00EB3A1C" w:rsidRPr="0045212B">
        <w:rPr>
          <w:rFonts w:asciiTheme="minorHAnsi" w:hAnsiTheme="minorHAnsi" w:cstheme="minorHAnsi"/>
        </w:rPr>
        <w:t xml:space="preserve">the anthropogenic </w:t>
      </w:r>
      <w:r w:rsidR="00605528">
        <w:rPr>
          <w:rFonts w:asciiTheme="minorHAnsi" w:hAnsiTheme="minorHAnsi" w:cstheme="minorHAnsi"/>
        </w:rPr>
        <w:t>warming,</w:t>
      </w:r>
      <w:r w:rsidR="00EB3A1C" w:rsidRPr="0045212B">
        <w:rPr>
          <w:rFonts w:asciiTheme="minorHAnsi" w:hAnsiTheme="minorHAnsi" w:cstheme="minorHAnsi"/>
        </w:rPr>
        <w:t xml:space="preserve"> we </w:t>
      </w:r>
      <w:r w:rsidR="00605528">
        <w:rPr>
          <w:rFonts w:asciiTheme="minorHAnsi" w:hAnsiTheme="minorHAnsi" w:cstheme="minorHAnsi"/>
        </w:rPr>
        <w:t xml:space="preserve">regress expected responses to </w:t>
      </w:r>
      <w:r w:rsidR="00EB3A1C" w:rsidRPr="0045212B">
        <w:rPr>
          <w:rFonts w:asciiTheme="minorHAnsi" w:hAnsiTheme="minorHAnsi" w:cstheme="minorHAnsi"/>
        </w:rPr>
        <w:t xml:space="preserve">anthropogenic and natural </w:t>
      </w:r>
      <w:r w:rsidR="00605528">
        <w:rPr>
          <w:rFonts w:asciiTheme="minorHAnsi" w:hAnsiTheme="minorHAnsi" w:cstheme="minorHAnsi"/>
        </w:rPr>
        <w:t>forcing onto the</w:t>
      </w:r>
      <w:r w:rsidR="00EB3A1C" w:rsidRPr="0045212B">
        <w:rPr>
          <w:rFonts w:asciiTheme="minorHAnsi" w:hAnsiTheme="minorHAnsi" w:cstheme="minorHAnsi"/>
        </w:rPr>
        <w:t xml:space="preserve"> timeseries of historical temperature observations </w:t>
      </w:r>
      <w:r w:rsidR="00206710" w:rsidRPr="0045212B">
        <w:rPr>
          <w:rFonts w:asciiTheme="minorHAnsi" w:hAnsiTheme="minorHAnsi" w:cstheme="minorHAnsi"/>
        </w:rPr>
        <w:t xml:space="preserve">to find the most-likely </w:t>
      </w:r>
      <w:r w:rsidR="00F620CF" w:rsidRPr="0045212B">
        <w:rPr>
          <w:rFonts w:asciiTheme="minorHAnsi" w:hAnsiTheme="minorHAnsi" w:cstheme="minorHAnsi"/>
        </w:rPr>
        <w:t>anthropogenic contribution</w:t>
      </w:r>
      <w:r w:rsidR="00605528">
        <w:rPr>
          <w:rFonts w:asciiTheme="minorHAnsi" w:hAnsiTheme="minorHAnsi" w:cstheme="minorHAnsi"/>
        </w:rPr>
        <w:t xml:space="preserve"> to the increase in </w:t>
      </w:r>
      <w:del w:id="103" w:author="Myles Allen" w:date="2019-11-24T08:29:00Z">
        <w:r w:rsidR="00605528" w:rsidDel="00F10813">
          <w:rPr>
            <w:rFonts w:asciiTheme="minorHAnsi" w:hAnsiTheme="minorHAnsi" w:cstheme="minorHAnsi"/>
          </w:rPr>
          <w:delText>global mean surface temperature (</w:delText>
        </w:r>
      </w:del>
      <w:r w:rsidR="00605528">
        <w:rPr>
          <w:rFonts w:asciiTheme="minorHAnsi" w:hAnsiTheme="minorHAnsi" w:cstheme="minorHAnsi"/>
        </w:rPr>
        <w:t>GMST</w:t>
      </w:r>
      <w:del w:id="104" w:author="Myles Allen" w:date="2019-11-24T08:29:00Z">
        <w:r w:rsidR="00605528" w:rsidDel="00F10813">
          <w:rPr>
            <w:rFonts w:asciiTheme="minorHAnsi" w:hAnsiTheme="minorHAnsi" w:cstheme="minorHAnsi"/>
          </w:rPr>
          <w:delText>)</w:delText>
        </w:r>
      </w:del>
      <w:r w:rsidR="00206710" w:rsidRPr="0045212B">
        <w:rPr>
          <w:rFonts w:asciiTheme="minorHAnsi" w:hAnsiTheme="minorHAnsi" w:cstheme="minorHAnsi"/>
        </w:rPr>
        <w:t>.</w:t>
      </w:r>
      <w:r w:rsidR="00605528">
        <w:rPr>
          <w:rFonts w:asciiTheme="minorHAnsi" w:hAnsiTheme="minorHAnsi" w:cstheme="minorHAnsi"/>
        </w:rPr>
        <w:t xml:space="preserve"> For consistency with AR5 (chapter 2 ref) and WMO (</w:t>
      </w:r>
      <w:ins w:id="105" w:author="Myles Allen" w:date="2019-11-24T08:45:00Z">
        <w:r w:rsidR="00B207C9">
          <w:rPr>
            <w:rFonts w:asciiTheme="minorHAnsi" w:hAnsiTheme="minorHAnsi" w:cstheme="minorHAnsi"/>
          </w:rPr>
          <w:t xml:space="preserve">2019 WMO </w:t>
        </w:r>
      </w:ins>
      <w:r w:rsidR="00605528">
        <w:rPr>
          <w:rFonts w:asciiTheme="minorHAnsi" w:hAnsiTheme="minorHAnsi" w:cstheme="minorHAnsi"/>
        </w:rPr>
        <w:t xml:space="preserve">ref), we define present-day </w:t>
      </w:r>
      <w:ins w:id="106" w:author="Myles Allen" w:date="2019-11-24T08:43:00Z">
        <w:r w:rsidR="00F071AA">
          <w:rPr>
            <w:rFonts w:asciiTheme="minorHAnsi" w:hAnsiTheme="minorHAnsi" w:cstheme="minorHAnsi"/>
          </w:rPr>
          <w:t xml:space="preserve">and future global </w:t>
        </w:r>
      </w:ins>
      <w:r w:rsidR="00605528">
        <w:rPr>
          <w:rFonts w:asciiTheme="minorHAnsi" w:hAnsiTheme="minorHAnsi" w:cstheme="minorHAnsi"/>
        </w:rPr>
        <w:t xml:space="preserve">warming in terms of GMST, but results are naturally sensitive to the use of </w:t>
      </w:r>
      <w:del w:id="107" w:author="Myles Allen" w:date="2019-11-24T08:29:00Z">
        <w:r w:rsidR="00605528" w:rsidDel="00F10813">
          <w:rPr>
            <w:rFonts w:asciiTheme="minorHAnsi" w:hAnsiTheme="minorHAnsi" w:cstheme="minorHAnsi"/>
          </w:rPr>
          <w:delText xml:space="preserve">an </w:delText>
        </w:r>
      </w:del>
      <w:r w:rsidR="00605528">
        <w:rPr>
          <w:rFonts w:asciiTheme="minorHAnsi" w:hAnsiTheme="minorHAnsi" w:cstheme="minorHAnsi"/>
        </w:rPr>
        <w:t>another convention, such as global mean surface air temperature</w:t>
      </w:r>
      <w:r w:rsidR="00F620CF" w:rsidRPr="0045212B">
        <w:rPr>
          <w:rFonts w:asciiTheme="minorHAnsi" w:hAnsiTheme="minorHAnsi" w:cstheme="minorHAnsi"/>
        </w:rPr>
        <w:t>.</w:t>
      </w:r>
    </w:p>
    <w:p w14:paraId="084A89B7" w14:textId="21F2A53A" w:rsidR="00AB4145" w:rsidRPr="0045212B" w:rsidRDefault="00AB4145" w:rsidP="001E7D0F">
      <w:pPr>
        <w:jc w:val="both"/>
        <w:rPr>
          <w:rFonts w:asciiTheme="minorHAnsi" w:hAnsiTheme="minorHAnsi" w:cstheme="minorHAnsi"/>
          <w:color w:val="FF0000"/>
        </w:rPr>
      </w:pPr>
    </w:p>
    <w:p w14:paraId="74B95F22" w14:textId="4FCA3522" w:rsidR="004A0B86" w:rsidRPr="0045212B" w:rsidDel="00CB3DC7" w:rsidRDefault="005355B9" w:rsidP="001E7D0F">
      <w:pPr>
        <w:jc w:val="both"/>
        <w:rPr>
          <w:del w:id="108" w:author="Myles Allen" w:date="2019-11-25T18:41:00Z"/>
          <w:rFonts w:asciiTheme="minorHAnsi" w:hAnsiTheme="minorHAnsi" w:cstheme="minorHAnsi"/>
        </w:rPr>
      </w:pPr>
      <w:del w:id="109" w:author="Myles Allen" w:date="2019-11-24T08:29:00Z">
        <w:r w:rsidDel="00F10813">
          <w:rPr>
            <w:rFonts w:asciiTheme="minorHAnsi" w:hAnsiTheme="minorHAnsi" w:cstheme="minorHAnsi"/>
          </w:rPr>
          <w:delText xml:space="preserve">Many </w:delText>
        </w:r>
      </w:del>
      <w:ins w:id="110" w:author="Myles Allen" w:date="2019-11-24T08:29:00Z">
        <w:r w:rsidR="00F10813">
          <w:rPr>
            <w:rFonts w:asciiTheme="minorHAnsi" w:hAnsiTheme="minorHAnsi" w:cstheme="minorHAnsi"/>
          </w:rPr>
          <w:t xml:space="preserve">Most </w:t>
        </w:r>
      </w:ins>
      <w:r>
        <w:rPr>
          <w:rFonts w:asciiTheme="minorHAnsi" w:hAnsiTheme="minorHAnsi" w:cstheme="minorHAnsi"/>
        </w:rPr>
        <w:t>recent</w:t>
      </w:r>
      <w:r w:rsidR="00591380">
        <w:rPr>
          <w:rFonts w:asciiTheme="minorHAnsi" w:hAnsiTheme="minorHAnsi" w:cstheme="minorHAnsi"/>
        </w:rPr>
        <w:t xml:space="preserve"> estimates</w:t>
      </w:r>
      <w:r w:rsidR="004A0B86" w:rsidRPr="0045212B">
        <w:rPr>
          <w:rFonts w:asciiTheme="minorHAnsi" w:hAnsiTheme="minorHAnsi" w:cstheme="minorHAnsi"/>
        </w:rPr>
        <w:t xml:space="preserve"> of a remaining </w:t>
      </w:r>
      <w:r w:rsidR="00233F91">
        <w:rPr>
          <w:rFonts w:asciiTheme="minorHAnsi" w:hAnsiTheme="minorHAnsi" w:cstheme="minorHAnsi"/>
        </w:rPr>
        <w:t xml:space="preserve">“multi-gas” </w:t>
      </w:r>
      <w:r w:rsidR="004A0B86" w:rsidRPr="0045212B">
        <w:rPr>
          <w:rFonts w:asciiTheme="minorHAnsi" w:hAnsiTheme="minorHAnsi" w:cstheme="minorHAnsi"/>
        </w:rPr>
        <w:t xml:space="preserve">carbon budget </w:t>
      </w:r>
      <w:r w:rsidR="00591380">
        <w:rPr>
          <w:rFonts w:asciiTheme="minorHAnsi" w:hAnsiTheme="minorHAnsi" w:cstheme="minorHAnsi"/>
        </w:rPr>
        <w:t>rely</w:t>
      </w:r>
      <w:r w:rsidR="004A0B86" w:rsidRPr="0045212B">
        <w:rPr>
          <w:rFonts w:asciiTheme="minorHAnsi" w:hAnsiTheme="minorHAnsi" w:cstheme="minorHAnsi"/>
        </w:rPr>
        <w:t xml:space="preserve"> on </w:t>
      </w:r>
      <w:r>
        <w:rPr>
          <w:rFonts w:asciiTheme="minorHAnsi" w:hAnsiTheme="minorHAnsi" w:cstheme="minorHAnsi"/>
        </w:rPr>
        <w:t>subtracting</w:t>
      </w:r>
      <w:r w:rsidR="004A0B86" w:rsidRPr="0045212B">
        <w:rPr>
          <w:rFonts w:asciiTheme="minorHAnsi" w:hAnsiTheme="minorHAnsi" w:cstheme="minorHAnsi"/>
        </w:rPr>
        <w:t xml:space="preserve"> a distribution of warming responses to non-CO</w:t>
      </w:r>
      <w:r w:rsidR="004A0B86" w:rsidRPr="0045212B">
        <w:rPr>
          <w:rFonts w:asciiTheme="minorHAnsi" w:hAnsiTheme="minorHAnsi" w:cstheme="minorHAnsi"/>
          <w:vertAlign w:val="subscript"/>
        </w:rPr>
        <w:t>2</w:t>
      </w:r>
      <w:r w:rsidR="004A0B86" w:rsidRPr="0045212B">
        <w:rPr>
          <w:rFonts w:asciiTheme="minorHAnsi" w:hAnsiTheme="minorHAnsi" w:cstheme="minorHAnsi"/>
        </w:rPr>
        <w:t xml:space="preserve"> sources</w:t>
      </w:r>
      <w:r w:rsidR="00591380">
        <w:rPr>
          <w:rFonts w:asciiTheme="minorHAnsi" w:hAnsiTheme="minorHAnsi" w:cstheme="minorHAnsi"/>
        </w:rPr>
        <w:t xml:space="preserve"> from the target total warming and estimating a CO</w:t>
      </w:r>
      <w:r w:rsidR="00591380">
        <w:rPr>
          <w:rFonts w:asciiTheme="minorHAnsi" w:hAnsiTheme="minorHAnsi" w:cstheme="minorHAnsi"/>
          <w:vertAlign w:val="subscript"/>
        </w:rPr>
        <w:t>2</w:t>
      </w:r>
      <w:r w:rsidR="00591380">
        <w:rPr>
          <w:rFonts w:asciiTheme="minorHAnsi" w:hAnsiTheme="minorHAnsi" w:cstheme="minorHAnsi"/>
        </w:rPr>
        <w:t xml:space="preserve"> budget for the remainder</w:t>
      </w:r>
      <w:r w:rsidR="004A0B86" w:rsidRPr="0045212B">
        <w:rPr>
          <w:rFonts w:asciiTheme="minorHAnsi" w:hAnsiTheme="minorHAnsi" w:cstheme="minorHAnsi"/>
        </w:rPr>
        <w:t xml:space="preserve">. If </w:t>
      </w:r>
      <w:r w:rsidR="00591380">
        <w:rPr>
          <w:rFonts w:asciiTheme="minorHAnsi" w:hAnsiTheme="minorHAnsi" w:cstheme="minorHAnsi"/>
        </w:rPr>
        <w:t xml:space="preserve">available </w:t>
      </w:r>
      <w:r w:rsidR="004A0B86" w:rsidRPr="0045212B">
        <w:rPr>
          <w:rFonts w:asciiTheme="minorHAnsi" w:hAnsiTheme="minorHAnsi" w:cstheme="minorHAnsi"/>
        </w:rPr>
        <w:t xml:space="preserve">scenarios </w:t>
      </w:r>
      <w:r w:rsidR="00591380">
        <w:rPr>
          <w:rFonts w:asciiTheme="minorHAnsi" w:hAnsiTheme="minorHAnsi" w:cstheme="minorHAnsi"/>
        </w:rPr>
        <w:t>represented</w:t>
      </w:r>
      <w:r w:rsidR="004A0B86" w:rsidRPr="0045212B">
        <w:rPr>
          <w:rFonts w:asciiTheme="minorHAnsi" w:hAnsiTheme="minorHAnsi" w:cstheme="minorHAnsi"/>
        </w:rPr>
        <w:t xml:space="preserve"> a statistical distribution of possible </w:t>
      </w:r>
      <w:r w:rsidR="00591380">
        <w:rPr>
          <w:rFonts w:asciiTheme="minorHAnsi" w:hAnsiTheme="minorHAnsi" w:cstheme="minorHAnsi"/>
        </w:rPr>
        <w:t>future</w:t>
      </w:r>
      <w:r>
        <w:rPr>
          <w:rFonts w:asciiTheme="minorHAnsi" w:hAnsiTheme="minorHAnsi" w:cstheme="minorHAnsi"/>
        </w:rPr>
        <w:t>s</w:t>
      </w:r>
      <w:r w:rsidR="004A0B86" w:rsidRPr="0045212B">
        <w:rPr>
          <w:rFonts w:asciiTheme="minorHAnsi" w:hAnsiTheme="minorHAnsi" w:cstheme="minorHAnsi"/>
        </w:rPr>
        <w:t xml:space="preserve">, this would be </w:t>
      </w:r>
      <w:del w:id="111" w:author="Myles Allen" w:date="2019-11-24T08:30:00Z">
        <w:r w:rsidR="004A0B86" w:rsidRPr="0045212B" w:rsidDel="00F10813">
          <w:rPr>
            <w:rFonts w:asciiTheme="minorHAnsi" w:hAnsiTheme="minorHAnsi" w:cstheme="minorHAnsi"/>
          </w:rPr>
          <w:delText>acceptable</w:delText>
        </w:r>
      </w:del>
      <w:ins w:id="112" w:author="Myles Allen" w:date="2019-11-24T08:30:00Z">
        <w:r w:rsidR="00F10813">
          <w:rPr>
            <w:rFonts w:asciiTheme="minorHAnsi" w:hAnsiTheme="minorHAnsi" w:cstheme="minorHAnsi"/>
          </w:rPr>
          <w:t>a coherent approach</w:t>
        </w:r>
      </w:ins>
      <w:r w:rsidR="004A0B86" w:rsidRPr="0045212B">
        <w:rPr>
          <w:rFonts w:asciiTheme="minorHAnsi" w:hAnsiTheme="minorHAnsi" w:cstheme="minorHAnsi"/>
        </w:rPr>
        <w:t>. But the outputs</w:t>
      </w:r>
      <w:r w:rsidR="00591380">
        <w:rPr>
          <w:rFonts w:asciiTheme="minorHAnsi" w:hAnsiTheme="minorHAnsi" w:cstheme="minorHAnsi"/>
        </w:rPr>
        <w:t xml:space="preserve"> of Integrated Assessment Models (IAMs)</w:t>
      </w:r>
      <w:r w:rsidR="004A0B86" w:rsidRPr="0045212B">
        <w:rPr>
          <w:rFonts w:asciiTheme="minorHAnsi" w:hAnsiTheme="minorHAnsi" w:cstheme="minorHAnsi"/>
        </w:rPr>
        <w:t xml:space="preserve"> do not define a statistical distribution, since they rely on </w:t>
      </w:r>
      <w:r w:rsidR="00591380">
        <w:rPr>
          <w:rFonts w:asciiTheme="minorHAnsi" w:hAnsiTheme="minorHAnsi" w:cstheme="minorHAnsi"/>
        </w:rPr>
        <w:t xml:space="preserve">prescriptive, often normative, </w:t>
      </w:r>
      <w:r w:rsidR="004A0B86" w:rsidRPr="0045212B">
        <w:rPr>
          <w:rFonts w:asciiTheme="minorHAnsi" w:hAnsiTheme="minorHAnsi" w:cstheme="minorHAnsi"/>
        </w:rPr>
        <w:t>decisions</w:t>
      </w:r>
      <w:r w:rsidR="00591380">
        <w:rPr>
          <w:rFonts w:asciiTheme="minorHAnsi" w:hAnsiTheme="minorHAnsi" w:cstheme="minorHAnsi"/>
        </w:rPr>
        <w:t xml:space="preserve"> of the IAM modelling teams</w:t>
      </w:r>
      <w:r>
        <w:rPr>
          <w:rFonts w:asciiTheme="minorHAnsi" w:hAnsiTheme="minorHAnsi" w:cstheme="minorHAnsi"/>
        </w:rPr>
        <w:t xml:space="preserve">. </w:t>
      </w:r>
      <w:del w:id="113" w:author="Myles Allen" w:date="2019-11-24T08:31:00Z">
        <w:r w:rsidDel="00F10813">
          <w:rPr>
            <w:rFonts w:asciiTheme="minorHAnsi" w:hAnsiTheme="minorHAnsi" w:cstheme="minorHAnsi"/>
          </w:rPr>
          <w:delText>For the most ambitious scenarios, t</w:delText>
        </w:r>
      </w:del>
      <w:ins w:id="114" w:author="Myles Allen" w:date="2019-11-24T08:31:00Z">
        <w:r w:rsidR="00F10813">
          <w:rPr>
            <w:rFonts w:asciiTheme="minorHAnsi" w:hAnsiTheme="minorHAnsi" w:cstheme="minorHAnsi"/>
          </w:rPr>
          <w:t>T</w:t>
        </w:r>
      </w:ins>
      <w:r>
        <w:rPr>
          <w:rFonts w:asciiTheme="minorHAnsi" w:hAnsiTheme="minorHAnsi" w:cstheme="minorHAnsi"/>
        </w:rPr>
        <w:t>he distribution of non-CO</w:t>
      </w:r>
      <w:r>
        <w:rPr>
          <w:rFonts w:asciiTheme="minorHAnsi" w:hAnsiTheme="minorHAnsi" w:cstheme="minorHAnsi"/>
          <w:vertAlign w:val="subscript"/>
        </w:rPr>
        <w:t>2</w:t>
      </w:r>
      <w:r>
        <w:rPr>
          <w:rFonts w:asciiTheme="minorHAnsi" w:hAnsiTheme="minorHAnsi" w:cstheme="minorHAnsi"/>
        </w:rPr>
        <w:t xml:space="preserve"> warming also depends on which IAMs converge at all, which </w:t>
      </w:r>
      <w:ins w:id="115" w:author="Myles Allen" w:date="2019-11-24T08:31:00Z">
        <w:r w:rsidR="00F10813">
          <w:rPr>
            <w:rFonts w:asciiTheme="minorHAnsi" w:hAnsiTheme="minorHAnsi" w:cstheme="minorHAnsi"/>
          </w:rPr>
          <w:t xml:space="preserve">may </w:t>
        </w:r>
      </w:ins>
      <w:ins w:id="116" w:author="Myles Allen" w:date="2019-11-24T08:34:00Z">
        <w:r w:rsidR="00F10813">
          <w:rPr>
            <w:rFonts w:asciiTheme="minorHAnsi" w:hAnsiTheme="minorHAnsi" w:cstheme="minorHAnsi"/>
          </w:rPr>
          <w:t xml:space="preserve">even </w:t>
        </w:r>
      </w:ins>
      <w:ins w:id="117" w:author="Myles Allen" w:date="2019-11-24T08:32:00Z">
        <w:r w:rsidR="00F10813">
          <w:rPr>
            <w:rFonts w:asciiTheme="minorHAnsi" w:hAnsiTheme="minorHAnsi" w:cstheme="minorHAnsi"/>
          </w:rPr>
          <w:t xml:space="preserve">be a minority </w:t>
        </w:r>
      </w:ins>
      <w:ins w:id="118" w:author="Myles Allen" w:date="2019-11-24T08:34:00Z">
        <w:r w:rsidR="00F10813">
          <w:rPr>
            <w:rFonts w:asciiTheme="minorHAnsi" w:hAnsiTheme="minorHAnsi" w:cstheme="minorHAnsi"/>
          </w:rPr>
          <w:t xml:space="preserve">of attempts </w:t>
        </w:r>
      </w:ins>
      <w:ins w:id="119" w:author="Myles Allen" w:date="2019-11-24T08:32:00Z">
        <w:r w:rsidR="00F10813">
          <w:rPr>
            <w:rFonts w:asciiTheme="minorHAnsi" w:hAnsiTheme="minorHAnsi" w:cstheme="minorHAnsi"/>
          </w:rPr>
          <w:t>for</w:t>
        </w:r>
      </w:ins>
      <w:ins w:id="120" w:author="Myles Allen" w:date="2019-11-24T08:31:00Z">
        <w:r w:rsidR="00F10813">
          <w:rPr>
            <w:rFonts w:asciiTheme="minorHAnsi" w:hAnsiTheme="minorHAnsi" w:cstheme="minorHAnsi"/>
          </w:rPr>
          <w:t xml:space="preserve"> the most ambitious scenarios, </w:t>
        </w:r>
      </w:ins>
      <w:ins w:id="121" w:author="Myles Allen" w:date="2019-11-24T08:32:00Z">
        <w:r w:rsidR="00F10813">
          <w:rPr>
            <w:rFonts w:asciiTheme="minorHAnsi" w:hAnsiTheme="minorHAnsi" w:cstheme="minorHAnsi"/>
          </w:rPr>
          <w:t xml:space="preserve">and hence </w:t>
        </w:r>
      </w:ins>
      <w:r>
        <w:rPr>
          <w:rFonts w:asciiTheme="minorHAnsi" w:hAnsiTheme="minorHAnsi" w:cstheme="minorHAnsi"/>
        </w:rPr>
        <w:t xml:space="preserve">depends on even more arbitrary </w:t>
      </w:r>
      <w:ins w:id="122" w:author="Myles Allen" w:date="2019-11-24T08:32:00Z">
        <w:r w:rsidR="00F10813">
          <w:rPr>
            <w:rFonts w:asciiTheme="minorHAnsi" w:hAnsiTheme="minorHAnsi" w:cstheme="minorHAnsi"/>
          </w:rPr>
          <w:t xml:space="preserve">and opaque </w:t>
        </w:r>
      </w:ins>
      <w:r>
        <w:rPr>
          <w:rFonts w:asciiTheme="minorHAnsi" w:hAnsiTheme="minorHAnsi" w:cstheme="minorHAnsi"/>
        </w:rPr>
        <w:t>constraints</w:t>
      </w:r>
      <w:r w:rsidR="00591380">
        <w:rPr>
          <w:rFonts w:asciiTheme="minorHAnsi" w:hAnsiTheme="minorHAnsi" w:cstheme="minorHAnsi"/>
        </w:rPr>
        <w:t xml:space="preserve">. This would not matter if future </w:t>
      </w:r>
      <w:ins w:id="123" w:author="Myles Allen" w:date="2019-11-25T18:29:00Z">
        <w:r w:rsidR="00895888">
          <w:rPr>
            <w:rFonts w:asciiTheme="minorHAnsi" w:hAnsiTheme="minorHAnsi" w:cstheme="minorHAnsi"/>
          </w:rPr>
          <w:t>cumulative</w:t>
        </w:r>
      </w:ins>
      <w:ins w:id="124" w:author="Myles Allen" w:date="2019-11-24T08:34:00Z">
        <w:r w:rsidR="00F10813">
          <w:rPr>
            <w:rFonts w:asciiTheme="minorHAnsi" w:hAnsiTheme="minorHAnsi" w:cstheme="minorHAnsi"/>
          </w:rPr>
          <w:t xml:space="preserve"> </w:t>
        </w:r>
      </w:ins>
      <w:r w:rsidR="00591380">
        <w:rPr>
          <w:rFonts w:asciiTheme="minorHAnsi" w:hAnsiTheme="minorHAnsi" w:cstheme="minorHAnsi"/>
        </w:rPr>
        <w:t>CO</w:t>
      </w:r>
      <w:r w:rsidR="00591380">
        <w:rPr>
          <w:rFonts w:asciiTheme="minorHAnsi" w:hAnsiTheme="minorHAnsi" w:cstheme="minorHAnsi"/>
          <w:vertAlign w:val="subscript"/>
        </w:rPr>
        <w:t>2</w:t>
      </w:r>
      <w:ins w:id="125" w:author="Myles Allen" w:date="2019-11-25T18:29:00Z">
        <w:r w:rsidR="00895888">
          <w:rPr>
            <w:rFonts w:asciiTheme="minorHAnsi" w:hAnsiTheme="minorHAnsi" w:cstheme="minorHAnsi"/>
          </w:rPr>
          <w:t xml:space="preserve"> emissions</w:t>
        </w:r>
      </w:ins>
      <w:del w:id="126" w:author="Myles Allen" w:date="2019-11-25T18:29:00Z">
        <w:r w:rsidDel="00895888">
          <w:rPr>
            <w:rFonts w:asciiTheme="minorHAnsi" w:hAnsiTheme="minorHAnsi" w:cstheme="minorHAnsi"/>
          </w:rPr>
          <w:delText>-warming</w:delText>
        </w:r>
      </w:del>
      <w:r>
        <w:rPr>
          <w:rFonts w:asciiTheme="minorHAnsi" w:hAnsiTheme="minorHAnsi" w:cstheme="minorHAnsi"/>
        </w:rPr>
        <w:t xml:space="preserve"> determined the level of</w:t>
      </w:r>
      <w:r w:rsidR="00591380">
        <w:rPr>
          <w:rFonts w:asciiTheme="minorHAnsi" w:hAnsiTheme="minorHAnsi" w:cstheme="minorHAnsi"/>
        </w:rPr>
        <w:t xml:space="preserve"> non-CO</w:t>
      </w:r>
      <w:r w:rsidR="00591380">
        <w:rPr>
          <w:rFonts w:asciiTheme="minorHAnsi" w:hAnsiTheme="minorHAnsi" w:cstheme="minorHAnsi"/>
          <w:vertAlign w:val="subscript"/>
        </w:rPr>
        <w:t>2</w:t>
      </w:r>
      <w:r w:rsidR="00591380">
        <w:rPr>
          <w:rFonts w:asciiTheme="minorHAnsi" w:hAnsiTheme="minorHAnsi" w:cstheme="minorHAnsi"/>
        </w:rPr>
        <w:t xml:space="preserve"> warming, but </w:t>
      </w:r>
      <w:r>
        <w:rPr>
          <w:rFonts w:asciiTheme="minorHAnsi" w:hAnsiTheme="minorHAnsi" w:cstheme="minorHAnsi"/>
        </w:rPr>
        <w:t>it does not. A</w:t>
      </w:r>
      <w:r w:rsidR="00591380">
        <w:rPr>
          <w:rFonts w:asciiTheme="minorHAnsi" w:hAnsiTheme="minorHAnsi" w:cstheme="minorHAnsi"/>
        </w:rPr>
        <w:t xml:space="preserve">s we show below, there is no correlation between </w:t>
      </w:r>
      <w:del w:id="127" w:author="Myles Allen" w:date="2019-11-24T08:32:00Z">
        <w:r w:rsidR="00591380" w:rsidDel="00F10813">
          <w:rPr>
            <w:rFonts w:asciiTheme="minorHAnsi" w:hAnsiTheme="minorHAnsi" w:cstheme="minorHAnsi"/>
          </w:rPr>
          <w:delText xml:space="preserve">them </w:delText>
        </w:r>
      </w:del>
      <w:ins w:id="128" w:author="Myles Allen" w:date="2019-11-24T08:32:00Z">
        <w:r w:rsidR="00F10813">
          <w:rPr>
            <w:rFonts w:asciiTheme="minorHAnsi" w:hAnsiTheme="minorHAnsi" w:cstheme="minorHAnsi"/>
          </w:rPr>
          <w:t xml:space="preserve">these two quantities </w:t>
        </w:r>
      </w:ins>
      <w:r w:rsidR="00591380">
        <w:rPr>
          <w:rFonts w:asciiTheme="minorHAnsi" w:hAnsiTheme="minorHAnsi" w:cstheme="minorHAnsi"/>
        </w:rPr>
        <w:t xml:space="preserve">across </w:t>
      </w:r>
      <w:r>
        <w:rPr>
          <w:rFonts w:asciiTheme="minorHAnsi" w:hAnsiTheme="minorHAnsi" w:cstheme="minorHAnsi"/>
        </w:rPr>
        <w:t>ambitious mitigation scenarios</w:t>
      </w:r>
      <w:r w:rsidR="004A0B86" w:rsidRPr="0045212B">
        <w:rPr>
          <w:rFonts w:asciiTheme="minorHAnsi" w:hAnsiTheme="minorHAnsi" w:cstheme="minorHAnsi"/>
        </w:rPr>
        <w:t xml:space="preserve">. This means </w:t>
      </w:r>
      <w:r>
        <w:rPr>
          <w:rFonts w:asciiTheme="minorHAnsi" w:hAnsiTheme="minorHAnsi" w:cstheme="minorHAnsi"/>
        </w:rPr>
        <w:t xml:space="preserve">that </w:t>
      </w:r>
      <w:r w:rsidR="004A0B86" w:rsidRPr="0045212B">
        <w:rPr>
          <w:rFonts w:asciiTheme="minorHAnsi" w:hAnsiTheme="minorHAnsi" w:cstheme="minorHAnsi"/>
        </w:rPr>
        <w:t>the 66</w:t>
      </w:r>
      <w:r w:rsidR="004A0B86" w:rsidRPr="0045212B">
        <w:rPr>
          <w:rFonts w:asciiTheme="minorHAnsi" w:hAnsiTheme="minorHAnsi" w:cstheme="minorHAnsi"/>
          <w:vertAlign w:val="superscript"/>
        </w:rPr>
        <w:t>th</w:t>
      </w:r>
      <w:r w:rsidR="004A0B86" w:rsidRPr="0045212B">
        <w:rPr>
          <w:rFonts w:asciiTheme="minorHAnsi" w:hAnsiTheme="minorHAnsi" w:cstheme="minorHAnsi"/>
        </w:rPr>
        <w:t xml:space="preserve"> percentile </w:t>
      </w:r>
      <w:r>
        <w:rPr>
          <w:rFonts w:asciiTheme="minorHAnsi" w:hAnsiTheme="minorHAnsi" w:cstheme="minorHAnsi"/>
        </w:rPr>
        <w:t>of available scenarios is not a robust estimate of</w:t>
      </w:r>
      <w:r w:rsidR="004A0B86" w:rsidRPr="0045212B">
        <w:rPr>
          <w:rFonts w:asciiTheme="minorHAnsi" w:hAnsiTheme="minorHAnsi" w:cstheme="minorHAnsi"/>
        </w:rPr>
        <w:t xml:space="preserve"> the </w:t>
      </w:r>
      <w:r>
        <w:rPr>
          <w:rFonts w:asciiTheme="minorHAnsi" w:hAnsiTheme="minorHAnsi" w:cstheme="minorHAnsi"/>
        </w:rPr>
        <w:t>“</w:t>
      </w:r>
      <w:r w:rsidR="004A0B86" w:rsidRPr="0045212B">
        <w:rPr>
          <w:rFonts w:asciiTheme="minorHAnsi" w:hAnsiTheme="minorHAnsi" w:cstheme="minorHAnsi"/>
        </w:rPr>
        <w:t>likely</w:t>
      </w:r>
      <w:r>
        <w:rPr>
          <w:rFonts w:asciiTheme="minorHAnsi" w:hAnsiTheme="minorHAnsi" w:cstheme="minorHAnsi"/>
        </w:rPr>
        <w:t>”</w:t>
      </w:r>
      <w:r w:rsidR="004A0B86" w:rsidRPr="0045212B">
        <w:rPr>
          <w:rFonts w:asciiTheme="minorHAnsi" w:hAnsiTheme="minorHAnsi" w:cstheme="minorHAnsi"/>
        </w:rPr>
        <w:t xml:space="preserve"> non-CO</w:t>
      </w:r>
      <w:r w:rsidR="004A0B86" w:rsidRPr="0045212B">
        <w:rPr>
          <w:rFonts w:asciiTheme="minorHAnsi" w:hAnsiTheme="minorHAnsi" w:cstheme="minorHAnsi"/>
          <w:vertAlign w:val="subscript"/>
        </w:rPr>
        <w:t>2</w:t>
      </w:r>
      <w:r w:rsidR="004A0B86" w:rsidRPr="0045212B">
        <w:rPr>
          <w:rFonts w:asciiTheme="minorHAnsi" w:hAnsiTheme="minorHAnsi" w:cstheme="minorHAnsi"/>
        </w:rPr>
        <w:t xml:space="preserve"> contribution to warming. </w:t>
      </w:r>
      <w:del w:id="129" w:author="Myles Allen" w:date="2019-11-25T18:32:00Z">
        <w:r w:rsidR="004A0B86" w:rsidRPr="0045212B" w:rsidDel="00895888">
          <w:rPr>
            <w:rFonts w:asciiTheme="minorHAnsi" w:hAnsiTheme="minorHAnsi" w:cstheme="minorHAnsi"/>
          </w:rPr>
          <w:delText>We argue here that a better approach uses the CO</w:delText>
        </w:r>
        <w:r w:rsidR="004A0B86" w:rsidRPr="0045212B" w:rsidDel="00895888">
          <w:rPr>
            <w:rFonts w:asciiTheme="minorHAnsi" w:hAnsiTheme="minorHAnsi" w:cstheme="minorHAnsi"/>
            <w:vertAlign w:val="subscript"/>
          </w:rPr>
          <w:delText>2</w:delText>
        </w:r>
        <w:r w:rsidR="004A0B86" w:rsidRPr="0045212B" w:rsidDel="00895888">
          <w:rPr>
            <w:rFonts w:asciiTheme="minorHAnsi" w:hAnsiTheme="minorHAnsi" w:cstheme="minorHAnsi"/>
          </w:rPr>
          <w:delText xml:space="preserve">-forcing-equivalent emissions metric to </w:delText>
        </w:r>
      </w:del>
      <w:del w:id="130" w:author="Myles Allen" w:date="2019-11-25T18:30:00Z">
        <w:r w:rsidR="004A0B86" w:rsidRPr="0045212B" w:rsidDel="00895888">
          <w:rPr>
            <w:rFonts w:asciiTheme="minorHAnsi" w:hAnsiTheme="minorHAnsi" w:cstheme="minorHAnsi"/>
          </w:rPr>
          <w:delText xml:space="preserve">convert </w:delText>
        </w:r>
      </w:del>
      <w:del w:id="131" w:author="Myles Allen" w:date="2019-11-25T18:32:00Z">
        <w:r w:rsidR="004A0B86" w:rsidRPr="0045212B" w:rsidDel="00895888">
          <w:rPr>
            <w:rFonts w:asciiTheme="minorHAnsi" w:hAnsiTheme="minorHAnsi" w:cstheme="minorHAnsi"/>
          </w:rPr>
          <w:delText xml:space="preserve">all pollutants </w:delText>
        </w:r>
      </w:del>
      <w:del w:id="132" w:author="Myles Allen" w:date="2019-11-25T18:30:00Z">
        <w:r w:rsidR="004A0B86" w:rsidRPr="0045212B" w:rsidDel="00895888">
          <w:rPr>
            <w:rFonts w:asciiTheme="minorHAnsi" w:hAnsiTheme="minorHAnsi" w:cstheme="minorHAnsi"/>
          </w:rPr>
          <w:delText>into a physically sensible CO</w:delText>
        </w:r>
        <w:r w:rsidR="004A0B86" w:rsidRPr="0045212B" w:rsidDel="00895888">
          <w:rPr>
            <w:rFonts w:asciiTheme="minorHAnsi" w:hAnsiTheme="minorHAnsi" w:cstheme="minorHAnsi"/>
            <w:vertAlign w:val="subscript"/>
          </w:rPr>
          <w:delText>2</w:delText>
        </w:r>
        <w:r w:rsidR="004A0B86" w:rsidRPr="0045212B" w:rsidDel="00895888">
          <w:rPr>
            <w:rFonts w:asciiTheme="minorHAnsi" w:hAnsiTheme="minorHAnsi" w:cstheme="minorHAnsi"/>
          </w:rPr>
          <w:delText>-only timeseries</w:delText>
        </w:r>
      </w:del>
      <w:del w:id="133" w:author="Myles Allen" w:date="2019-11-25T18:32:00Z">
        <w:r w:rsidR="004A0B86" w:rsidRPr="0045212B" w:rsidDel="00895888">
          <w:rPr>
            <w:rFonts w:asciiTheme="minorHAnsi" w:hAnsiTheme="minorHAnsi" w:cstheme="minorHAnsi"/>
          </w:rPr>
          <w:delText>.</w:delText>
        </w:r>
      </w:del>
    </w:p>
    <w:p w14:paraId="022A05F4" w14:textId="77777777" w:rsidR="004A0B86" w:rsidRPr="0045212B" w:rsidDel="00CB3DC7" w:rsidRDefault="004A0B86" w:rsidP="001E7D0F">
      <w:pPr>
        <w:jc w:val="both"/>
        <w:rPr>
          <w:del w:id="134" w:author="Myles Allen" w:date="2019-11-25T18:41:00Z"/>
          <w:rFonts w:asciiTheme="minorHAnsi" w:hAnsiTheme="minorHAnsi" w:cstheme="minorHAnsi"/>
          <w:color w:val="FF0000"/>
        </w:rPr>
      </w:pPr>
    </w:p>
    <w:p w14:paraId="1BBE6BA1" w14:textId="6EFA95A1" w:rsidR="00F620CF" w:rsidRPr="0045212B" w:rsidDel="00895888" w:rsidRDefault="00206710" w:rsidP="001E7D0F">
      <w:pPr>
        <w:jc w:val="both"/>
        <w:rPr>
          <w:del w:id="135" w:author="Myles Allen" w:date="2019-11-25T18:34:00Z"/>
          <w:rFonts w:asciiTheme="minorHAnsi" w:hAnsiTheme="minorHAnsi" w:cstheme="minorHAnsi"/>
        </w:rPr>
      </w:pPr>
      <w:del w:id="136" w:author="Myles Allen" w:date="2019-11-25T18:34:00Z">
        <w:r w:rsidRPr="0045212B" w:rsidDel="00895888">
          <w:rPr>
            <w:rFonts w:asciiTheme="minorHAnsi" w:hAnsiTheme="minorHAnsi" w:cstheme="minorHAnsi"/>
          </w:rPr>
          <w:delText xml:space="preserve">In this </w:delText>
        </w:r>
        <w:r w:rsidR="00DA1C3C" w:rsidRPr="0045212B" w:rsidDel="00895888">
          <w:rPr>
            <w:rFonts w:asciiTheme="minorHAnsi" w:hAnsiTheme="minorHAnsi" w:cstheme="minorHAnsi"/>
          </w:rPr>
          <w:delText>paper</w:delText>
        </w:r>
        <w:r w:rsidR="001E7D0F" w:rsidRPr="0045212B" w:rsidDel="00895888">
          <w:rPr>
            <w:rFonts w:asciiTheme="minorHAnsi" w:hAnsiTheme="minorHAnsi" w:cstheme="minorHAnsi"/>
          </w:rPr>
          <w:delText xml:space="preserve"> we consider</w:delText>
        </w:r>
        <w:r w:rsidR="002651F4" w:rsidRPr="0045212B" w:rsidDel="00895888">
          <w:rPr>
            <w:rFonts w:asciiTheme="minorHAnsi" w:hAnsiTheme="minorHAnsi" w:cstheme="minorHAnsi"/>
          </w:rPr>
          <w:delText xml:space="preserve"> both the </w:delText>
        </w:r>
        <w:r w:rsidR="001E7D0F" w:rsidRPr="0045212B" w:rsidDel="00895888">
          <w:rPr>
            <w:rFonts w:asciiTheme="minorHAnsi" w:hAnsiTheme="minorHAnsi" w:cstheme="minorHAnsi"/>
          </w:rPr>
          <w:delText xml:space="preserve">contribution from </w:delText>
        </w:r>
        <w:r w:rsidR="002651F4" w:rsidRPr="0045212B" w:rsidDel="00895888">
          <w:rPr>
            <w:rFonts w:asciiTheme="minorHAnsi" w:hAnsiTheme="minorHAnsi" w:cstheme="minorHAnsi"/>
          </w:rPr>
          <w:delText>non-CO</w:delText>
        </w:r>
        <w:r w:rsidR="002651F4" w:rsidRPr="0045212B" w:rsidDel="00895888">
          <w:rPr>
            <w:rFonts w:asciiTheme="minorHAnsi" w:hAnsiTheme="minorHAnsi" w:cstheme="minorHAnsi"/>
            <w:vertAlign w:val="subscript"/>
          </w:rPr>
          <w:delText>2</w:delText>
        </w:r>
        <w:r w:rsidR="002651F4" w:rsidRPr="0045212B" w:rsidDel="00895888">
          <w:rPr>
            <w:rFonts w:asciiTheme="minorHAnsi" w:hAnsiTheme="minorHAnsi" w:cstheme="minorHAnsi"/>
          </w:rPr>
          <w:delText xml:space="preserve"> </w:delText>
        </w:r>
        <w:r w:rsidR="001E7D0F" w:rsidRPr="0045212B" w:rsidDel="00895888">
          <w:rPr>
            <w:rFonts w:asciiTheme="minorHAnsi" w:hAnsiTheme="minorHAnsi" w:cstheme="minorHAnsi"/>
          </w:rPr>
          <w:delText xml:space="preserve">pollutants </w:delText>
        </w:r>
        <w:r w:rsidR="002651F4" w:rsidRPr="0045212B" w:rsidDel="00895888">
          <w:rPr>
            <w:rFonts w:asciiTheme="minorHAnsi" w:hAnsiTheme="minorHAnsi" w:cstheme="minorHAnsi"/>
          </w:rPr>
          <w:delText xml:space="preserve">and the value of the TCRE in estimating the remaining global carbon budget. </w:delText>
        </w:r>
        <w:r w:rsidR="00F620CF" w:rsidRPr="0045212B" w:rsidDel="00895888">
          <w:rPr>
            <w:rFonts w:asciiTheme="minorHAnsi" w:hAnsiTheme="minorHAnsi" w:cstheme="minorHAnsi"/>
          </w:rPr>
          <w:delText>In the IPCC’s</w:delText>
        </w:r>
        <w:r w:rsidR="00447760" w:rsidRPr="0045212B" w:rsidDel="00895888">
          <w:rPr>
            <w:rFonts w:asciiTheme="minorHAnsi" w:hAnsiTheme="minorHAnsi" w:cstheme="minorHAnsi"/>
          </w:rPr>
          <w:delText xml:space="preserve"> 5</w:delText>
        </w:r>
        <w:r w:rsidR="00447760" w:rsidRPr="0045212B" w:rsidDel="00895888">
          <w:rPr>
            <w:rFonts w:asciiTheme="minorHAnsi" w:hAnsiTheme="minorHAnsi" w:cstheme="minorHAnsi"/>
            <w:vertAlign w:val="superscript"/>
          </w:rPr>
          <w:delText>th</w:delText>
        </w:r>
        <w:r w:rsidR="00447760" w:rsidRPr="0045212B" w:rsidDel="00895888">
          <w:rPr>
            <w:rFonts w:asciiTheme="minorHAnsi" w:hAnsiTheme="minorHAnsi" w:cstheme="minorHAnsi"/>
          </w:rPr>
          <w:delText xml:space="preserve"> assessment report</w:delText>
        </w:r>
        <w:r w:rsidR="00F620CF" w:rsidRPr="0045212B" w:rsidDel="00895888">
          <w:rPr>
            <w:rFonts w:asciiTheme="minorHAnsi" w:hAnsiTheme="minorHAnsi" w:cstheme="minorHAnsi"/>
          </w:rPr>
          <w:delText xml:space="preserve"> </w:delText>
        </w:r>
        <w:r w:rsidR="00447760" w:rsidRPr="0045212B" w:rsidDel="00895888">
          <w:rPr>
            <w:rFonts w:asciiTheme="minorHAnsi" w:hAnsiTheme="minorHAnsi" w:cstheme="minorHAnsi"/>
          </w:rPr>
          <w:delText>(</w:delText>
        </w:r>
        <w:r w:rsidR="00F620CF" w:rsidRPr="0045212B" w:rsidDel="00895888">
          <w:rPr>
            <w:rFonts w:asciiTheme="minorHAnsi" w:hAnsiTheme="minorHAnsi" w:cstheme="minorHAnsi"/>
          </w:rPr>
          <w:delText>AR5</w:delText>
        </w:r>
        <w:r w:rsidR="004A0B86" w:rsidRPr="0045212B" w:rsidDel="00895888">
          <w:rPr>
            <w:rFonts w:asciiTheme="minorHAnsi" w:hAnsiTheme="minorHAnsi" w:cstheme="minorHAnsi"/>
          </w:rPr>
          <w:delText>[!!chapter 12!!]</w:delText>
        </w:r>
        <w:r w:rsidR="00447760" w:rsidRPr="0045212B" w:rsidDel="00895888">
          <w:rPr>
            <w:rFonts w:asciiTheme="minorHAnsi" w:hAnsiTheme="minorHAnsi" w:cstheme="minorHAnsi"/>
          </w:rPr>
          <w:delText>),</w:delText>
        </w:r>
        <w:r w:rsidR="00F620CF" w:rsidRPr="0045212B" w:rsidDel="00895888">
          <w:rPr>
            <w:rFonts w:asciiTheme="minorHAnsi" w:hAnsiTheme="minorHAnsi" w:cstheme="minorHAnsi"/>
          </w:rPr>
          <w:delText xml:space="preserve"> the TCRE was assessed to lie between </w:delText>
        </w:r>
        <w:r w:rsidR="00447760" w:rsidRPr="0045212B" w:rsidDel="00895888">
          <w:rPr>
            <w:rFonts w:asciiTheme="minorHAnsi" w:hAnsiTheme="minorHAnsi" w:cstheme="minorHAnsi"/>
          </w:rPr>
          <w:delText>0.8-2.</w:delText>
        </w:r>
        <w:r w:rsidR="004A0B86" w:rsidRPr="0045212B" w:rsidDel="00895888">
          <w:rPr>
            <w:rFonts w:asciiTheme="minorHAnsi" w:hAnsiTheme="minorHAnsi" w:cstheme="minorHAnsi"/>
          </w:rPr>
          <w:delText>5</w:delText>
        </w:r>
        <w:r w:rsidR="00447760" w:rsidRPr="0045212B" w:rsidDel="00895888">
          <w:rPr>
            <w:rFonts w:ascii="Cambria Math" w:eastAsia="Cambria Math" w:hAnsi="Cambria Math" w:cs="Cambria Math"/>
          </w:rPr>
          <w:delText>℃</w:delText>
        </w:r>
        <w:r w:rsidR="00447760" w:rsidRPr="0045212B" w:rsidDel="00895888">
          <w:rPr>
            <w:rFonts w:asciiTheme="minorHAnsi" w:eastAsia="Cambria Math" w:hAnsiTheme="minorHAnsi" w:cstheme="minorHAnsi"/>
          </w:rPr>
          <w:delText>/TtC.</w:delText>
        </w:r>
        <w:r w:rsidR="0001737F" w:rsidRPr="0045212B" w:rsidDel="00895888">
          <w:rPr>
            <w:rFonts w:asciiTheme="minorHAnsi" w:eastAsia="Cambria Math" w:hAnsiTheme="minorHAnsi" w:cstheme="minorHAnsi"/>
          </w:rPr>
          <w:delText xml:space="preserve"> Studies based on observational constraints[!!] and model outputs[!!]</w:delText>
        </w:r>
        <w:r w:rsidR="00447760" w:rsidRPr="0045212B" w:rsidDel="00895888">
          <w:rPr>
            <w:rFonts w:asciiTheme="minorHAnsi" w:eastAsia="Cambria Math" w:hAnsiTheme="minorHAnsi" w:cstheme="minorHAnsi"/>
          </w:rPr>
          <w:delText xml:space="preserve"> </w:delText>
        </w:r>
        <w:r w:rsidR="0001737F" w:rsidRPr="0045212B" w:rsidDel="00895888">
          <w:rPr>
            <w:rFonts w:asciiTheme="minorHAnsi" w:eastAsia="Cambria Math" w:hAnsiTheme="minorHAnsi" w:cstheme="minorHAnsi"/>
          </w:rPr>
          <w:delText xml:space="preserve">agree on the likely range of values, where the shape of the TCRE distribution is typically taken as either log-normal (historical record) or normal (model output)[!!]. </w:delText>
        </w:r>
      </w:del>
      <w:del w:id="137" w:author="Myles Allen" w:date="2019-11-25T18:31:00Z">
        <w:r w:rsidR="004A0B86" w:rsidRPr="0045212B" w:rsidDel="00895888">
          <w:rPr>
            <w:rFonts w:asciiTheme="minorHAnsi" w:eastAsia="Cambria Math" w:hAnsiTheme="minorHAnsi" w:cstheme="minorHAnsi"/>
          </w:rPr>
          <w:delText>We use a number of IAM studies of 1.5</w:delText>
        </w:r>
        <w:r w:rsidR="004A0B86" w:rsidRPr="0045212B" w:rsidDel="00895888">
          <w:rPr>
            <w:rFonts w:ascii="Cambria Math" w:eastAsia="Cambria Math" w:hAnsi="Cambria Math" w:cs="Cambria Math"/>
          </w:rPr>
          <w:delText>℃</w:delText>
        </w:r>
        <w:r w:rsidR="004A0B86" w:rsidRPr="0045212B" w:rsidDel="00895888">
          <w:rPr>
            <w:rFonts w:asciiTheme="minorHAnsi" w:eastAsia="Cambria Math" w:hAnsiTheme="minorHAnsi" w:cstheme="minorHAnsi"/>
          </w:rPr>
          <w:delText>-compatible scenarios to explore the likely-remaining budget space, and consider the use of the TCRE to help explore mitigation options.</w:delText>
        </w:r>
      </w:del>
    </w:p>
    <w:p w14:paraId="261CC916" w14:textId="1E4B2166" w:rsidR="00F620CF" w:rsidRPr="0045212B" w:rsidDel="00895888" w:rsidRDefault="00F620CF" w:rsidP="001E7D0F">
      <w:pPr>
        <w:jc w:val="both"/>
        <w:rPr>
          <w:del w:id="138" w:author="Myles Allen" w:date="2019-11-25T18:34:00Z"/>
          <w:rFonts w:asciiTheme="minorHAnsi" w:hAnsiTheme="minorHAnsi" w:cstheme="minorHAnsi"/>
        </w:rPr>
      </w:pPr>
    </w:p>
    <w:p w14:paraId="7DED86F8" w14:textId="496C44A7" w:rsidR="00895888" w:rsidRDefault="002651F4" w:rsidP="001E7D0F">
      <w:pPr>
        <w:jc w:val="both"/>
        <w:rPr>
          <w:ins w:id="139" w:author="Myles Allen" w:date="2019-11-25T18:34:00Z"/>
          <w:rFonts w:asciiTheme="minorHAnsi" w:hAnsiTheme="minorHAnsi" w:cstheme="minorHAnsi"/>
        </w:rPr>
      </w:pPr>
      <w:del w:id="140" w:author="Myles Allen" w:date="2019-11-24T08:48:00Z">
        <w:r w:rsidRPr="0045212B" w:rsidDel="00B207C9">
          <w:rPr>
            <w:rFonts w:asciiTheme="minorHAnsi" w:hAnsiTheme="minorHAnsi" w:cstheme="minorHAnsi"/>
          </w:rPr>
          <w:delText xml:space="preserve">We </w:delText>
        </w:r>
        <w:r w:rsidR="001E7D0F" w:rsidRPr="0045212B" w:rsidDel="00B207C9">
          <w:rPr>
            <w:rFonts w:asciiTheme="minorHAnsi" w:hAnsiTheme="minorHAnsi" w:cstheme="minorHAnsi"/>
          </w:rPr>
          <w:delText xml:space="preserve">argue </w:delText>
        </w:r>
      </w:del>
      <w:del w:id="141" w:author="Myles Allen" w:date="2019-11-24T08:47:00Z">
        <w:r w:rsidR="001E7D0F" w:rsidRPr="0045212B" w:rsidDel="00B207C9">
          <w:rPr>
            <w:rFonts w:asciiTheme="minorHAnsi" w:hAnsiTheme="minorHAnsi" w:cstheme="minorHAnsi"/>
          </w:rPr>
          <w:delText>the gold</w:delText>
        </w:r>
        <w:r w:rsidRPr="0045212B" w:rsidDel="00B207C9">
          <w:rPr>
            <w:rFonts w:asciiTheme="minorHAnsi" w:hAnsiTheme="minorHAnsi" w:cstheme="minorHAnsi"/>
          </w:rPr>
          <w:delText>-</w:delText>
        </w:r>
        <w:r w:rsidR="001E7D0F" w:rsidRPr="0045212B" w:rsidDel="00B207C9">
          <w:rPr>
            <w:rFonts w:asciiTheme="minorHAnsi" w:hAnsiTheme="minorHAnsi" w:cstheme="minorHAnsi"/>
          </w:rPr>
          <w:delText>standard</w:delText>
        </w:r>
      </w:del>
      <w:ins w:id="142" w:author="Myles Allen" w:date="2019-11-25T18:41:00Z">
        <w:r w:rsidR="00CB3DC7">
          <w:rPr>
            <w:rFonts w:asciiTheme="minorHAnsi" w:hAnsiTheme="minorHAnsi" w:cstheme="minorHAnsi"/>
          </w:rPr>
          <w:t>A more</w:t>
        </w:r>
      </w:ins>
      <w:ins w:id="143" w:author="Myles Allen" w:date="2019-11-24T08:47:00Z">
        <w:r w:rsidR="00B207C9">
          <w:rPr>
            <w:rFonts w:asciiTheme="minorHAnsi" w:hAnsiTheme="minorHAnsi" w:cstheme="minorHAnsi"/>
          </w:rPr>
          <w:t xml:space="preserve"> coherent</w:t>
        </w:r>
      </w:ins>
      <w:r w:rsidRPr="0045212B">
        <w:rPr>
          <w:rFonts w:asciiTheme="minorHAnsi" w:hAnsiTheme="minorHAnsi" w:cstheme="minorHAnsi"/>
        </w:rPr>
        <w:t xml:space="preserve"> </w:t>
      </w:r>
      <w:r w:rsidR="001E7D0F" w:rsidRPr="0045212B">
        <w:rPr>
          <w:rFonts w:asciiTheme="minorHAnsi" w:hAnsiTheme="minorHAnsi" w:cstheme="minorHAnsi"/>
        </w:rPr>
        <w:t xml:space="preserve">method </w:t>
      </w:r>
      <w:del w:id="144" w:author="Myles Allen" w:date="2019-11-24T08:47:00Z">
        <w:r w:rsidR="001E7D0F" w:rsidRPr="0045212B" w:rsidDel="00B207C9">
          <w:rPr>
            <w:rFonts w:asciiTheme="minorHAnsi" w:hAnsiTheme="minorHAnsi" w:cstheme="minorHAnsi"/>
          </w:rPr>
          <w:delText xml:space="preserve">for </w:delText>
        </w:r>
      </w:del>
      <w:ins w:id="145" w:author="Myles Allen" w:date="2019-11-24T08:48:00Z">
        <w:r w:rsidR="00B207C9">
          <w:rPr>
            <w:rFonts w:asciiTheme="minorHAnsi" w:hAnsiTheme="minorHAnsi" w:cstheme="minorHAnsi"/>
          </w:rPr>
          <w:t>of relating</w:t>
        </w:r>
      </w:ins>
      <w:del w:id="146" w:author="Myles Allen" w:date="2019-11-24T08:48:00Z">
        <w:r w:rsidRPr="0045212B" w:rsidDel="00B207C9">
          <w:rPr>
            <w:rFonts w:asciiTheme="minorHAnsi" w:hAnsiTheme="minorHAnsi" w:cstheme="minorHAnsi"/>
          </w:rPr>
          <w:delText xml:space="preserve">budget </w:delText>
        </w:r>
        <w:r w:rsidR="001E7D0F" w:rsidRPr="0045212B" w:rsidDel="00B207C9">
          <w:rPr>
            <w:rFonts w:asciiTheme="minorHAnsi" w:hAnsiTheme="minorHAnsi" w:cstheme="minorHAnsi"/>
          </w:rPr>
          <w:delText>estimation</w:delText>
        </w:r>
        <w:r w:rsidRPr="0045212B" w:rsidDel="00B207C9">
          <w:rPr>
            <w:rFonts w:asciiTheme="minorHAnsi" w:hAnsiTheme="minorHAnsi" w:cstheme="minorHAnsi"/>
          </w:rPr>
          <w:delText xml:space="preserve"> </w:delText>
        </w:r>
        <w:r w:rsidR="001E7D0F" w:rsidRPr="0045212B" w:rsidDel="00B207C9">
          <w:rPr>
            <w:rFonts w:asciiTheme="minorHAnsi" w:hAnsiTheme="minorHAnsi" w:cstheme="minorHAnsi"/>
          </w:rPr>
          <w:delText>which correctly accounts for th</w:delText>
        </w:r>
        <w:r w:rsidRPr="0045212B" w:rsidDel="00B207C9">
          <w:rPr>
            <w:rFonts w:asciiTheme="minorHAnsi" w:hAnsiTheme="minorHAnsi" w:cstheme="minorHAnsi"/>
          </w:rPr>
          <w:delText>e</w:delText>
        </w:r>
      </w:del>
      <w:r w:rsidR="001E7D0F" w:rsidRPr="0045212B">
        <w:rPr>
          <w:rFonts w:asciiTheme="minorHAnsi" w:hAnsiTheme="minorHAnsi" w:cstheme="minorHAnsi"/>
        </w:rPr>
        <w:t xml:space="preserve"> </w:t>
      </w:r>
      <w:r w:rsidRPr="0045212B">
        <w:rPr>
          <w:rFonts w:asciiTheme="minorHAnsi" w:hAnsiTheme="minorHAnsi" w:cstheme="minorHAnsi"/>
        </w:rPr>
        <w:t>non-CO</w:t>
      </w:r>
      <w:r w:rsidRPr="0045212B">
        <w:rPr>
          <w:rFonts w:asciiTheme="minorHAnsi" w:hAnsiTheme="minorHAnsi" w:cstheme="minorHAnsi"/>
          <w:vertAlign w:val="subscript"/>
        </w:rPr>
        <w:t>2</w:t>
      </w:r>
      <w:r w:rsidRPr="0045212B">
        <w:rPr>
          <w:rFonts w:asciiTheme="minorHAnsi" w:hAnsiTheme="minorHAnsi" w:cstheme="minorHAnsi"/>
        </w:rPr>
        <w:t xml:space="preserve"> </w:t>
      </w:r>
      <w:del w:id="147" w:author="Myles Allen" w:date="2019-11-24T08:48:00Z">
        <w:r w:rsidR="001E7D0F" w:rsidRPr="0045212B" w:rsidDel="00B207C9">
          <w:rPr>
            <w:rFonts w:asciiTheme="minorHAnsi" w:hAnsiTheme="minorHAnsi" w:cstheme="minorHAnsi"/>
          </w:rPr>
          <w:delText xml:space="preserve">contribution </w:delText>
        </w:r>
      </w:del>
      <w:ins w:id="148" w:author="Myles Allen" w:date="2019-11-24T08:48:00Z">
        <w:r w:rsidR="00B207C9">
          <w:rPr>
            <w:rFonts w:asciiTheme="minorHAnsi" w:hAnsiTheme="minorHAnsi" w:cstheme="minorHAnsi"/>
          </w:rPr>
          <w:t>cl</w:t>
        </w:r>
      </w:ins>
      <w:ins w:id="149" w:author="Myles Allen" w:date="2019-11-24T08:49:00Z">
        <w:r w:rsidR="00B207C9">
          <w:rPr>
            <w:rFonts w:asciiTheme="minorHAnsi" w:hAnsiTheme="minorHAnsi" w:cstheme="minorHAnsi"/>
          </w:rPr>
          <w:t>imate drivers with CO2 emissions is to</w:t>
        </w:r>
      </w:ins>
      <w:ins w:id="150" w:author="Myles Allen" w:date="2019-11-24T08:48:00Z">
        <w:r w:rsidR="00B207C9" w:rsidRPr="0045212B">
          <w:rPr>
            <w:rFonts w:asciiTheme="minorHAnsi" w:hAnsiTheme="minorHAnsi" w:cstheme="minorHAnsi"/>
          </w:rPr>
          <w:t xml:space="preserve"> </w:t>
        </w:r>
      </w:ins>
      <w:r w:rsidR="001E7D0F" w:rsidRPr="0045212B">
        <w:rPr>
          <w:rFonts w:asciiTheme="minorHAnsi" w:hAnsiTheme="minorHAnsi" w:cstheme="minorHAnsi"/>
        </w:rPr>
        <w:t>use</w:t>
      </w:r>
      <w:del w:id="151" w:author="Myles Allen" w:date="2019-11-24T08:49:00Z">
        <w:r w:rsidR="001E7D0F" w:rsidRPr="0045212B" w:rsidDel="00B207C9">
          <w:rPr>
            <w:rFonts w:asciiTheme="minorHAnsi" w:hAnsiTheme="minorHAnsi" w:cstheme="minorHAnsi"/>
          </w:rPr>
          <w:delText>s</w:delText>
        </w:r>
      </w:del>
      <w:r w:rsidR="001E7D0F" w:rsidRPr="0045212B">
        <w:rPr>
          <w:rFonts w:asciiTheme="minorHAnsi" w:hAnsiTheme="minorHAnsi" w:cstheme="minorHAnsi"/>
        </w:rPr>
        <w:t xml:space="preserve"> CO</w:t>
      </w:r>
      <w:r w:rsidR="001E7D0F" w:rsidRPr="0045212B">
        <w:rPr>
          <w:rFonts w:asciiTheme="minorHAnsi" w:hAnsiTheme="minorHAnsi" w:cstheme="minorHAnsi"/>
          <w:vertAlign w:val="subscript"/>
        </w:rPr>
        <w:t>2</w:t>
      </w:r>
      <w:r w:rsidR="001E7D0F" w:rsidRPr="0045212B">
        <w:rPr>
          <w:rFonts w:asciiTheme="minorHAnsi" w:hAnsiTheme="minorHAnsi" w:cstheme="minorHAnsi"/>
        </w:rPr>
        <w:t xml:space="preserve">-forcing-equivalent </w:t>
      </w:r>
      <w:ins w:id="152" w:author="Myles Allen" w:date="2019-11-25T18:42:00Z">
        <w:r w:rsidR="00CB3DC7">
          <w:rPr>
            <w:rFonts w:asciiTheme="minorHAnsi" w:hAnsiTheme="minorHAnsi" w:cstheme="minorHAnsi"/>
          </w:rPr>
          <w:t>(CO</w:t>
        </w:r>
        <w:r w:rsidR="00CB3DC7">
          <w:rPr>
            <w:rFonts w:asciiTheme="minorHAnsi" w:hAnsiTheme="minorHAnsi" w:cstheme="minorHAnsi"/>
            <w:vertAlign w:val="subscript"/>
          </w:rPr>
          <w:t>2</w:t>
        </w:r>
        <w:r w:rsidR="00CB3DC7">
          <w:rPr>
            <w:rFonts w:asciiTheme="minorHAnsi" w:hAnsiTheme="minorHAnsi" w:cstheme="minorHAnsi"/>
          </w:rPr>
          <w:t xml:space="preserve">-fe) </w:t>
        </w:r>
      </w:ins>
      <w:r w:rsidR="001E7D0F" w:rsidRPr="0045212B">
        <w:rPr>
          <w:rFonts w:asciiTheme="minorHAnsi" w:hAnsiTheme="minorHAnsi" w:cstheme="minorHAnsi"/>
        </w:rPr>
        <w:t xml:space="preserve">emissions </w:t>
      </w:r>
      <w:ins w:id="153" w:author="Myles Allen" w:date="2019-11-24T08:49:00Z">
        <w:r w:rsidR="00B207C9">
          <w:rPr>
            <w:rFonts w:asciiTheme="minorHAnsi" w:hAnsiTheme="minorHAnsi" w:cstheme="minorHAnsi"/>
          </w:rPr>
          <w:t xml:space="preserve">to express </w:t>
        </w:r>
      </w:ins>
      <w:ins w:id="154" w:author="Myles Allen" w:date="2019-11-24T08:50:00Z">
        <w:r w:rsidR="00B207C9">
          <w:rPr>
            <w:rFonts w:asciiTheme="minorHAnsi" w:hAnsiTheme="minorHAnsi" w:cstheme="minorHAnsi"/>
          </w:rPr>
          <w:t xml:space="preserve">each </w:t>
        </w:r>
      </w:ins>
      <w:ins w:id="155" w:author="Myles Allen" w:date="2019-11-24T08:49:00Z">
        <w:r w:rsidR="00B207C9">
          <w:rPr>
            <w:rFonts w:asciiTheme="minorHAnsi" w:hAnsiTheme="minorHAnsi" w:cstheme="minorHAnsi"/>
          </w:rPr>
          <w:t>non-CO</w:t>
        </w:r>
        <w:r w:rsidR="00B207C9">
          <w:rPr>
            <w:rFonts w:asciiTheme="minorHAnsi" w:hAnsiTheme="minorHAnsi" w:cstheme="minorHAnsi"/>
            <w:vertAlign w:val="subscript"/>
          </w:rPr>
          <w:t>2</w:t>
        </w:r>
        <w:r w:rsidR="00B207C9">
          <w:rPr>
            <w:rFonts w:asciiTheme="minorHAnsi" w:hAnsiTheme="minorHAnsi" w:cstheme="minorHAnsi"/>
          </w:rPr>
          <w:t xml:space="preserve"> driver in terms of the CO</w:t>
        </w:r>
        <w:r w:rsidR="00B207C9">
          <w:rPr>
            <w:rFonts w:asciiTheme="minorHAnsi" w:hAnsiTheme="minorHAnsi" w:cstheme="minorHAnsi"/>
            <w:vertAlign w:val="subscript"/>
          </w:rPr>
          <w:t>2</w:t>
        </w:r>
        <w:r w:rsidR="00B207C9">
          <w:rPr>
            <w:rFonts w:asciiTheme="minorHAnsi" w:hAnsiTheme="minorHAnsi" w:cstheme="minorHAnsi"/>
          </w:rPr>
          <w:t xml:space="preserve"> emissions </w:t>
        </w:r>
      </w:ins>
      <w:ins w:id="156" w:author="Myles Allen" w:date="2019-11-24T08:50:00Z">
        <w:r w:rsidR="00B207C9">
          <w:rPr>
            <w:rFonts w:asciiTheme="minorHAnsi" w:hAnsiTheme="minorHAnsi" w:cstheme="minorHAnsi"/>
          </w:rPr>
          <w:t xml:space="preserve">timeseries that would give precisely the same impact on </w:t>
        </w:r>
      </w:ins>
      <w:ins w:id="157" w:author="Myles Allen" w:date="2019-11-24T08:51:00Z">
        <w:r w:rsidR="00B207C9">
          <w:rPr>
            <w:rFonts w:asciiTheme="minorHAnsi" w:hAnsiTheme="minorHAnsi" w:cstheme="minorHAnsi"/>
          </w:rPr>
          <w:t>effective radiative forcing (ERF) as that non-CO</w:t>
        </w:r>
        <w:r w:rsidR="00B207C9">
          <w:rPr>
            <w:rFonts w:asciiTheme="minorHAnsi" w:hAnsiTheme="minorHAnsi" w:cstheme="minorHAnsi"/>
            <w:vertAlign w:val="subscript"/>
          </w:rPr>
          <w:t>2</w:t>
        </w:r>
        <w:r w:rsidR="00B207C9">
          <w:rPr>
            <w:rFonts w:asciiTheme="minorHAnsi" w:hAnsiTheme="minorHAnsi" w:cstheme="minorHAnsi"/>
          </w:rPr>
          <w:t xml:space="preserve"> driver</w:t>
        </w:r>
      </w:ins>
      <w:ins w:id="158" w:author="Myles Allen" w:date="2019-11-24T08:52:00Z">
        <w:r w:rsidR="00B207C9">
          <w:rPr>
            <w:rFonts w:asciiTheme="minorHAnsi" w:hAnsiTheme="minorHAnsi" w:cstheme="minorHAnsi"/>
          </w:rPr>
          <w:t>.</w:t>
        </w:r>
      </w:ins>
      <w:ins w:id="159" w:author="Myles Allen" w:date="2019-11-24T08:51:00Z">
        <w:r w:rsidR="00B207C9">
          <w:rPr>
            <w:rFonts w:asciiTheme="minorHAnsi" w:hAnsiTheme="minorHAnsi" w:cstheme="minorHAnsi"/>
          </w:rPr>
          <w:t xml:space="preserve"> </w:t>
        </w:r>
      </w:ins>
      <w:ins w:id="160" w:author="Myles Allen" w:date="2019-11-24T08:50:00Z">
        <w:r w:rsidR="00B207C9">
          <w:rPr>
            <w:rFonts w:asciiTheme="minorHAnsi" w:hAnsiTheme="minorHAnsi" w:cstheme="minorHAnsi"/>
          </w:rPr>
          <w:t xml:space="preserve"> </w:t>
        </w:r>
      </w:ins>
    </w:p>
    <w:p w14:paraId="29D829DA" w14:textId="64CA5E45" w:rsidR="00895888" w:rsidRDefault="00895888" w:rsidP="001E7D0F">
      <w:pPr>
        <w:jc w:val="both"/>
        <w:rPr>
          <w:ins w:id="161" w:author="Myles Allen" w:date="2019-11-25T18:34:00Z"/>
          <w:rFonts w:asciiTheme="minorHAnsi" w:hAnsiTheme="minorHAnsi" w:cstheme="minorHAnsi"/>
        </w:rPr>
      </w:pPr>
    </w:p>
    <w:p w14:paraId="1192821C" w14:textId="77777777" w:rsidR="00895888" w:rsidRPr="0045212B" w:rsidRDefault="00895888" w:rsidP="00895888">
      <w:pPr>
        <w:jc w:val="both"/>
        <w:rPr>
          <w:ins w:id="162" w:author="Myles Allen" w:date="2019-11-25T18:34:00Z"/>
          <w:rFonts w:asciiTheme="minorHAnsi" w:hAnsiTheme="minorHAnsi" w:cstheme="minorHAnsi"/>
        </w:rPr>
      </w:pPr>
      <w:ins w:id="163" w:author="Myles Allen" w:date="2019-11-25T18:34:00Z">
        <w:r w:rsidRPr="0045212B">
          <w:rPr>
            <w:rFonts w:asciiTheme="minorHAnsi" w:hAnsiTheme="minorHAnsi" w:cstheme="minorHAnsi"/>
          </w:rPr>
          <w:t>In this paper we consider both the contribution from non-CO</w:t>
        </w:r>
        <w:r w:rsidRPr="0045212B">
          <w:rPr>
            <w:rFonts w:asciiTheme="minorHAnsi" w:hAnsiTheme="minorHAnsi" w:cstheme="minorHAnsi"/>
            <w:vertAlign w:val="subscript"/>
          </w:rPr>
          <w:t>2</w:t>
        </w:r>
        <w:r w:rsidRPr="0045212B">
          <w:rPr>
            <w:rFonts w:asciiTheme="minorHAnsi" w:hAnsiTheme="minorHAnsi" w:cstheme="minorHAnsi"/>
          </w:rPr>
          <w:t xml:space="preserve"> pollutants and the value of the TCRE in estimating the remaining global carbon budget. In the IPCC’s 5</w:t>
        </w:r>
        <w:r w:rsidRPr="0045212B">
          <w:rPr>
            <w:rFonts w:asciiTheme="minorHAnsi" w:hAnsiTheme="minorHAnsi" w:cstheme="minorHAnsi"/>
            <w:vertAlign w:val="superscript"/>
          </w:rPr>
          <w:t>th</w:t>
        </w:r>
        <w:r w:rsidRPr="0045212B">
          <w:rPr>
            <w:rFonts w:asciiTheme="minorHAnsi" w:hAnsiTheme="minorHAnsi" w:cstheme="minorHAnsi"/>
          </w:rPr>
          <w:t xml:space="preserve"> assessment report (AR5[!!chapter 12!!]), the TCRE was assessed to lie between 0.8-2.5</w:t>
        </w:r>
        <w:r w:rsidRPr="0045212B">
          <w:rPr>
            <w:rFonts w:ascii="Cambria Math" w:eastAsia="Cambria Math" w:hAnsi="Cambria Math" w:cs="Cambria Math"/>
          </w:rPr>
          <w:t>℃</w:t>
        </w:r>
        <w:r w:rsidRPr="0045212B">
          <w:rPr>
            <w:rFonts w:asciiTheme="minorHAnsi" w:eastAsia="Cambria Math" w:hAnsiTheme="minorHAnsi" w:cstheme="minorHAnsi"/>
          </w:rPr>
          <w:t>/</w:t>
        </w:r>
        <w:proofErr w:type="spellStart"/>
        <w:r w:rsidRPr="0045212B">
          <w:rPr>
            <w:rFonts w:asciiTheme="minorHAnsi" w:eastAsia="Cambria Math" w:hAnsiTheme="minorHAnsi" w:cstheme="minorHAnsi"/>
          </w:rPr>
          <w:t>TtC</w:t>
        </w:r>
        <w:proofErr w:type="spellEnd"/>
        <w:r w:rsidRPr="0045212B">
          <w:rPr>
            <w:rFonts w:asciiTheme="minorHAnsi" w:eastAsia="Cambria Math" w:hAnsiTheme="minorHAnsi" w:cstheme="minorHAnsi"/>
          </w:rPr>
          <w:t>. Studies based on observational constraints[!!] and model outputs[!!] agree on the likely range of values, where the shape of the TCRE distribution is typically taken as either log-normal (</w:t>
        </w:r>
        <w:r>
          <w:rPr>
            <w:rFonts w:asciiTheme="minorHAnsi" w:eastAsia="Cambria Math" w:hAnsiTheme="minorHAnsi" w:cstheme="minorHAnsi"/>
          </w:rPr>
          <w:t xml:space="preserve">if constrained by the </w:t>
        </w:r>
        <w:r w:rsidRPr="0045212B">
          <w:rPr>
            <w:rFonts w:asciiTheme="minorHAnsi" w:eastAsia="Cambria Math" w:hAnsiTheme="minorHAnsi" w:cstheme="minorHAnsi"/>
          </w:rPr>
          <w:t>historical record) or normal (</w:t>
        </w:r>
        <w:r>
          <w:rPr>
            <w:rFonts w:asciiTheme="minorHAnsi" w:eastAsia="Cambria Math" w:hAnsiTheme="minorHAnsi" w:cstheme="minorHAnsi"/>
          </w:rPr>
          <w:t xml:space="preserve">if based on </w:t>
        </w:r>
        <w:r w:rsidRPr="0045212B">
          <w:rPr>
            <w:rFonts w:asciiTheme="minorHAnsi" w:eastAsia="Cambria Math" w:hAnsiTheme="minorHAnsi" w:cstheme="minorHAnsi"/>
          </w:rPr>
          <w:t xml:space="preserve">model </w:t>
        </w:r>
        <w:proofErr w:type="gramStart"/>
        <w:r w:rsidRPr="0045212B">
          <w:rPr>
            <w:rFonts w:asciiTheme="minorHAnsi" w:eastAsia="Cambria Math" w:hAnsiTheme="minorHAnsi" w:cstheme="minorHAnsi"/>
          </w:rPr>
          <w:t>output)[!!]</w:t>
        </w:r>
        <w:proofErr w:type="gramEnd"/>
        <w:r w:rsidRPr="0045212B">
          <w:rPr>
            <w:rFonts w:asciiTheme="minorHAnsi" w:eastAsia="Cambria Math" w:hAnsiTheme="minorHAnsi" w:cstheme="minorHAnsi"/>
          </w:rPr>
          <w:t xml:space="preserve">. </w:t>
        </w:r>
        <w:r>
          <w:rPr>
            <w:rFonts w:asciiTheme="minorHAnsi" w:eastAsia="Cambria Math" w:hAnsiTheme="minorHAnsi" w:cstheme="minorHAnsi"/>
          </w:rPr>
          <w:t>Here we consider both interpretations of the AR5 range as well as a new observationally-constrained distribution based on the comparison of cumulative CO2-fe emissions to date with the historical record of GMST.</w:t>
        </w:r>
      </w:ins>
    </w:p>
    <w:p w14:paraId="3C9625F1" w14:textId="77777777" w:rsidR="00895888" w:rsidRPr="0045212B" w:rsidRDefault="00895888" w:rsidP="00895888">
      <w:pPr>
        <w:jc w:val="both"/>
        <w:rPr>
          <w:ins w:id="164" w:author="Myles Allen" w:date="2019-11-25T18:34:00Z"/>
          <w:rFonts w:asciiTheme="minorHAnsi" w:hAnsiTheme="minorHAnsi" w:cstheme="minorHAnsi"/>
        </w:rPr>
      </w:pPr>
    </w:p>
    <w:p w14:paraId="7D22CC4C" w14:textId="35694417" w:rsidR="00D3154D" w:rsidRPr="0045212B" w:rsidRDefault="00895888" w:rsidP="001E7D0F">
      <w:pPr>
        <w:jc w:val="both"/>
        <w:rPr>
          <w:rFonts w:asciiTheme="minorHAnsi" w:hAnsiTheme="minorHAnsi" w:cstheme="minorHAnsi"/>
        </w:rPr>
      </w:pPr>
      <w:ins w:id="165" w:author="Myles Allen" w:date="2019-11-25T18:35:00Z">
        <w:r>
          <w:rPr>
            <w:rFonts w:asciiTheme="minorHAnsi" w:hAnsiTheme="minorHAnsi" w:cstheme="minorHAnsi"/>
          </w:rPr>
          <w:t>In section 2, we</w:t>
        </w:r>
      </w:ins>
      <w:del w:id="166" w:author="Myles Allen" w:date="2019-11-25T18:34:00Z">
        <w:r w:rsidR="002651F4" w:rsidRPr="0045212B" w:rsidDel="00895888">
          <w:rPr>
            <w:rFonts w:asciiTheme="minorHAnsi" w:hAnsiTheme="minorHAnsi" w:cstheme="minorHAnsi"/>
          </w:rPr>
          <w:delText>and</w:delText>
        </w:r>
      </w:del>
      <w:r w:rsidR="00D3154D" w:rsidRPr="0045212B">
        <w:rPr>
          <w:rFonts w:asciiTheme="minorHAnsi" w:hAnsiTheme="minorHAnsi" w:cstheme="minorHAnsi"/>
        </w:rPr>
        <w:t xml:space="preserve"> demonstrate</w:t>
      </w:r>
      <w:r w:rsidR="000025C7" w:rsidRPr="0045212B">
        <w:rPr>
          <w:rFonts w:asciiTheme="minorHAnsi" w:hAnsiTheme="minorHAnsi" w:cstheme="minorHAnsi"/>
        </w:rPr>
        <w:t xml:space="preserve"> </w:t>
      </w:r>
      <w:del w:id="167" w:author="Myles Allen" w:date="2019-11-25T18:36:00Z">
        <w:r w:rsidR="000025C7" w:rsidRPr="0045212B" w:rsidDel="00895888">
          <w:rPr>
            <w:rFonts w:asciiTheme="minorHAnsi" w:hAnsiTheme="minorHAnsi" w:cstheme="minorHAnsi"/>
          </w:rPr>
          <w:delText>this</w:delText>
        </w:r>
        <w:r w:rsidR="00D3154D" w:rsidRPr="0045212B" w:rsidDel="00895888">
          <w:rPr>
            <w:rFonts w:asciiTheme="minorHAnsi" w:hAnsiTheme="minorHAnsi" w:cstheme="minorHAnsi"/>
          </w:rPr>
          <w:delText xml:space="preserve"> </w:delText>
        </w:r>
      </w:del>
      <w:ins w:id="168" w:author="Myles Allen" w:date="2019-11-25T18:36:00Z">
        <w:r>
          <w:rPr>
            <w:rFonts w:asciiTheme="minorHAnsi" w:hAnsiTheme="minorHAnsi" w:cstheme="minorHAnsi"/>
          </w:rPr>
          <w:t xml:space="preserve">the advantages of CO2-fe emissions using </w:t>
        </w:r>
      </w:ins>
      <w:del w:id="169" w:author="Myles Allen" w:date="2019-11-25T18:36:00Z">
        <w:r w:rsidR="00D3154D" w:rsidRPr="0045212B" w:rsidDel="00895888">
          <w:rPr>
            <w:rFonts w:asciiTheme="minorHAnsi" w:hAnsiTheme="minorHAnsi" w:cstheme="minorHAnsi"/>
          </w:rPr>
          <w:delText xml:space="preserve">for </w:delText>
        </w:r>
      </w:del>
      <w:r w:rsidR="00D3154D" w:rsidRPr="0045212B">
        <w:rPr>
          <w:rFonts w:asciiTheme="minorHAnsi" w:hAnsiTheme="minorHAnsi" w:cstheme="minorHAnsi"/>
        </w:rPr>
        <w:t>a number of 1.5</w:t>
      </w:r>
      <w:r w:rsidR="002651F4" w:rsidRPr="0045212B">
        <w:rPr>
          <w:rFonts w:ascii="Cambria Math" w:eastAsia="Cambria Math" w:hAnsi="Cambria Math" w:cs="Cambria Math"/>
        </w:rPr>
        <w:t>℃</w:t>
      </w:r>
      <w:r w:rsidR="00D3154D" w:rsidRPr="0045212B">
        <w:rPr>
          <w:rFonts w:asciiTheme="minorHAnsi" w:hAnsiTheme="minorHAnsi" w:cstheme="minorHAnsi"/>
        </w:rPr>
        <w:t xml:space="preserve"> and 2</w:t>
      </w:r>
      <w:r w:rsidR="002651F4" w:rsidRPr="0045212B">
        <w:rPr>
          <w:rFonts w:ascii="Cambria Math" w:eastAsia="Cambria Math" w:hAnsi="Cambria Math" w:cs="Cambria Math"/>
        </w:rPr>
        <w:t>℃</w:t>
      </w:r>
      <w:r w:rsidR="00D3154D" w:rsidRPr="0045212B">
        <w:rPr>
          <w:rFonts w:asciiTheme="minorHAnsi" w:hAnsiTheme="minorHAnsi" w:cstheme="minorHAnsi"/>
        </w:rPr>
        <w:t xml:space="preserve"> compatible scenarios</w:t>
      </w:r>
      <w:del w:id="170" w:author="Myles Allen" w:date="2019-11-25T18:36:00Z">
        <w:r w:rsidR="00D3154D" w:rsidRPr="0045212B" w:rsidDel="00895888">
          <w:rPr>
            <w:rFonts w:asciiTheme="minorHAnsi" w:hAnsiTheme="minorHAnsi" w:cstheme="minorHAnsi"/>
          </w:rPr>
          <w:delText xml:space="preserve"> in section 2</w:delText>
        </w:r>
      </w:del>
      <w:r w:rsidR="00D3154D" w:rsidRPr="0045212B">
        <w:rPr>
          <w:rFonts w:asciiTheme="minorHAnsi" w:hAnsiTheme="minorHAnsi" w:cstheme="minorHAnsi"/>
        </w:rPr>
        <w:t>.</w:t>
      </w:r>
      <w:r w:rsidR="0001737F" w:rsidRPr="0045212B">
        <w:rPr>
          <w:rFonts w:asciiTheme="minorHAnsi" w:hAnsiTheme="minorHAnsi" w:cstheme="minorHAnsi"/>
        </w:rPr>
        <w:t xml:space="preserve"> Further, we introduce a simple formula </w:t>
      </w:r>
      <w:del w:id="171" w:author="Myles Allen" w:date="2019-11-25T18:43:00Z">
        <w:r w:rsidR="0001737F" w:rsidRPr="0045212B" w:rsidDel="00CB3DC7">
          <w:rPr>
            <w:rFonts w:asciiTheme="minorHAnsi" w:hAnsiTheme="minorHAnsi" w:cstheme="minorHAnsi"/>
          </w:rPr>
          <w:delText xml:space="preserve">for use in policy and business </w:delText>
        </w:r>
      </w:del>
      <w:r w:rsidR="0001737F" w:rsidRPr="0045212B">
        <w:rPr>
          <w:rFonts w:asciiTheme="minorHAnsi" w:hAnsiTheme="minorHAnsi" w:cstheme="minorHAnsi"/>
        </w:rPr>
        <w:t xml:space="preserve">for the calculation of </w:t>
      </w:r>
      <w:del w:id="172" w:author="Myles Allen" w:date="2019-11-25T18:37:00Z">
        <w:r w:rsidR="0001737F" w:rsidRPr="0045212B" w:rsidDel="00895888">
          <w:rPr>
            <w:rFonts w:asciiTheme="minorHAnsi" w:hAnsiTheme="minorHAnsi" w:cstheme="minorHAnsi"/>
          </w:rPr>
          <w:delText>the warming contribution of an emissions scenario</w:delText>
        </w:r>
      </w:del>
      <w:ins w:id="173" w:author="Myles Allen" w:date="2019-11-25T18:37:00Z">
        <w:r>
          <w:rPr>
            <w:rFonts w:asciiTheme="minorHAnsi" w:hAnsiTheme="minorHAnsi" w:cstheme="minorHAnsi"/>
          </w:rPr>
          <w:t>“warming equivalent” emissions that provide an accurate approximation CO2-fe emissions without requiring a carbon cycle model</w:t>
        </w:r>
      </w:ins>
      <w:r w:rsidR="0001737F" w:rsidRPr="0045212B">
        <w:rPr>
          <w:rFonts w:asciiTheme="minorHAnsi" w:hAnsiTheme="minorHAnsi" w:cstheme="minorHAnsi"/>
        </w:rPr>
        <w:t>.</w:t>
      </w:r>
      <w:r w:rsidR="00D3154D" w:rsidRPr="0045212B">
        <w:rPr>
          <w:rFonts w:asciiTheme="minorHAnsi" w:hAnsiTheme="minorHAnsi" w:cstheme="minorHAnsi"/>
        </w:rPr>
        <w:t xml:space="preserve"> Section 3</w:t>
      </w:r>
      <w:r w:rsidR="008666A6" w:rsidRPr="0045212B">
        <w:rPr>
          <w:rFonts w:asciiTheme="minorHAnsi" w:hAnsiTheme="minorHAnsi" w:cstheme="minorHAnsi"/>
        </w:rPr>
        <w:t xml:space="preserve"> </w:t>
      </w:r>
      <w:del w:id="174" w:author="Myles Allen" w:date="2019-11-25T18:43:00Z">
        <w:r w:rsidR="008666A6" w:rsidRPr="0045212B" w:rsidDel="00CB3DC7">
          <w:rPr>
            <w:rFonts w:asciiTheme="minorHAnsi" w:hAnsiTheme="minorHAnsi" w:cstheme="minorHAnsi"/>
          </w:rPr>
          <w:delText xml:space="preserve">discusses the TCRE uncertainty and demonstrates </w:delText>
        </w:r>
      </w:del>
      <w:ins w:id="175" w:author="Myles Allen" w:date="2019-11-25T18:43:00Z">
        <w:r w:rsidR="00CB3DC7">
          <w:rPr>
            <w:rFonts w:asciiTheme="minorHAnsi" w:hAnsiTheme="minorHAnsi" w:cstheme="minorHAnsi"/>
          </w:rPr>
          <w:t xml:space="preserve">introduces </w:t>
        </w:r>
      </w:ins>
      <w:r w:rsidR="008666A6" w:rsidRPr="0045212B">
        <w:rPr>
          <w:rFonts w:asciiTheme="minorHAnsi" w:hAnsiTheme="minorHAnsi" w:cstheme="minorHAnsi"/>
        </w:rPr>
        <w:t>an observationally constrained TCRE distribution</w:t>
      </w:r>
      <w:del w:id="176" w:author="Myles Allen" w:date="2019-11-25T18:43:00Z">
        <w:r w:rsidR="008666A6" w:rsidRPr="0045212B" w:rsidDel="00CB3DC7">
          <w:rPr>
            <w:rFonts w:asciiTheme="minorHAnsi" w:hAnsiTheme="minorHAnsi" w:cstheme="minorHAnsi"/>
          </w:rPr>
          <w:delText xml:space="preserve">, </w:delText>
        </w:r>
      </w:del>
      <w:ins w:id="177" w:author="Myles Allen" w:date="2019-11-25T18:43:00Z">
        <w:r w:rsidR="00CB3DC7">
          <w:rPr>
            <w:rFonts w:asciiTheme="minorHAnsi" w:hAnsiTheme="minorHAnsi" w:cstheme="minorHAnsi"/>
          </w:rPr>
          <w:t xml:space="preserve"> and</w:t>
        </w:r>
        <w:r w:rsidR="00CB3DC7" w:rsidRPr="0045212B">
          <w:rPr>
            <w:rFonts w:asciiTheme="minorHAnsi" w:hAnsiTheme="minorHAnsi" w:cstheme="minorHAnsi"/>
          </w:rPr>
          <w:t xml:space="preserve"> </w:t>
        </w:r>
      </w:ins>
      <w:del w:id="178" w:author="Myles Allen" w:date="2019-11-25T18:43:00Z">
        <w:r w:rsidR="008666A6" w:rsidRPr="0045212B" w:rsidDel="00CB3DC7">
          <w:rPr>
            <w:rFonts w:asciiTheme="minorHAnsi" w:hAnsiTheme="minorHAnsi" w:cstheme="minorHAnsi"/>
          </w:rPr>
          <w:delText xml:space="preserve">discussing </w:delText>
        </w:r>
      </w:del>
      <w:ins w:id="179" w:author="Myles Allen" w:date="2019-11-25T18:43:00Z">
        <w:r w:rsidR="00CB3DC7" w:rsidRPr="0045212B">
          <w:rPr>
            <w:rFonts w:asciiTheme="minorHAnsi" w:hAnsiTheme="minorHAnsi" w:cstheme="minorHAnsi"/>
          </w:rPr>
          <w:t>discuss</w:t>
        </w:r>
        <w:r w:rsidR="00CB3DC7">
          <w:rPr>
            <w:rFonts w:asciiTheme="minorHAnsi" w:hAnsiTheme="minorHAnsi" w:cstheme="minorHAnsi"/>
          </w:rPr>
          <w:t>es</w:t>
        </w:r>
        <w:r w:rsidR="00CB3DC7" w:rsidRPr="0045212B">
          <w:rPr>
            <w:rFonts w:asciiTheme="minorHAnsi" w:hAnsiTheme="minorHAnsi" w:cstheme="minorHAnsi"/>
          </w:rPr>
          <w:t xml:space="preserve"> </w:t>
        </w:r>
      </w:ins>
      <w:r w:rsidR="000025C7" w:rsidRPr="0045212B">
        <w:rPr>
          <w:rFonts w:asciiTheme="minorHAnsi" w:hAnsiTheme="minorHAnsi" w:cstheme="minorHAnsi"/>
        </w:rPr>
        <w:t xml:space="preserve">possible </w:t>
      </w:r>
      <w:r w:rsidR="008666A6" w:rsidRPr="0045212B">
        <w:rPr>
          <w:rFonts w:asciiTheme="minorHAnsi" w:hAnsiTheme="minorHAnsi" w:cstheme="minorHAnsi"/>
        </w:rPr>
        <w:t xml:space="preserve">methods to reduce </w:t>
      </w:r>
      <w:ins w:id="180" w:author="Myles Allen" w:date="2019-11-25T18:43:00Z">
        <w:r w:rsidR="00CB3DC7">
          <w:rPr>
            <w:rFonts w:asciiTheme="minorHAnsi" w:hAnsiTheme="minorHAnsi" w:cstheme="minorHAnsi"/>
          </w:rPr>
          <w:t>TCRE</w:t>
        </w:r>
      </w:ins>
      <w:del w:id="181" w:author="Myles Allen" w:date="2019-11-25T18:43:00Z">
        <w:r w:rsidR="008666A6" w:rsidRPr="0045212B" w:rsidDel="00CB3DC7">
          <w:rPr>
            <w:rFonts w:asciiTheme="minorHAnsi" w:hAnsiTheme="minorHAnsi" w:cstheme="minorHAnsi"/>
          </w:rPr>
          <w:delText>this</w:delText>
        </w:r>
      </w:del>
      <w:r w:rsidR="008666A6" w:rsidRPr="0045212B">
        <w:rPr>
          <w:rFonts w:asciiTheme="minorHAnsi" w:hAnsiTheme="minorHAnsi" w:cstheme="minorHAnsi"/>
        </w:rPr>
        <w:t xml:space="preserve"> uncertainty</w:t>
      </w:r>
      <w:del w:id="182" w:author="Myles Allen" w:date="2019-11-25T18:43:00Z">
        <w:r w:rsidR="000025C7" w:rsidRPr="0045212B" w:rsidDel="00CB3DC7">
          <w:rPr>
            <w:rFonts w:asciiTheme="minorHAnsi" w:hAnsiTheme="minorHAnsi" w:cstheme="minorHAnsi"/>
          </w:rPr>
          <w:delText xml:space="preserve"> further</w:delText>
        </w:r>
      </w:del>
      <w:r w:rsidR="008666A6" w:rsidRPr="0045212B">
        <w:rPr>
          <w:rFonts w:asciiTheme="minorHAnsi" w:hAnsiTheme="minorHAnsi" w:cstheme="minorHAnsi"/>
        </w:rPr>
        <w:t xml:space="preserve">. Section 4 </w:t>
      </w:r>
      <w:del w:id="183" w:author="Myles Allen" w:date="2019-11-25T18:38:00Z">
        <w:r w:rsidR="008666A6" w:rsidRPr="0045212B" w:rsidDel="00895888">
          <w:rPr>
            <w:rFonts w:asciiTheme="minorHAnsi" w:hAnsiTheme="minorHAnsi" w:cstheme="minorHAnsi"/>
          </w:rPr>
          <w:delText xml:space="preserve">pulls together the preceding work, </w:delText>
        </w:r>
      </w:del>
      <w:r w:rsidR="008666A6" w:rsidRPr="0045212B">
        <w:rPr>
          <w:rFonts w:asciiTheme="minorHAnsi" w:hAnsiTheme="minorHAnsi" w:cstheme="minorHAnsi"/>
        </w:rPr>
        <w:t>show</w:t>
      </w:r>
      <w:ins w:id="184" w:author="Myles Allen" w:date="2019-11-25T18:38:00Z">
        <w:r>
          <w:rPr>
            <w:rFonts w:asciiTheme="minorHAnsi" w:hAnsiTheme="minorHAnsi" w:cstheme="minorHAnsi"/>
          </w:rPr>
          <w:t>s</w:t>
        </w:r>
      </w:ins>
      <w:del w:id="185" w:author="Myles Allen" w:date="2019-11-25T18:38:00Z">
        <w:r w:rsidR="008666A6" w:rsidRPr="0045212B" w:rsidDel="00895888">
          <w:rPr>
            <w:rFonts w:asciiTheme="minorHAnsi" w:hAnsiTheme="minorHAnsi" w:cstheme="minorHAnsi"/>
          </w:rPr>
          <w:delText>ing</w:delText>
        </w:r>
      </w:del>
      <w:r w:rsidR="008666A6" w:rsidRPr="0045212B">
        <w:rPr>
          <w:rFonts w:asciiTheme="minorHAnsi" w:hAnsiTheme="minorHAnsi" w:cstheme="minorHAnsi"/>
        </w:rPr>
        <w:t xml:space="preserve"> how </w:t>
      </w:r>
      <w:del w:id="186" w:author="Myles Allen" w:date="2019-11-25T18:38:00Z">
        <w:r w:rsidR="008666A6" w:rsidRPr="0045212B" w:rsidDel="00895888">
          <w:rPr>
            <w:rFonts w:asciiTheme="minorHAnsi" w:hAnsiTheme="minorHAnsi" w:cstheme="minorHAnsi"/>
          </w:rPr>
          <w:delText xml:space="preserve">varying </w:delText>
        </w:r>
      </w:del>
      <w:ins w:id="187" w:author="Myles Allen" w:date="2019-11-25T18:38:00Z">
        <w:r>
          <w:rPr>
            <w:rFonts w:asciiTheme="minorHAnsi" w:hAnsiTheme="minorHAnsi" w:cstheme="minorHAnsi"/>
          </w:rPr>
          <w:t>uncertainty in</w:t>
        </w:r>
      </w:ins>
      <w:del w:id="188" w:author="Myles Allen" w:date="2019-11-25T18:38:00Z">
        <w:r w:rsidR="008666A6" w:rsidRPr="0045212B" w:rsidDel="00895888">
          <w:rPr>
            <w:rFonts w:asciiTheme="minorHAnsi" w:hAnsiTheme="minorHAnsi" w:cstheme="minorHAnsi"/>
          </w:rPr>
          <w:delText>the</w:delText>
        </w:r>
      </w:del>
      <w:r w:rsidR="008666A6" w:rsidRPr="0045212B">
        <w:rPr>
          <w:rFonts w:asciiTheme="minorHAnsi" w:hAnsiTheme="minorHAnsi" w:cstheme="minorHAnsi"/>
        </w:rPr>
        <w:t xml:space="preserve"> TCRE and contributions from non-CO</w:t>
      </w:r>
      <w:r w:rsidR="008666A6" w:rsidRPr="0045212B">
        <w:rPr>
          <w:rFonts w:asciiTheme="minorHAnsi" w:hAnsiTheme="minorHAnsi" w:cstheme="minorHAnsi"/>
          <w:vertAlign w:val="subscript"/>
        </w:rPr>
        <w:t>2</w:t>
      </w:r>
      <w:r w:rsidR="008666A6" w:rsidRPr="0045212B">
        <w:rPr>
          <w:rFonts w:asciiTheme="minorHAnsi" w:hAnsiTheme="minorHAnsi" w:cstheme="minorHAnsi"/>
        </w:rPr>
        <w:t xml:space="preserve"> pollutants define</w:t>
      </w:r>
      <w:del w:id="189" w:author="Myles Allen" w:date="2019-11-25T18:38:00Z">
        <w:r w:rsidR="008666A6" w:rsidRPr="0045212B" w:rsidDel="00895888">
          <w:rPr>
            <w:rFonts w:asciiTheme="minorHAnsi" w:hAnsiTheme="minorHAnsi" w:cstheme="minorHAnsi"/>
          </w:rPr>
          <w:delText>s</w:delText>
        </w:r>
      </w:del>
      <w:r w:rsidR="008666A6" w:rsidRPr="0045212B">
        <w:rPr>
          <w:rFonts w:asciiTheme="minorHAnsi" w:hAnsiTheme="minorHAnsi" w:cstheme="minorHAnsi"/>
        </w:rPr>
        <w:t xml:space="preserve"> a remaining carbon budget</w:t>
      </w:r>
      <w:ins w:id="190" w:author="Myles Allen" w:date="2019-11-25T18:38:00Z">
        <w:r>
          <w:rPr>
            <w:rFonts w:asciiTheme="minorHAnsi" w:hAnsiTheme="minorHAnsi" w:cstheme="minorHAnsi"/>
          </w:rPr>
          <w:t xml:space="preserve"> and</w:t>
        </w:r>
      </w:ins>
      <w:del w:id="191" w:author="Myles Allen" w:date="2019-11-25T18:38:00Z">
        <w:r w:rsidR="008666A6" w:rsidRPr="0045212B" w:rsidDel="00895888">
          <w:rPr>
            <w:rFonts w:asciiTheme="minorHAnsi" w:hAnsiTheme="minorHAnsi" w:cstheme="minorHAnsi"/>
          </w:rPr>
          <w:delText>.</w:delText>
        </w:r>
      </w:del>
      <w:r w:rsidR="008666A6" w:rsidRPr="0045212B">
        <w:rPr>
          <w:rFonts w:asciiTheme="minorHAnsi" w:hAnsiTheme="minorHAnsi" w:cstheme="minorHAnsi"/>
        </w:rPr>
        <w:t xml:space="preserve"> Section 5 </w:t>
      </w:r>
      <w:del w:id="192" w:author="Myles Allen" w:date="2019-11-25T18:38:00Z">
        <w:r w:rsidR="006C311E" w:rsidRPr="0045212B" w:rsidDel="00895888">
          <w:rPr>
            <w:rFonts w:asciiTheme="minorHAnsi" w:hAnsiTheme="minorHAnsi" w:cstheme="minorHAnsi"/>
          </w:rPr>
          <w:delText xml:space="preserve">includes a discussion of the work and </w:delText>
        </w:r>
      </w:del>
      <w:r w:rsidR="008666A6" w:rsidRPr="0045212B">
        <w:rPr>
          <w:rFonts w:asciiTheme="minorHAnsi" w:hAnsiTheme="minorHAnsi" w:cstheme="minorHAnsi"/>
        </w:rPr>
        <w:t>concludes.</w:t>
      </w:r>
    </w:p>
    <w:p w14:paraId="39CBE7E0" w14:textId="77777777" w:rsidR="00F66D3F" w:rsidRPr="0045212B" w:rsidRDefault="00F66D3F" w:rsidP="00B33881">
      <w:pPr>
        <w:rPr>
          <w:rFonts w:asciiTheme="minorHAnsi" w:hAnsiTheme="minorHAnsi" w:cstheme="minorHAnsi"/>
          <w:color w:val="000000"/>
        </w:rPr>
      </w:pPr>
    </w:p>
    <w:p w14:paraId="6254ACA2" w14:textId="45BB3422" w:rsidR="00B33881" w:rsidRPr="0045212B" w:rsidRDefault="00B33881" w:rsidP="00B33881">
      <w:pPr>
        <w:rPr>
          <w:rFonts w:asciiTheme="minorHAnsi" w:hAnsiTheme="minorHAnsi" w:cstheme="minorHAnsi"/>
          <w:color w:val="000000"/>
        </w:rPr>
      </w:pPr>
      <w:r w:rsidRPr="0045212B">
        <w:rPr>
          <w:rFonts w:asciiTheme="minorHAnsi" w:hAnsiTheme="minorHAnsi" w:cstheme="minorHAnsi"/>
          <w:color w:val="000000"/>
        </w:rPr>
        <w:lastRenderedPageBreak/>
        <w:t>[FIGURE 1 HERE]</w:t>
      </w:r>
    </w:p>
    <w:p w14:paraId="470AAC7E" w14:textId="0B5DC332" w:rsidR="003939C3" w:rsidRPr="0045212B" w:rsidRDefault="003939C3" w:rsidP="001E7D0F">
      <w:pPr>
        <w:jc w:val="both"/>
        <w:rPr>
          <w:rFonts w:asciiTheme="minorHAnsi" w:hAnsiTheme="minorHAnsi" w:cstheme="minorHAnsi"/>
          <w:b/>
          <w:bCs/>
          <w:i/>
          <w:iCs/>
        </w:rPr>
      </w:pPr>
    </w:p>
    <w:p w14:paraId="34D3CEBB" w14:textId="6CE187D0" w:rsidR="006C311E" w:rsidRPr="0045212B" w:rsidRDefault="008666A6" w:rsidP="001E7D0F">
      <w:pPr>
        <w:jc w:val="both"/>
        <w:rPr>
          <w:rFonts w:asciiTheme="minorHAnsi" w:hAnsiTheme="minorHAnsi" w:cstheme="minorHAnsi"/>
          <w:b/>
          <w:bCs/>
          <w:i/>
          <w:iCs/>
        </w:rPr>
      </w:pPr>
      <w:r w:rsidRPr="0045212B">
        <w:rPr>
          <w:rFonts w:asciiTheme="minorHAnsi" w:hAnsiTheme="minorHAnsi" w:cstheme="minorHAnsi"/>
          <w:b/>
          <w:bCs/>
          <w:i/>
          <w:iCs/>
        </w:rPr>
        <w:t>2. CO</w:t>
      </w:r>
      <w:r w:rsidRPr="0045212B">
        <w:rPr>
          <w:rFonts w:asciiTheme="minorHAnsi" w:hAnsiTheme="minorHAnsi" w:cstheme="minorHAnsi"/>
          <w:b/>
          <w:bCs/>
          <w:i/>
          <w:iCs/>
          <w:vertAlign w:val="subscript"/>
        </w:rPr>
        <w:t>2</w:t>
      </w:r>
      <w:r w:rsidRPr="0045212B">
        <w:rPr>
          <w:rFonts w:asciiTheme="minorHAnsi" w:hAnsiTheme="minorHAnsi" w:cstheme="minorHAnsi"/>
          <w:b/>
          <w:bCs/>
          <w:i/>
          <w:iCs/>
        </w:rPr>
        <w:t>-forcing-equivalent emissions simplify the budget discussion</w:t>
      </w:r>
    </w:p>
    <w:p w14:paraId="141B36C8" w14:textId="77777777" w:rsidR="00DA1C3C" w:rsidRPr="0045212B" w:rsidRDefault="00DA1C3C" w:rsidP="001E7D0F">
      <w:pPr>
        <w:jc w:val="both"/>
        <w:rPr>
          <w:rFonts w:asciiTheme="minorHAnsi" w:hAnsiTheme="minorHAnsi" w:cstheme="minorHAnsi"/>
        </w:rPr>
      </w:pPr>
    </w:p>
    <w:p w14:paraId="2A969B02" w14:textId="2009B53F" w:rsidR="006D7E9C" w:rsidRPr="0045212B" w:rsidRDefault="00BE2E13" w:rsidP="001E7D0F">
      <w:pPr>
        <w:jc w:val="both"/>
        <w:rPr>
          <w:rFonts w:asciiTheme="minorHAnsi" w:hAnsiTheme="minorHAnsi" w:cstheme="minorHAnsi"/>
        </w:rPr>
      </w:pPr>
      <w:ins w:id="193" w:author="Myles Allen" w:date="2019-11-26T04:52:00Z">
        <w:r>
          <w:rPr>
            <w:rFonts w:asciiTheme="minorHAnsi" w:hAnsiTheme="minorHAnsi" w:cstheme="minorHAnsi"/>
          </w:rPr>
          <w:t xml:space="preserve">Originally proposed by Tom Wigley in 1998 under the name of </w:t>
        </w:r>
      </w:ins>
      <w:ins w:id="194" w:author="Myles Allen" w:date="2019-11-26T04:53:00Z">
        <w:r>
          <w:rPr>
            <w:rFonts w:asciiTheme="minorHAnsi" w:hAnsiTheme="minorHAnsi" w:cstheme="minorHAnsi"/>
          </w:rPr>
          <w:t>a “Forcing Equivalent Index”</w:t>
        </w:r>
      </w:ins>
      <w:ins w:id="195" w:author="Myles Allen" w:date="2019-11-26T04:52:00Z">
        <w:r>
          <w:rPr>
            <w:rFonts w:asciiTheme="minorHAnsi" w:hAnsiTheme="minorHAnsi" w:cstheme="minorHAnsi"/>
          </w:rPr>
          <w:t xml:space="preserve">, </w:t>
        </w:r>
      </w:ins>
      <w:r w:rsidR="006C311E" w:rsidRPr="0045212B">
        <w:rPr>
          <w:rFonts w:asciiTheme="minorHAnsi" w:hAnsiTheme="minorHAnsi" w:cstheme="minorHAnsi"/>
        </w:rPr>
        <w:t>CO</w:t>
      </w:r>
      <w:r w:rsidR="006C311E" w:rsidRPr="0045212B">
        <w:rPr>
          <w:rFonts w:asciiTheme="minorHAnsi" w:hAnsiTheme="minorHAnsi" w:cstheme="minorHAnsi"/>
          <w:vertAlign w:val="subscript"/>
        </w:rPr>
        <w:t>2</w:t>
      </w:r>
      <w:r w:rsidR="006C311E" w:rsidRPr="0045212B">
        <w:rPr>
          <w:rFonts w:asciiTheme="minorHAnsi" w:hAnsiTheme="minorHAnsi" w:cstheme="minorHAnsi"/>
        </w:rPr>
        <w:t>-</w:t>
      </w:r>
      <w:del w:id="196" w:author="Myles Allen" w:date="2019-11-25T18:44:00Z">
        <w:r w:rsidR="006C311E" w:rsidRPr="0045212B" w:rsidDel="00CB3DC7">
          <w:rPr>
            <w:rFonts w:asciiTheme="minorHAnsi" w:hAnsiTheme="minorHAnsi" w:cstheme="minorHAnsi"/>
          </w:rPr>
          <w:delText>forcing-equivalent</w:delText>
        </w:r>
      </w:del>
      <w:ins w:id="197" w:author="Myles Allen" w:date="2019-11-25T18:44:00Z">
        <w:r w:rsidR="00CB3DC7">
          <w:rPr>
            <w:rFonts w:asciiTheme="minorHAnsi" w:hAnsiTheme="minorHAnsi" w:cstheme="minorHAnsi"/>
          </w:rPr>
          <w:t>fe</w:t>
        </w:r>
      </w:ins>
      <w:r w:rsidR="006C311E" w:rsidRPr="0045212B">
        <w:rPr>
          <w:rFonts w:asciiTheme="minorHAnsi" w:hAnsiTheme="minorHAnsi" w:cstheme="minorHAnsi"/>
        </w:rPr>
        <w:t xml:space="preserve"> emissions</w:t>
      </w:r>
      <w:del w:id="198" w:author="Myles Allen" w:date="2019-11-25T18:44:00Z">
        <w:r w:rsidR="006C311E" w:rsidRPr="0045212B" w:rsidDel="00CB3DC7">
          <w:rPr>
            <w:rFonts w:asciiTheme="minorHAnsi" w:hAnsiTheme="minorHAnsi" w:cstheme="minorHAnsi"/>
          </w:rPr>
          <w:delText xml:space="preserve">, defined by Jenkins </w:delText>
        </w:r>
        <w:r w:rsidR="006C311E" w:rsidRPr="0045212B" w:rsidDel="00CB3DC7">
          <w:rPr>
            <w:rFonts w:asciiTheme="minorHAnsi" w:hAnsiTheme="minorHAnsi" w:cstheme="minorHAnsi"/>
            <w:i/>
            <w:iCs/>
          </w:rPr>
          <w:delText>et al.</w:delText>
        </w:r>
        <w:r w:rsidR="00701380" w:rsidRPr="0045212B" w:rsidDel="00CB3DC7">
          <w:rPr>
            <w:rFonts w:asciiTheme="minorHAnsi" w:hAnsiTheme="minorHAnsi" w:cstheme="minorHAnsi"/>
          </w:rPr>
          <w:delText xml:space="preserve"> (2018)</w:delText>
        </w:r>
      </w:del>
      <w:r w:rsidR="00701380" w:rsidRPr="0045212B">
        <w:rPr>
          <w:rFonts w:asciiTheme="minorHAnsi" w:hAnsiTheme="minorHAnsi" w:cstheme="minorHAnsi"/>
        </w:rPr>
        <w:fldChar w:fldCharType="begin"/>
      </w:r>
      <w:r w:rsidR="00384993" w:rsidRPr="0045212B">
        <w:rPr>
          <w:rFonts w:asciiTheme="minorHAnsi" w:hAnsiTheme="minorHAnsi" w:cstheme="minorHAnsi"/>
        </w:rPr>
        <w:instrText xml:space="preserve"> ADDIN ZOTERO_ITEM CSL_CITATION {"citationID":"JRLsnugH","properties":{"formattedCitation":"\\super 13\\nosupersub{}","plainCitation":"13","noteIndex":0},"citationItems":[{"id":45,"uris":["http://zotero.org/users/local/uNYZvaCf/items/6N38MA6B"],"uri":["http://zotero.org/users/local/uNYZvaCf/items/6N38MA6B"],"itemData":{"id":45,"type":"article-journal","title":"Framing Climate Goals in Terms of Cumulative CO2-Forcing-Equivalent Emissions","container-title":"Geophysical Research Letters","page":"2795-2804","volume":"45","issue":"6","source":"Wiley Online Library","abstract":"The relationship between cumulative CO2 emissions and CO2-induced warming is determined by the Transient Climate Response to Emissions (TCRE), but total anthropogenic warming also depends on non-CO2 forcing, complicating the interpretation of emissions budgets based on CO2 alone. An alternative is to frame emissions budgets in terms of CO2-forcing-equivalent (CO2-fe) emissions—the CO2 emissions that would yield a given total anthropogenic radiative forcing pathway. Unlike conventional “CO2-equivalent” emissions, these are directly related to warming by the TCRE and need to fall to zero to stabilize warming: hence, CO2-fe emissions generalize the concept of a cumulative carbon budget to multigas scenarios. Cumulative CO2-fe emissions from 1870 to 2015 inclusive are found to be 2,900 ± 600 GtCO2-fe, increasing at a rate of 67 ± 9.5 GtCO2-fe/yr. A TCRE range of 0.8–2.5°C per 1,000 GtC implies a total budget for 0.6°C of additional warming above the present decade of 880–2,750 GtCO2-fe, with 1,290 GtCO2-fe implied by the Coupled Model Intercomparison Project Phase 5 median response, corresponding to 19 years' CO2-fe emissions at the current rate.","DOI":"10.1002/2017GL076173","ISSN":"1944-8007","language":"en","author":[{"family":"Jenkins","given":"S."},{"family":"Millar","given":"R. J."},{"family":"Leach","given":"N."},{"family":"Allen","given":"M. R."}],"issued":{"date-parts":[["2018",3,28]]}}}],"schema":"https://github.com/citation-style-language/schema/raw/master/csl-citation.json"} </w:instrText>
      </w:r>
      <w:r w:rsidR="00701380" w:rsidRPr="0045212B">
        <w:rPr>
          <w:rFonts w:asciiTheme="minorHAnsi" w:hAnsiTheme="minorHAnsi" w:cstheme="minorHAnsi"/>
        </w:rPr>
        <w:fldChar w:fldCharType="separate"/>
      </w:r>
      <w:r w:rsidR="00384993" w:rsidRPr="0045212B">
        <w:rPr>
          <w:rFonts w:ascii="Calibri" w:hAnsiTheme="minorHAnsi" w:cs="Calibri"/>
          <w:vertAlign w:val="superscript"/>
        </w:rPr>
        <w:t>13</w:t>
      </w:r>
      <w:r w:rsidR="00701380" w:rsidRPr="0045212B">
        <w:rPr>
          <w:rFonts w:asciiTheme="minorHAnsi" w:hAnsiTheme="minorHAnsi" w:cstheme="minorHAnsi"/>
        </w:rPr>
        <w:fldChar w:fldCharType="end"/>
      </w:r>
      <w:ins w:id="199" w:author="Myles Allen" w:date="2019-11-25T18:44:00Z">
        <w:r w:rsidR="00CB3DC7">
          <w:rPr>
            <w:rFonts w:asciiTheme="minorHAnsi" w:hAnsiTheme="minorHAnsi" w:cstheme="minorHAnsi"/>
          </w:rPr>
          <w:t xml:space="preserve"> express</w:t>
        </w:r>
      </w:ins>
      <w:del w:id="200" w:author="Myles Allen" w:date="2019-11-25T18:44:00Z">
        <w:r w:rsidR="00701380" w:rsidRPr="0045212B" w:rsidDel="00CB3DC7">
          <w:rPr>
            <w:rFonts w:asciiTheme="minorHAnsi" w:hAnsiTheme="minorHAnsi" w:cstheme="minorHAnsi"/>
          </w:rPr>
          <w:delText xml:space="preserve">, </w:delText>
        </w:r>
        <w:r w:rsidR="00E74FFC" w:rsidRPr="0045212B" w:rsidDel="00CB3DC7">
          <w:rPr>
            <w:rFonts w:asciiTheme="minorHAnsi" w:hAnsiTheme="minorHAnsi" w:cstheme="minorHAnsi"/>
          </w:rPr>
          <w:delText>converts</w:delText>
        </w:r>
      </w:del>
      <w:r w:rsidR="00E74FFC" w:rsidRPr="0045212B">
        <w:rPr>
          <w:rFonts w:asciiTheme="minorHAnsi" w:hAnsiTheme="minorHAnsi" w:cstheme="minorHAnsi"/>
        </w:rPr>
        <w:t xml:space="preserve"> an emissions timeseries of any climate pollutant </w:t>
      </w:r>
      <w:del w:id="201" w:author="Myles Allen" w:date="2019-11-25T18:44:00Z">
        <w:r w:rsidR="00E74FFC" w:rsidRPr="0045212B" w:rsidDel="00CB3DC7">
          <w:rPr>
            <w:rFonts w:asciiTheme="minorHAnsi" w:hAnsiTheme="minorHAnsi" w:cstheme="minorHAnsi"/>
          </w:rPr>
          <w:delText xml:space="preserve">to </w:delText>
        </w:r>
      </w:del>
      <w:ins w:id="202" w:author="Myles Allen" w:date="2019-11-25T18:44:00Z">
        <w:r w:rsidR="00CB3DC7">
          <w:rPr>
            <w:rFonts w:asciiTheme="minorHAnsi" w:hAnsiTheme="minorHAnsi" w:cstheme="minorHAnsi"/>
          </w:rPr>
          <w:t>in terms o</w:t>
        </w:r>
      </w:ins>
      <w:ins w:id="203" w:author="Myles Allen" w:date="2019-11-25T18:45:00Z">
        <w:r w:rsidR="00CB3DC7">
          <w:rPr>
            <w:rFonts w:asciiTheme="minorHAnsi" w:hAnsiTheme="minorHAnsi" w:cstheme="minorHAnsi"/>
          </w:rPr>
          <w:t>f</w:t>
        </w:r>
      </w:ins>
      <w:ins w:id="204" w:author="Myles Allen" w:date="2019-11-25T18:44:00Z">
        <w:r w:rsidR="00CB3DC7" w:rsidRPr="0045212B">
          <w:rPr>
            <w:rFonts w:asciiTheme="minorHAnsi" w:hAnsiTheme="minorHAnsi" w:cstheme="minorHAnsi"/>
          </w:rPr>
          <w:t xml:space="preserve"> </w:t>
        </w:r>
      </w:ins>
      <w:del w:id="205" w:author="Myles Allen" w:date="2019-11-25T18:46:00Z">
        <w:r w:rsidR="00E74FFC" w:rsidRPr="0045212B" w:rsidDel="00CB3DC7">
          <w:rPr>
            <w:rFonts w:asciiTheme="minorHAnsi" w:hAnsiTheme="minorHAnsi" w:cstheme="minorHAnsi"/>
          </w:rPr>
          <w:delText>an emissions</w:delText>
        </w:r>
      </w:del>
      <w:ins w:id="206" w:author="Myles Allen" w:date="2019-11-25T18:46:00Z">
        <w:r w:rsidR="00CB3DC7">
          <w:rPr>
            <w:rFonts w:asciiTheme="minorHAnsi" w:hAnsiTheme="minorHAnsi" w:cstheme="minorHAnsi"/>
          </w:rPr>
          <w:t>a</w:t>
        </w:r>
      </w:ins>
      <w:r w:rsidR="00E74FFC" w:rsidRPr="0045212B">
        <w:rPr>
          <w:rFonts w:asciiTheme="minorHAnsi" w:hAnsiTheme="minorHAnsi" w:cstheme="minorHAnsi"/>
        </w:rPr>
        <w:t xml:space="preserve"> timeseries of CO</w:t>
      </w:r>
      <w:r w:rsidR="00E74FFC" w:rsidRPr="0045212B">
        <w:rPr>
          <w:rFonts w:asciiTheme="minorHAnsi" w:hAnsiTheme="minorHAnsi" w:cstheme="minorHAnsi"/>
          <w:vertAlign w:val="subscript"/>
        </w:rPr>
        <w:t>2</w:t>
      </w:r>
      <w:r w:rsidR="00E74FFC" w:rsidRPr="0045212B">
        <w:rPr>
          <w:rFonts w:asciiTheme="minorHAnsi" w:hAnsiTheme="minorHAnsi" w:cstheme="minorHAnsi"/>
        </w:rPr>
        <w:t xml:space="preserve"> </w:t>
      </w:r>
      <w:ins w:id="207" w:author="Myles Allen" w:date="2019-11-25T18:46:00Z">
        <w:r w:rsidR="00CB3DC7">
          <w:rPr>
            <w:rFonts w:asciiTheme="minorHAnsi" w:hAnsiTheme="minorHAnsi" w:cstheme="minorHAnsi"/>
          </w:rPr>
          <w:t xml:space="preserve">emissions that would provide </w:t>
        </w:r>
      </w:ins>
      <w:del w:id="208" w:author="Myles Allen" w:date="2019-11-25T18:46:00Z">
        <w:r w:rsidR="00E74FFC" w:rsidRPr="0045212B" w:rsidDel="00CB3DC7">
          <w:rPr>
            <w:rFonts w:asciiTheme="minorHAnsi" w:hAnsiTheme="minorHAnsi" w:cstheme="minorHAnsi"/>
          </w:rPr>
          <w:delText xml:space="preserve">by requiring they correspond to </w:delText>
        </w:r>
      </w:del>
      <w:r w:rsidR="00E74FFC" w:rsidRPr="0045212B">
        <w:rPr>
          <w:rFonts w:asciiTheme="minorHAnsi" w:hAnsiTheme="minorHAnsi" w:cstheme="minorHAnsi"/>
        </w:rPr>
        <w:t>the same radiative forcing pathway</w:t>
      </w:r>
      <w:ins w:id="209" w:author="Myles Allen" w:date="2019-11-25T18:46:00Z">
        <w:r w:rsidR="00CB3DC7">
          <w:rPr>
            <w:rFonts w:asciiTheme="minorHAnsi" w:hAnsiTheme="minorHAnsi" w:cstheme="minorHAnsi"/>
          </w:rPr>
          <w:t xml:space="preserve"> as that </w:t>
        </w:r>
      </w:ins>
      <w:ins w:id="210" w:author="Myles Allen" w:date="2019-11-26T04:52:00Z">
        <w:r>
          <w:rPr>
            <w:rFonts w:asciiTheme="minorHAnsi" w:hAnsiTheme="minorHAnsi" w:cstheme="minorHAnsi"/>
          </w:rPr>
          <w:t xml:space="preserve">which is </w:t>
        </w:r>
      </w:ins>
      <w:ins w:id="211" w:author="Myles Allen" w:date="2019-11-25T18:49:00Z">
        <w:r w:rsidR="00592B00">
          <w:rPr>
            <w:rFonts w:asciiTheme="minorHAnsi" w:hAnsiTheme="minorHAnsi" w:cstheme="minorHAnsi"/>
          </w:rPr>
          <w:t>caused</w:t>
        </w:r>
      </w:ins>
      <w:ins w:id="212" w:author="Myles Allen" w:date="2019-11-25T18:46:00Z">
        <w:r w:rsidR="00CB3DC7">
          <w:rPr>
            <w:rFonts w:asciiTheme="minorHAnsi" w:hAnsiTheme="minorHAnsi" w:cstheme="minorHAnsi"/>
          </w:rPr>
          <w:t xml:space="preserve"> that climate pollutant</w:t>
        </w:r>
      </w:ins>
      <w:ins w:id="213" w:author="Myles Allen" w:date="2019-11-25T18:53:00Z">
        <w:r w:rsidR="00592B00">
          <w:rPr>
            <w:rFonts w:asciiTheme="minorHAnsi" w:hAnsiTheme="minorHAnsi" w:cstheme="minorHAnsi"/>
          </w:rPr>
          <w:t>. They are</w:t>
        </w:r>
      </w:ins>
      <w:ins w:id="214" w:author="Myles Allen" w:date="2019-11-25T18:47:00Z">
        <w:r w:rsidR="00CB3DC7">
          <w:rPr>
            <w:rFonts w:asciiTheme="minorHAnsi" w:hAnsiTheme="minorHAnsi" w:cstheme="minorHAnsi"/>
          </w:rPr>
          <w:t xml:space="preserve"> obtained by </w:t>
        </w:r>
      </w:ins>
      <w:ins w:id="215" w:author="Myles Allen" w:date="2019-11-25T18:52:00Z">
        <w:r w:rsidR="00592B00">
          <w:rPr>
            <w:rFonts w:asciiTheme="minorHAnsi" w:hAnsiTheme="minorHAnsi" w:cstheme="minorHAnsi"/>
          </w:rPr>
          <w:t xml:space="preserve">converting </w:t>
        </w:r>
      </w:ins>
      <w:ins w:id="216" w:author="Myles Allen" w:date="2019-11-26T04:56:00Z">
        <w:r>
          <w:rPr>
            <w:rFonts w:asciiTheme="minorHAnsi" w:hAnsiTheme="minorHAnsi" w:cstheme="minorHAnsi"/>
          </w:rPr>
          <w:t xml:space="preserve">the </w:t>
        </w:r>
      </w:ins>
      <w:ins w:id="217" w:author="Myles Allen" w:date="2019-11-25T18:52:00Z">
        <w:r w:rsidR="00592B00">
          <w:rPr>
            <w:rFonts w:asciiTheme="minorHAnsi" w:hAnsiTheme="minorHAnsi" w:cstheme="minorHAnsi"/>
          </w:rPr>
          <w:t xml:space="preserve">radiative forcing </w:t>
        </w:r>
      </w:ins>
      <w:ins w:id="218" w:author="Myles Allen" w:date="2019-11-26T04:56:00Z">
        <w:r>
          <w:rPr>
            <w:rFonts w:asciiTheme="minorHAnsi" w:hAnsiTheme="minorHAnsi" w:cstheme="minorHAnsi"/>
          </w:rPr>
          <w:t xml:space="preserve">due to that pollutant (specifically, the radiative forcing that would result from removal of that pollutant) </w:t>
        </w:r>
      </w:ins>
      <w:ins w:id="219" w:author="Myles Allen" w:date="2019-11-25T18:52:00Z">
        <w:r w:rsidR="00592B00">
          <w:rPr>
            <w:rFonts w:asciiTheme="minorHAnsi" w:hAnsiTheme="minorHAnsi" w:cstheme="minorHAnsi"/>
          </w:rPr>
          <w:t xml:space="preserve">to changes in CO2-equivalent concentrations and then computing the </w:t>
        </w:r>
      </w:ins>
      <w:ins w:id="220" w:author="Myles Allen" w:date="2019-11-26T04:56:00Z">
        <w:r>
          <w:rPr>
            <w:rFonts w:asciiTheme="minorHAnsi" w:hAnsiTheme="minorHAnsi" w:cstheme="minorHAnsi"/>
          </w:rPr>
          <w:t xml:space="preserve">CO2 </w:t>
        </w:r>
      </w:ins>
      <w:ins w:id="221" w:author="Myles Allen" w:date="2019-11-25T18:52:00Z">
        <w:r w:rsidR="00592B00">
          <w:rPr>
            <w:rFonts w:asciiTheme="minorHAnsi" w:hAnsiTheme="minorHAnsi" w:cstheme="minorHAnsi"/>
          </w:rPr>
          <w:t>emissions required to pro</w:t>
        </w:r>
      </w:ins>
      <w:ins w:id="222" w:author="Myles Allen" w:date="2019-11-25T18:53:00Z">
        <w:r w:rsidR="00592B00">
          <w:rPr>
            <w:rFonts w:asciiTheme="minorHAnsi" w:hAnsiTheme="minorHAnsi" w:cstheme="minorHAnsi"/>
          </w:rPr>
          <w:t>duce that concentration pathway using</w:t>
        </w:r>
      </w:ins>
      <w:ins w:id="223" w:author="Myles Allen" w:date="2019-11-25T18:47:00Z">
        <w:r w:rsidR="00CB3DC7">
          <w:rPr>
            <w:rFonts w:asciiTheme="minorHAnsi" w:hAnsiTheme="minorHAnsi" w:cstheme="minorHAnsi"/>
          </w:rPr>
          <w:t xml:space="preserve"> a carbon cycle model</w:t>
        </w:r>
      </w:ins>
      <w:r w:rsidR="00E74FFC" w:rsidRPr="0045212B">
        <w:rPr>
          <w:rFonts w:asciiTheme="minorHAnsi" w:hAnsiTheme="minorHAnsi" w:cstheme="minorHAnsi"/>
        </w:rPr>
        <w:t xml:space="preserve">. </w:t>
      </w:r>
      <w:r w:rsidR="006D7E9C" w:rsidRPr="0045212B">
        <w:rPr>
          <w:rFonts w:asciiTheme="minorHAnsi" w:hAnsiTheme="minorHAnsi" w:cstheme="minorHAnsi"/>
        </w:rPr>
        <w:t xml:space="preserve">This distils </w:t>
      </w:r>
      <w:del w:id="224" w:author="Myles Allen" w:date="2019-11-25T18:47:00Z">
        <w:r w:rsidR="006D7E9C" w:rsidRPr="0045212B" w:rsidDel="00CB3DC7">
          <w:rPr>
            <w:rFonts w:asciiTheme="minorHAnsi" w:hAnsiTheme="minorHAnsi" w:cstheme="minorHAnsi"/>
          </w:rPr>
          <w:delText xml:space="preserve">the communication of </w:delText>
        </w:r>
      </w:del>
      <w:r w:rsidR="006D7E9C" w:rsidRPr="0045212B">
        <w:rPr>
          <w:rFonts w:asciiTheme="minorHAnsi" w:hAnsiTheme="minorHAnsi" w:cstheme="minorHAnsi"/>
        </w:rPr>
        <w:t xml:space="preserve">a complex multi-gas emissions scenario where the pollutants act over a range of timescales and with various efficacies into a single </w:t>
      </w:r>
      <w:del w:id="225" w:author="Myles Allen" w:date="2019-11-25T18:47:00Z">
        <w:r w:rsidR="006D7E9C" w:rsidRPr="0045212B" w:rsidDel="00CB3DC7">
          <w:rPr>
            <w:rFonts w:asciiTheme="minorHAnsi" w:hAnsiTheme="minorHAnsi" w:cstheme="minorHAnsi"/>
          </w:rPr>
          <w:delText>carbon-equivalent budget which</w:delText>
        </w:r>
      </w:del>
      <w:ins w:id="226" w:author="Myles Allen" w:date="2019-11-25T18:47:00Z">
        <w:r w:rsidR="00CB3DC7">
          <w:rPr>
            <w:rFonts w:asciiTheme="minorHAnsi" w:hAnsiTheme="minorHAnsi" w:cstheme="minorHAnsi"/>
          </w:rPr>
          <w:t>quantity that</w:t>
        </w:r>
      </w:ins>
      <w:r w:rsidR="006D7E9C" w:rsidRPr="0045212B">
        <w:rPr>
          <w:rFonts w:asciiTheme="minorHAnsi" w:hAnsiTheme="minorHAnsi" w:cstheme="minorHAnsi"/>
        </w:rPr>
        <w:t xml:space="preserve"> behaves in a physically </w:t>
      </w:r>
      <w:del w:id="227" w:author="Myles Allen" w:date="2019-11-25T18:47:00Z">
        <w:r w:rsidR="006D7E9C" w:rsidRPr="0045212B" w:rsidDel="00CB3DC7">
          <w:rPr>
            <w:rFonts w:asciiTheme="minorHAnsi" w:hAnsiTheme="minorHAnsi" w:cstheme="minorHAnsi"/>
          </w:rPr>
          <w:delText xml:space="preserve">sensible </w:delText>
        </w:r>
      </w:del>
      <w:ins w:id="228" w:author="Myles Allen" w:date="2019-11-25T18:47:00Z">
        <w:r w:rsidR="00CB3DC7">
          <w:rPr>
            <w:rFonts w:asciiTheme="minorHAnsi" w:hAnsiTheme="minorHAnsi" w:cstheme="minorHAnsi"/>
          </w:rPr>
          <w:t>coherent</w:t>
        </w:r>
        <w:r w:rsidR="00CB3DC7" w:rsidRPr="0045212B">
          <w:rPr>
            <w:rFonts w:asciiTheme="minorHAnsi" w:hAnsiTheme="minorHAnsi" w:cstheme="minorHAnsi"/>
          </w:rPr>
          <w:t xml:space="preserve"> </w:t>
        </w:r>
      </w:ins>
      <w:r w:rsidR="006D7E9C" w:rsidRPr="0045212B">
        <w:rPr>
          <w:rFonts w:asciiTheme="minorHAnsi" w:hAnsiTheme="minorHAnsi" w:cstheme="minorHAnsi"/>
        </w:rPr>
        <w:t>manner</w:t>
      </w:r>
      <w:r w:rsidR="003B3E27" w:rsidRPr="0045212B">
        <w:rPr>
          <w:rFonts w:asciiTheme="minorHAnsi" w:hAnsiTheme="minorHAnsi" w:cstheme="minorHAnsi"/>
        </w:rPr>
        <w:t xml:space="preserve">, </w:t>
      </w:r>
      <w:del w:id="229" w:author="Myles Allen" w:date="2019-11-25T18:48:00Z">
        <w:r w:rsidR="003B3E27" w:rsidRPr="0045212B" w:rsidDel="00CB3DC7">
          <w:rPr>
            <w:rFonts w:asciiTheme="minorHAnsi" w:hAnsiTheme="minorHAnsi" w:cstheme="minorHAnsi"/>
          </w:rPr>
          <w:delText>i.e. like that of a CO</w:delText>
        </w:r>
        <w:r w:rsidR="003B3E27" w:rsidRPr="0045212B" w:rsidDel="00CB3DC7">
          <w:rPr>
            <w:rFonts w:asciiTheme="minorHAnsi" w:hAnsiTheme="minorHAnsi" w:cstheme="minorHAnsi"/>
            <w:vertAlign w:val="subscript"/>
          </w:rPr>
          <w:delText>2</w:delText>
        </w:r>
        <w:r w:rsidR="003B3E27" w:rsidRPr="0045212B" w:rsidDel="00CB3DC7">
          <w:rPr>
            <w:rFonts w:asciiTheme="minorHAnsi" w:hAnsiTheme="minorHAnsi" w:cstheme="minorHAnsi"/>
          </w:rPr>
          <w:delText>-only emissions scenario</w:delText>
        </w:r>
      </w:del>
      <w:ins w:id="230" w:author="Myles Allen" w:date="2019-11-26T04:55:00Z">
        <w:r>
          <w:rPr>
            <w:rFonts w:asciiTheme="minorHAnsi" w:hAnsiTheme="minorHAnsi" w:cstheme="minorHAnsi"/>
          </w:rPr>
          <w:t>with the same cumulative impact as</w:t>
        </w:r>
      </w:ins>
      <w:ins w:id="231" w:author="Myles Allen" w:date="2019-11-25T18:48:00Z">
        <w:r w:rsidR="00CB3DC7">
          <w:rPr>
            <w:rFonts w:asciiTheme="minorHAnsi" w:hAnsiTheme="minorHAnsi" w:cstheme="minorHAnsi"/>
          </w:rPr>
          <w:t xml:space="preserve"> CO2</w:t>
        </w:r>
      </w:ins>
      <w:r w:rsidR="00334305" w:rsidRPr="0045212B">
        <w:rPr>
          <w:rFonts w:asciiTheme="minorHAnsi" w:hAnsiTheme="minorHAnsi" w:cstheme="minorHAnsi"/>
        </w:rPr>
        <w:t xml:space="preserve"> (figure 1f)</w:t>
      </w:r>
      <w:r w:rsidR="006D7E9C" w:rsidRPr="0045212B">
        <w:rPr>
          <w:rFonts w:asciiTheme="minorHAnsi" w:hAnsiTheme="minorHAnsi" w:cstheme="minorHAnsi"/>
        </w:rPr>
        <w:t xml:space="preserve">. </w:t>
      </w:r>
    </w:p>
    <w:p w14:paraId="26702D8B" w14:textId="25DAABBE" w:rsidR="006D7E9C" w:rsidRPr="0045212B" w:rsidRDefault="006D7E9C" w:rsidP="001E7D0F">
      <w:pPr>
        <w:jc w:val="both"/>
        <w:rPr>
          <w:rFonts w:asciiTheme="minorHAnsi" w:hAnsiTheme="minorHAnsi" w:cstheme="minorHAnsi"/>
        </w:rPr>
      </w:pPr>
    </w:p>
    <w:p w14:paraId="50FB56D0" w14:textId="781CF13E" w:rsidR="003B3E27" w:rsidRPr="0045212B" w:rsidDel="00592B00" w:rsidRDefault="003B3E27" w:rsidP="001E7D0F">
      <w:pPr>
        <w:jc w:val="both"/>
        <w:rPr>
          <w:del w:id="232" w:author="Myles Allen" w:date="2019-11-25T18:55:00Z"/>
          <w:rFonts w:asciiTheme="minorHAnsi" w:hAnsiTheme="minorHAnsi" w:cstheme="minorHAnsi"/>
        </w:rPr>
      </w:pPr>
      <w:del w:id="233" w:author="Myles Allen" w:date="2019-11-25T18:50:00Z">
        <w:r w:rsidRPr="0045212B" w:rsidDel="00592B00">
          <w:rPr>
            <w:rFonts w:asciiTheme="minorHAnsi" w:hAnsiTheme="minorHAnsi" w:cstheme="minorHAnsi"/>
          </w:rPr>
          <w:delText>Comparing to</w:delText>
        </w:r>
      </w:del>
      <w:ins w:id="234" w:author="Myles Allen" w:date="2019-11-25T18:50:00Z">
        <w:r w:rsidR="00592B00">
          <w:rPr>
            <w:rFonts w:asciiTheme="minorHAnsi" w:hAnsiTheme="minorHAnsi" w:cstheme="minorHAnsi"/>
          </w:rPr>
          <w:t>In contrast to</w:t>
        </w:r>
      </w:ins>
      <w:ins w:id="235" w:author="Myles Allen" w:date="2019-11-25T18:51:00Z">
        <w:r w:rsidR="00592B00">
          <w:rPr>
            <w:rFonts w:asciiTheme="minorHAnsi" w:hAnsiTheme="minorHAnsi" w:cstheme="minorHAnsi"/>
          </w:rPr>
          <w:t xml:space="preserve"> GWP, GTP and other conventional metrics, there is no need to specify a time-horizon to compute CO2-fe emissions</w:t>
        </w:r>
      </w:ins>
      <w:ins w:id="236" w:author="Myles Allen" w:date="2019-11-25T18:54:00Z">
        <w:r w:rsidR="00592B00">
          <w:rPr>
            <w:rFonts w:asciiTheme="minorHAnsi" w:hAnsiTheme="minorHAnsi" w:cstheme="minorHAnsi"/>
          </w:rPr>
          <w:t xml:space="preserve">, since the CO2 emissions required to produce a particular concentration pathway are unambiguously determined by </w:t>
        </w:r>
      </w:ins>
      <w:ins w:id="237" w:author="Myles Allen" w:date="2019-11-26T04:51:00Z">
        <w:r w:rsidR="00BE2E13">
          <w:rPr>
            <w:rFonts w:asciiTheme="minorHAnsi" w:hAnsiTheme="minorHAnsi" w:cstheme="minorHAnsi"/>
          </w:rPr>
          <w:t>the behaviour</w:t>
        </w:r>
      </w:ins>
      <w:ins w:id="238" w:author="Myles Allen" w:date="2019-11-25T18:54:00Z">
        <w:r w:rsidR="00592B00">
          <w:rPr>
            <w:rFonts w:asciiTheme="minorHAnsi" w:hAnsiTheme="minorHAnsi" w:cstheme="minorHAnsi"/>
          </w:rPr>
          <w:t xml:space="preserve"> of the </w:t>
        </w:r>
      </w:ins>
      <w:ins w:id="239" w:author="Myles Allen" w:date="2019-11-26T04:51:00Z">
        <w:r w:rsidR="00BE2E13">
          <w:rPr>
            <w:rFonts w:asciiTheme="minorHAnsi" w:hAnsiTheme="minorHAnsi" w:cstheme="minorHAnsi"/>
          </w:rPr>
          <w:t>carbon cycle</w:t>
        </w:r>
      </w:ins>
      <w:ins w:id="240" w:author="Myles Allen" w:date="2019-11-25T18:54:00Z">
        <w:r w:rsidR="00592B00">
          <w:rPr>
            <w:rFonts w:asciiTheme="minorHAnsi" w:hAnsiTheme="minorHAnsi" w:cstheme="minorHAnsi"/>
          </w:rPr>
          <w:t>.</w:t>
        </w:r>
      </w:ins>
      <w:r w:rsidR="00334305" w:rsidRPr="0045212B">
        <w:rPr>
          <w:rFonts w:asciiTheme="minorHAnsi" w:hAnsiTheme="minorHAnsi" w:cstheme="minorHAnsi"/>
        </w:rPr>
        <w:t xml:space="preserve"> </w:t>
      </w:r>
      <w:del w:id="241" w:author="Myles Allen" w:date="2019-11-25T18:55:00Z">
        <w:r w:rsidR="00334305" w:rsidRPr="0045212B" w:rsidDel="00592B00">
          <w:rPr>
            <w:rFonts w:asciiTheme="minorHAnsi" w:hAnsiTheme="minorHAnsi" w:cstheme="minorHAnsi"/>
          </w:rPr>
          <w:delText>GWP</w:delText>
        </w:r>
        <w:r w:rsidR="00334305" w:rsidRPr="0045212B" w:rsidDel="00592B00">
          <w:rPr>
            <w:rFonts w:asciiTheme="minorHAnsi" w:hAnsiTheme="minorHAnsi" w:cstheme="minorHAnsi"/>
            <w:vertAlign w:val="subscript"/>
          </w:rPr>
          <w:delText>100</w:delText>
        </w:r>
        <w:r w:rsidR="00334305" w:rsidRPr="0045212B" w:rsidDel="00592B00">
          <w:rPr>
            <w:rFonts w:asciiTheme="minorHAnsi" w:hAnsiTheme="minorHAnsi" w:cstheme="minorHAnsi"/>
          </w:rPr>
          <w:delText xml:space="preserve"> </w:delText>
        </w:r>
        <w:r w:rsidRPr="0045212B" w:rsidDel="00592B00">
          <w:rPr>
            <w:rFonts w:asciiTheme="minorHAnsi" w:hAnsiTheme="minorHAnsi" w:cstheme="minorHAnsi"/>
          </w:rPr>
          <w:delText>(the standard metric for use in policy and the agreed metric for emissions accounting in the UNFCCC ‘ratcheting process’[!!]) we find the CO</w:delText>
        </w:r>
        <w:r w:rsidRPr="0045212B" w:rsidDel="00592B00">
          <w:rPr>
            <w:rFonts w:asciiTheme="minorHAnsi" w:hAnsiTheme="minorHAnsi" w:cstheme="minorHAnsi"/>
            <w:vertAlign w:val="subscript"/>
          </w:rPr>
          <w:delText>2</w:delText>
        </w:r>
        <w:r w:rsidRPr="0045212B" w:rsidDel="00592B00">
          <w:rPr>
            <w:rFonts w:asciiTheme="minorHAnsi" w:hAnsiTheme="minorHAnsi" w:cstheme="minorHAnsi"/>
          </w:rPr>
          <w:delText>-fe metric accurately represent the warming contribution of different pollutants without requiring a time horizon, as GWP</w:delText>
        </w:r>
        <w:r w:rsidRPr="0045212B" w:rsidDel="00592B00">
          <w:rPr>
            <w:rFonts w:asciiTheme="minorHAnsi" w:hAnsiTheme="minorHAnsi" w:cstheme="minorHAnsi"/>
            <w:vertAlign w:val="subscript"/>
          </w:rPr>
          <w:delText>100</w:delText>
        </w:r>
        <w:r w:rsidRPr="0045212B" w:rsidDel="00592B00">
          <w:rPr>
            <w:rFonts w:asciiTheme="minorHAnsi" w:hAnsiTheme="minorHAnsi" w:cstheme="minorHAnsi"/>
          </w:rPr>
          <w:delText xml:space="preserve"> does[!!].</w:delText>
        </w:r>
        <w:r w:rsidR="00334305" w:rsidRPr="0045212B" w:rsidDel="00592B00">
          <w:rPr>
            <w:rFonts w:asciiTheme="minorHAnsi" w:hAnsiTheme="minorHAnsi" w:cstheme="minorHAnsi"/>
          </w:rPr>
          <w:delText xml:space="preserve"> This results in a carbon budget estimate which is physically sensible, that is one which reflects the warming contribution from that pollutant at any time. Questions of fairness have been posed of warming-equivalent emissions</w:delText>
        </w:r>
        <w:r w:rsidR="00A95152" w:rsidRPr="0045212B" w:rsidDel="00592B00">
          <w:rPr>
            <w:rFonts w:asciiTheme="minorHAnsi" w:hAnsiTheme="minorHAnsi" w:cstheme="minorHAnsi"/>
          </w:rPr>
          <w:delText xml:space="preserve"> [!Rogelj and Schleussner 2019!], but the same </w:delText>
        </w:r>
        <w:r w:rsidR="007E52A2" w:rsidRPr="0045212B" w:rsidDel="00592B00">
          <w:rPr>
            <w:rFonts w:asciiTheme="minorHAnsi" w:hAnsiTheme="minorHAnsi" w:cstheme="minorHAnsi"/>
          </w:rPr>
          <w:delText>approaches can be used to counter the use of GWP</w:delText>
        </w:r>
        <w:r w:rsidR="007E52A2" w:rsidRPr="0045212B" w:rsidDel="00592B00">
          <w:rPr>
            <w:rFonts w:asciiTheme="minorHAnsi" w:hAnsiTheme="minorHAnsi" w:cstheme="minorHAnsi"/>
            <w:vertAlign w:val="subscript"/>
          </w:rPr>
          <w:delText>100</w:delText>
        </w:r>
        <w:r w:rsidR="007E52A2" w:rsidRPr="0045212B" w:rsidDel="00592B00">
          <w:rPr>
            <w:rFonts w:asciiTheme="minorHAnsi" w:hAnsiTheme="minorHAnsi" w:cstheme="minorHAnsi"/>
          </w:rPr>
          <w:delText xml:space="preserve"> for national accounted. The reality is the use of several metrics to define carbon-equivalence and warming contributions should be required for a robust assessment.</w:delText>
        </w:r>
      </w:del>
    </w:p>
    <w:p w14:paraId="51E8C9DD" w14:textId="77777777" w:rsidR="003B3E27" w:rsidRPr="0045212B" w:rsidDel="00BE2E13" w:rsidRDefault="003B3E27" w:rsidP="001E7D0F">
      <w:pPr>
        <w:jc w:val="both"/>
        <w:rPr>
          <w:del w:id="242" w:author="Myles Allen" w:date="2019-11-26T04:57:00Z"/>
          <w:rFonts w:asciiTheme="minorHAnsi" w:hAnsiTheme="minorHAnsi" w:cstheme="minorHAnsi"/>
        </w:rPr>
      </w:pPr>
    </w:p>
    <w:p w14:paraId="246B3F44" w14:textId="44E338A7" w:rsidR="001534AA" w:rsidDel="004C18AD" w:rsidRDefault="00E74FFC" w:rsidP="001534AA">
      <w:pPr>
        <w:jc w:val="both"/>
        <w:rPr>
          <w:del w:id="243" w:author="Myles Allen" w:date="2019-11-26T05:32:00Z"/>
          <w:rFonts w:asciiTheme="minorHAnsi" w:hAnsiTheme="minorHAnsi" w:cstheme="minorHAnsi"/>
        </w:rPr>
      </w:pPr>
      <w:r w:rsidRPr="0045212B">
        <w:rPr>
          <w:rFonts w:asciiTheme="minorHAnsi" w:hAnsiTheme="minorHAnsi" w:cstheme="minorHAnsi"/>
        </w:rPr>
        <w:t>Fig</w:t>
      </w:r>
      <w:del w:id="244" w:author="Myles Allen" w:date="2019-11-26T05:19:00Z">
        <w:r w:rsidRPr="0045212B" w:rsidDel="00B46BDF">
          <w:rPr>
            <w:rFonts w:asciiTheme="minorHAnsi" w:hAnsiTheme="minorHAnsi" w:cstheme="minorHAnsi"/>
          </w:rPr>
          <w:delText>ure</w:delText>
        </w:r>
      </w:del>
      <w:ins w:id="245" w:author="Myles Allen" w:date="2019-11-26T05:19:00Z">
        <w:r w:rsidR="00B46BDF">
          <w:rPr>
            <w:rFonts w:asciiTheme="minorHAnsi" w:hAnsiTheme="minorHAnsi" w:cstheme="minorHAnsi"/>
          </w:rPr>
          <w:t>.</w:t>
        </w:r>
      </w:ins>
      <w:r w:rsidRPr="0045212B">
        <w:rPr>
          <w:rFonts w:asciiTheme="minorHAnsi" w:hAnsiTheme="minorHAnsi" w:cstheme="minorHAnsi"/>
        </w:rPr>
        <w:t xml:space="preserve"> 1</w:t>
      </w:r>
      <w:ins w:id="246" w:author="Myles Allen" w:date="2019-11-26T05:19:00Z">
        <w:r w:rsidR="00B46BDF">
          <w:rPr>
            <w:rFonts w:asciiTheme="minorHAnsi" w:hAnsiTheme="minorHAnsi" w:cstheme="minorHAnsi"/>
          </w:rPr>
          <w:t xml:space="preserve">, panel </w:t>
        </w:r>
      </w:ins>
      <w:r w:rsidRPr="0045212B">
        <w:rPr>
          <w:rFonts w:asciiTheme="minorHAnsi" w:hAnsiTheme="minorHAnsi" w:cstheme="minorHAnsi"/>
        </w:rPr>
        <w:t>a plots a number of scenarios for future CO</w:t>
      </w:r>
      <w:r w:rsidRPr="0045212B">
        <w:rPr>
          <w:rFonts w:asciiTheme="minorHAnsi" w:hAnsiTheme="minorHAnsi" w:cstheme="minorHAnsi"/>
          <w:vertAlign w:val="subscript"/>
        </w:rPr>
        <w:t>2</w:t>
      </w:r>
      <w:r w:rsidRPr="0045212B">
        <w:rPr>
          <w:rFonts w:asciiTheme="minorHAnsi" w:hAnsiTheme="minorHAnsi" w:cstheme="minorHAnsi"/>
        </w:rPr>
        <w:t xml:space="preserve"> emissions from the IIASA SR1</w:t>
      </w:r>
      <w:ins w:id="247" w:author="Myles Allen" w:date="2019-11-26T05:34:00Z">
        <w:r w:rsidR="00C64215">
          <w:rPr>
            <w:rFonts w:asciiTheme="minorHAnsi" w:hAnsiTheme="minorHAnsi" w:cstheme="minorHAnsi"/>
          </w:rPr>
          <w:t>.</w:t>
        </w:r>
      </w:ins>
      <w:r w:rsidRPr="0045212B">
        <w:rPr>
          <w:rFonts w:asciiTheme="minorHAnsi" w:hAnsiTheme="minorHAnsi" w:cstheme="minorHAnsi"/>
        </w:rPr>
        <w:t>5 scenario database</w:t>
      </w:r>
      <w:r w:rsidR="005F41B8" w:rsidRPr="0045212B">
        <w:rPr>
          <w:rFonts w:asciiTheme="minorHAnsi" w:hAnsiTheme="minorHAnsi" w:cstheme="minorHAnsi"/>
        </w:rPr>
        <w:fldChar w:fldCharType="begin"/>
      </w:r>
      <w:r w:rsidR="005F41B8" w:rsidRPr="0045212B">
        <w:rPr>
          <w:rFonts w:asciiTheme="minorHAnsi" w:hAnsiTheme="minorHAnsi" w:cstheme="minorHAnsi"/>
        </w:rPr>
        <w:instrText xml:space="preserve"> ADDIN ZOTERO_ITEM CSL_CITATION {"citationID":"hFYPQfuE","properties":{"formattedCitation":"\\super 8\\nosupersub{}","plainCitation":"8","noteIndex":0},"citationItems":[{"id":219,"uris":["http://zotero.org/users/local/uNYZvaCf/items/LX65DKCI"],"uri":["http://zotero.org/users/local/uNYZvaCf/items/LX65DKCI"],"itemData":{"id":219,"type":"book","title":"IAMC 1.5°C Scenario Explorer and Data hosted by IIASA","publisher":"Integrated Assessment Modeling Consortium &amp; International Institute for Applied Systems Analysis","note":"Published: Integrated Assessment Modeling Consortium &amp; International Institute for Applied Systems Analysis\nDOI: 10.22022/SR15/08-2018.15429","author":[{"family":"Huppmann","given":"Daniel"},{"family":"Kriegler","given":"Elmar"},{"family":"Krey","given":"Volker"},{"family":"Riahi","given":"Keywan"},{"family":"Rogelj","given":"Joeri"},{"family":"Rose","given":"Steven K."},{"family":"Weyant","given":"John"},{"family":"Bauer","given":"Nico"},{"family":"Bertram","given":"Christoph"},{"family":"Bosetti","given":"Valentina"},{"family":"Calvin","given":"Katherine"},{"family":"Doelman","given":"Jonathan"},{"family":"Drouet","given":"Laurent"},{"family":"Emmerling","given":"Johannes"},{"family":"Frank","given":"Stefan"},{"family":"Fujimori","given":"Shinichiro"},{"family":"Gernaat","given":"David"},{"family":"Grubler","given":"Arnulf"},{"family":"Guivarch","given":"Celine"},{"family":"Haigh","given":"Martin"},{"family":"Holz","given":"Christian"},{"family":"Iyer","given":"Gokul"},{"family":"Kato","given":"Etsushi"},{"family":"Keramidas","given":"Kimon"},{"family":"Kitous","given":"Alban"},{"family":"Leblanc","given":"Florian"},{"family":"Liu","given":"Jing-Yu"},{"family":"Löffler","given":"Konstantin"},{"family":"Luderer","given":"Gunnar"},{"family":"Marcucci","given":"Adriana"},{"family":"McCollum","given":"David"},{"family":"Mima","given":"Silvana"},{"family":"Popp","given":"Alexander"},{"family":"Sands","given":"Ronald D."},{"family":"Sano","given":"Fuminori"},{"family":"Strefler","given":"Jessica"},{"family":"Tsutsui","given":"Junichi"},{"family":"Van Vuuren","given":"Detlef"},{"family":"Vrontisi","given":"Zoi"},{"family":"Wise","given":"Marshall"},{"family":"Zhang","given":"Runsen"}],"issued":{"date-parts":[["2018"]]}}}],"schema":"https://github.com/citation-style-language/schema/raw/master/csl-citation.json"} </w:instrText>
      </w:r>
      <w:r w:rsidR="005F41B8" w:rsidRPr="0045212B">
        <w:rPr>
          <w:rFonts w:asciiTheme="minorHAnsi" w:hAnsiTheme="minorHAnsi" w:cstheme="minorHAnsi"/>
        </w:rPr>
        <w:fldChar w:fldCharType="separate"/>
      </w:r>
      <w:r w:rsidR="005F41B8" w:rsidRPr="0045212B">
        <w:rPr>
          <w:rFonts w:asciiTheme="minorHAnsi" w:hAnsiTheme="minorHAnsi" w:cstheme="minorHAnsi"/>
          <w:vertAlign w:val="superscript"/>
        </w:rPr>
        <w:t>8</w:t>
      </w:r>
      <w:r w:rsidR="005F41B8" w:rsidRPr="0045212B">
        <w:rPr>
          <w:rFonts w:asciiTheme="minorHAnsi" w:hAnsiTheme="minorHAnsi" w:cstheme="minorHAnsi"/>
        </w:rPr>
        <w:fldChar w:fldCharType="end"/>
      </w:r>
      <w:r w:rsidRPr="0045212B">
        <w:rPr>
          <w:rFonts w:asciiTheme="minorHAnsi" w:hAnsiTheme="minorHAnsi" w:cstheme="minorHAnsi"/>
        </w:rPr>
        <w:t>. They are coloured by ambition</w:t>
      </w:r>
      <w:r w:rsidR="006D7E9C" w:rsidRPr="0045212B">
        <w:rPr>
          <w:rFonts w:asciiTheme="minorHAnsi" w:hAnsiTheme="minorHAnsi" w:cstheme="minorHAnsi"/>
        </w:rPr>
        <w:t xml:space="preserve"> according to their label in the database</w:t>
      </w:r>
      <w:r w:rsidRPr="0045212B">
        <w:rPr>
          <w:rFonts w:asciiTheme="minorHAnsi" w:hAnsiTheme="minorHAnsi" w:cstheme="minorHAnsi"/>
        </w:rPr>
        <w:t>; dark blue corresponds to scenarios tagged as 1.5</w:t>
      </w:r>
      <w:r w:rsidRPr="0045212B">
        <w:rPr>
          <w:rFonts w:ascii="Cambria Math" w:eastAsia="Cambria Math" w:hAnsi="Cambria Math" w:cs="Cambria Math"/>
        </w:rPr>
        <w:t>℃</w:t>
      </w:r>
      <w:r w:rsidRPr="0045212B">
        <w:rPr>
          <w:rFonts w:asciiTheme="minorHAnsi" w:hAnsiTheme="minorHAnsi" w:cstheme="minorHAnsi"/>
        </w:rPr>
        <w:t>-compatible, light orange corresponds t</w:t>
      </w:r>
      <w:r w:rsidR="00970585" w:rsidRPr="0045212B">
        <w:rPr>
          <w:rFonts w:asciiTheme="minorHAnsi" w:hAnsiTheme="minorHAnsi" w:cstheme="minorHAnsi"/>
        </w:rPr>
        <w:t xml:space="preserve">o </w:t>
      </w:r>
      <w:r w:rsidR="00DE380E" w:rsidRPr="0045212B">
        <w:rPr>
          <w:rFonts w:asciiTheme="minorHAnsi" w:hAnsiTheme="minorHAnsi" w:cstheme="minorHAnsi"/>
        </w:rPr>
        <w:t>lower-2</w:t>
      </w:r>
      <w:r w:rsidR="00DE380E" w:rsidRPr="0045212B">
        <w:rPr>
          <w:rFonts w:ascii="Cambria Math" w:eastAsia="Cambria Math" w:hAnsi="Cambria Math" w:cs="Cambria Math"/>
        </w:rPr>
        <w:t>℃</w:t>
      </w:r>
      <w:r w:rsidR="00DE380E" w:rsidRPr="0045212B">
        <w:rPr>
          <w:rFonts w:asciiTheme="minorHAnsi" w:hAnsiTheme="minorHAnsi" w:cstheme="minorHAnsi"/>
        </w:rPr>
        <w:t>-compatible, and dark orange corresponds to higher-2</w:t>
      </w:r>
      <w:r w:rsidR="00DE380E" w:rsidRPr="0045212B">
        <w:rPr>
          <w:rFonts w:ascii="Cambria Math" w:eastAsia="Cambria Math" w:hAnsi="Cambria Math" w:cs="Cambria Math"/>
        </w:rPr>
        <w:t>℃</w:t>
      </w:r>
      <w:r w:rsidR="00DE380E" w:rsidRPr="0045212B">
        <w:rPr>
          <w:rFonts w:asciiTheme="minorHAnsi" w:hAnsiTheme="minorHAnsi" w:cstheme="minorHAnsi"/>
        </w:rPr>
        <w:t xml:space="preserve">-compatible. </w:t>
      </w:r>
      <w:ins w:id="248" w:author="Myles Allen" w:date="2019-11-26T05:20:00Z">
        <w:r w:rsidR="00B46BDF">
          <w:rPr>
            <w:rFonts w:asciiTheme="minorHAnsi" w:hAnsiTheme="minorHAnsi" w:cstheme="minorHAnsi"/>
          </w:rPr>
          <w:t>Panel b below shows cumulative CO</w:t>
        </w:r>
        <w:r w:rsidR="00B46BDF">
          <w:rPr>
            <w:rFonts w:asciiTheme="minorHAnsi" w:hAnsiTheme="minorHAnsi" w:cstheme="minorHAnsi"/>
            <w:vertAlign w:val="subscript"/>
          </w:rPr>
          <w:t>2</w:t>
        </w:r>
        <w:r w:rsidR="00B46BDF">
          <w:rPr>
            <w:rFonts w:asciiTheme="minorHAnsi" w:hAnsiTheme="minorHAnsi" w:cstheme="minorHAnsi"/>
          </w:rPr>
          <w:t xml:space="preserve"> emissions relative to 20</w:t>
        </w:r>
      </w:ins>
      <w:ins w:id="249" w:author="Myles Allen" w:date="2019-11-26T05:30:00Z">
        <w:r w:rsidR="00C64215">
          <w:rPr>
            <w:rFonts w:asciiTheme="minorHAnsi" w:hAnsiTheme="minorHAnsi" w:cstheme="minorHAnsi"/>
          </w:rPr>
          <w:t>18</w:t>
        </w:r>
      </w:ins>
      <w:ins w:id="250" w:author="Myles Allen" w:date="2019-11-26T05:20:00Z">
        <w:r w:rsidR="00B46BDF">
          <w:rPr>
            <w:rFonts w:asciiTheme="minorHAnsi" w:hAnsiTheme="minorHAnsi" w:cstheme="minorHAnsi"/>
          </w:rPr>
          <w:t>, while panel c shows</w:t>
        </w:r>
      </w:ins>
      <w:del w:id="251" w:author="Myles Allen" w:date="2019-11-26T05:21:00Z">
        <w:r w:rsidR="00DE380E" w:rsidRPr="0045212B" w:rsidDel="00B46BDF">
          <w:rPr>
            <w:rFonts w:asciiTheme="minorHAnsi" w:hAnsiTheme="minorHAnsi" w:cstheme="minorHAnsi"/>
          </w:rPr>
          <w:delText>The</w:delText>
        </w:r>
      </w:del>
      <w:r w:rsidR="00DE380E" w:rsidRPr="0045212B">
        <w:rPr>
          <w:rFonts w:asciiTheme="minorHAnsi" w:hAnsiTheme="minorHAnsi" w:cstheme="minorHAnsi"/>
        </w:rPr>
        <w:t xml:space="preserve"> corresponding non-CO</w:t>
      </w:r>
      <w:r w:rsidR="00DE380E" w:rsidRPr="0045212B">
        <w:rPr>
          <w:rFonts w:asciiTheme="minorHAnsi" w:hAnsiTheme="minorHAnsi" w:cstheme="minorHAnsi"/>
          <w:vertAlign w:val="subscript"/>
        </w:rPr>
        <w:t>2</w:t>
      </w:r>
      <w:r w:rsidR="00DE380E" w:rsidRPr="0045212B">
        <w:rPr>
          <w:rFonts w:asciiTheme="minorHAnsi" w:hAnsiTheme="minorHAnsi" w:cstheme="minorHAnsi"/>
        </w:rPr>
        <w:t xml:space="preserve"> radiative forcing (RF) pathways </w:t>
      </w:r>
      <w:ins w:id="252" w:author="Myles Allen" w:date="2019-11-26T05:22:00Z">
        <w:r w:rsidR="00B46BDF">
          <w:rPr>
            <w:rFonts w:asciiTheme="minorHAnsi" w:hAnsiTheme="minorHAnsi" w:cstheme="minorHAnsi"/>
          </w:rPr>
          <w:t>(dotted lines, right axis</w:t>
        </w:r>
      </w:ins>
      <w:ins w:id="253" w:author="Myles Allen" w:date="2019-11-26T05:30:00Z">
        <w:r w:rsidR="00C64215">
          <w:rPr>
            <w:rFonts w:asciiTheme="minorHAnsi" w:hAnsiTheme="minorHAnsi" w:cstheme="minorHAnsi"/>
          </w:rPr>
          <w:t xml:space="preserve"> NOTE TO STUART: </w:t>
        </w:r>
        <w:proofErr w:type="gramStart"/>
        <w:r w:rsidR="00C64215">
          <w:rPr>
            <w:rFonts w:asciiTheme="minorHAnsi" w:hAnsiTheme="minorHAnsi" w:cstheme="minorHAnsi"/>
          </w:rPr>
          <w:t>ALSO</w:t>
        </w:r>
        <w:proofErr w:type="gramEnd"/>
        <w:r w:rsidR="00C64215">
          <w:rPr>
            <w:rFonts w:asciiTheme="minorHAnsi" w:hAnsiTheme="minorHAnsi" w:cstheme="minorHAnsi"/>
          </w:rPr>
          <w:t xml:space="preserve"> EXPRESS RF RELATIVE TO 2018</w:t>
        </w:r>
      </w:ins>
      <w:ins w:id="254" w:author="Myles Allen" w:date="2019-11-26T05:22:00Z">
        <w:r w:rsidR="00B46BDF">
          <w:rPr>
            <w:rFonts w:asciiTheme="minorHAnsi" w:hAnsiTheme="minorHAnsi" w:cstheme="minorHAnsi"/>
          </w:rPr>
          <w:t>), also expressed as cumulative CO</w:t>
        </w:r>
      </w:ins>
      <w:ins w:id="255" w:author="Myles Allen" w:date="2019-11-26T05:23:00Z">
        <w:r w:rsidR="00B46BDF">
          <w:rPr>
            <w:rFonts w:asciiTheme="minorHAnsi" w:hAnsiTheme="minorHAnsi" w:cstheme="minorHAnsi"/>
            <w:vertAlign w:val="subscript"/>
          </w:rPr>
          <w:t>2</w:t>
        </w:r>
        <w:r w:rsidR="00B46BDF">
          <w:rPr>
            <w:rFonts w:asciiTheme="minorHAnsi" w:hAnsiTheme="minorHAnsi" w:cstheme="minorHAnsi"/>
          </w:rPr>
          <w:t>-fe emissions (solid lines, left axis).</w:t>
        </w:r>
      </w:ins>
      <w:ins w:id="256" w:author="Myles Allen" w:date="2019-11-26T05:24:00Z">
        <w:r w:rsidR="00B46BDF">
          <w:rPr>
            <w:rFonts w:asciiTheme="minorHAnsi" w:hAnsiTheme="minorHAnsi" w:cstheme="minorHAnsi"/>
          </w:rPr>
          <w:t xml:space="preserve"> </w:t>
        </w:r>
      </w:ins>
      <w:ins w:id="257" w:author="Myles Allen" w:date="2019-11-26T05:22:00Z">
        <w:r w:rsidR="00B46BDF">
          <w:rPr>
            <w:rFonts w:asciiTheme="minorHAnsi" w:hAnsiTheme="minorHAnsi" w:cstheme="minorHAnsi"/>
          </w:rPr>
          <w:t xml:space="preserve"> </w:t>
        </w:r>
      </w:ins>
      <w:del w:id="258" w:author="Myles Allen" w:date="2019-11-26T05:25:00Z">
        <w:r w:rsidR="00DE380E" w:rsidRPr="0045212B" w:rsidDel="00B46BDF">
          <w:rPr>
            <w:rFonts w:asciiTheme="minorHAnsi" w:hAnsiTheme="minorHAnsi" w:cstheme="minorHAnsi"/>
          </w:rPr>
          <w:delText>are plotted in panel 1b</w:delText>
        </w:r>
      </w:del>
      <w:del w:id="259" w:author="Myles Allen" w:date="2019-11-25T18:57:00Z">
        <w:r w:rsidR="00DE380E" w:rsidRPr="0045212B" w:rsidDel="00592B00">
          <w:rPr>
            <w:rFonts w:asciiTheme="minorHAnsi" w:hAnsiTheme="minorHAnsi" w:cstheme="minorHAnsi"/>
          </w:rPr>
          <w:delText xml:space="preserve"> (the difference between the total RF and the CO</w:delText>
        </w:r>
        <w:r w:rsidR="00DE380E" w:rsidRPr="0045212B" w:rsidDel="00592B00">
          <w:rPr>
            <w:rFonts w:asciiTheme="minorHAnsi" w:hAnsiTheme="minorHAnsi" w:cstheme="minorHAnsi"/>
            <w:vertAlign w:val="subscript"/>
          </w:rPr>
          <w:delText>2</w:delText>
        </w:r>
        <w:r w:rsidR="00DE380E" w:rsidRPr="0045212B" w:rsidDel="00592B00">
          <w:rPr>
            <w:rFonts w:asciiTheme="minorHAnsi" w:hAnsiTheme="minorHAnsi" w:cstheme="minorHAnsi"/>
          </w:rPr>
          <w:delText xml:space="preserve"> RF pathways)</w:delText>
        </w:r>
      </w:del>
      <w:del w:id="260" w:author="Myles Allen" w:date="2019-11-26T05:25:00Z">
        <w:r w:rsidR="00DE380E" w:rsidRPr="0045212B" w:rsidDel="00B46BDF">
          <w:rPr>
            <w:rFonts w:asciiTheme="minorHAnsi" w:hAnsiTheme="minorHAnsi" w:cstheme="minorHAnsi"/>
          </w:rPr>
          <w:delText>. Panel 1c shows the cumulative CO</w:delText>
        </w:r>
        <w:r w:rsidR="00DE380E" w:rsidRPr="0045212B" w:rsidDel="00B46BDF">
          <w:rPr>
            <w:rFonts w:asciiTheme="minorHAnsi" w:hAnsiTheme="minorHAnsi" w:cstheme="minorHAnsi"/>
            <w:vertAlign w:val="subscript"/>
          </w:rPr>
          <w:delText>2</w:delText>
        </w:r>
        <w:r w:rsidR="00F53A60" w:rsidRPr="0045212B" w:rsidDel="00B46BDF">
          <w:rPr>
            <w:rFonts w:asciiTheme="minorHAnsi" w:hAnsiTheme="minorHAnsi" w:cstheme="minorHAnsi"/>
          </w:rPr>
          <w:delText xml:space="preserve"> </w:delText>
        </w:r>
        <w:r w:rsidR="001534AA" w:rsidRPr="0045212B" w:rsidDel="00B46BDF">
          <w:rPr>
            <w:rFonts w:asciiTheme="minorHAnsi" w:hAnsiTheme="minorHAnsi" w:cstheme="minorHAnsi"/>
          </w:rPr>
          <w:delText>emissions and panel 1d shows the corresponding cumulative non-CO</w:delText>
        </w:r>
        <w:r w:rsidR="001534AA" w:rsidRPr="0045212B" w:rsidDel="00B46BDF">
          <w:rPr>
            <w:rFonts w:asciiTheme="minorHAnsi" w:hAnsiTheme="minorHAnsi" w:cstheme="minorHAnsi"/>
            <w:vertAlign w:val="subscript"/>
          </w:rPr>
          <w:delText>2</w:delText>
        </w:r>
        <w:r w:rsidR="001534AA" w:rsidRPr="0045212B" w:rsidDel="00B46BDF">
          <w:rPr>
            <w:rFonts w:asciiTheme="minorHAnsi" w:hAnsiTheme="minorHAnsi" w:cstheme="minorHAnsi"/>
          </w:rPr>
          <w:delText xml:space="preserve"> </w:delText>
        </w:r>
      </w:del>
      <w:r w:rsidR="001534AA" w:rsidRPr="0045212B">
        <w:rPr>
          <w:rFonts w:asciiTheme="minorHAnsi" w:hAnsiTheme="minorHAnsi" w:cstheme="minorHAnsi"/>
        </w:rPr>
        <w:t>CO</w:t>
      </w:r>
      <w:r w:rsidR="001534AA" w:rsidRPr="0045212B">
        <w:rPr>
          <w:rFonts w:asciiTheme="minorHAnsi" w:hAnsiTheme="minorHAnsi" w:cstheme="minorHAnsi"/>
          <w:vertAlign w:val="subscript"/>
        </w:rPr>
        <w:t>2</w:t>
      </w:r>
      <w:r w:rsidR="001534AA" w:rsidRPr="0045212B">
        <w:rPr>
          <w:rFonts w:asciiTheme="minorHAnsi" w:hAnsiTheme="minorHAnsi" w:cstheme="minorHAnsi"/>
        </w:rPr>
        <w:t xml:space="preserve">-fe emissions timeseries </w:t>
      </w:r>
      <w:del w:id="261" w:author="Myles Allen" w:date="2019-11-26T05:25:00Z">
        <w:r w:rsidR="001534AA" w:rsidRPr="0045212B" w:rsidDel="00B46BDF">
          <w:rPr>
            <w:rFonts w:asciiTheme="minorHAnsi" w:hAnsiTheme="minorHAnsi" w:cstheme="minorHAnsi"/>
          </w:rPr>
          <w:delText xml:space="preserve">as </w:delText>
        </w:r>
      </w:del>
      <w:ins w:id="262" w:author="Myles Allen" w:date="2019-11-26T05:25:00Z">
        <w:r w:rsidR="00B46BDF">
          <w:rPr>
            <w:rFonts w:asciiTheme="minorHAnsi" w:hAnsiTheme="minorHAnsi" w:cstheme="minorHAnsi"/>
          </w:rPr>
          <w:t>are</w:t>
        </w:r>
        <w:r w:rsidR="00B46BDF" w:rsidRPr="0045212B">
          <w:rPr>
            <w:rFonts w:asciiTheme="minorHAnsi" w:hAnsiTheme="minorHAnsi" w:cstheme="minorHAnsi"/>
          </w:rPr>
          <w:t xml:space="preserve"> </w:t>
        </w:r>
      </w:ins>
      <w:r w:rsidR="001534AA" w:rsidRPr="0045212B">
        <w:rPr>
          <w:rFonts w:asciiTheme="minorHAnsi" w:hAnsiTheme="minorHAnsi" w:cstheme="minorHAnsi"/>
        </w:rPr>
        <w:t>computed wit</w:t>
      </w:r>
      <w:r w:rsidR="007E52A2" w:rsidRPr="0045212B">
        <w:rPr>
          <w:rFonts w:asciiTheme="minorHAnsi" w:hAnsiTheme="minorHAnsi" w:cstheme="minorHAnsi"/>
        </w:rPr>
        <w:t xml:space="preserve">h </w:t>
      </w:r>
      <w:r w:rsidR="001534AA" w:rsidRPr="0045212B">
        <w:rPr>
          <w:rFonts w:asciiTheme="minorHAnsi" w:hAnsiTheme="minorHAnsi" w:cstheme="minorHAnsi"/>
        </w:rPr>
        <w:t xml:space="preserve">FaIRv1.0 </w:t>
      </w:r>
      <w:r w:rsidR="007E52A2" w:rsidRPr="0045212B">
        <w:rPr>
          <w:rFonts w:asciiTheme="minorHAnsi" w:hAnsiTheme="minorHAnsi" w:cstheme="minorHAnsi"/>
        </w:rPr>
        <w:t>SCM</w:t>
      </w:r>
      <w:r w:rsidR="001534AA" w:rsidRPr="0045212B">
        <w:rPr>
          <w:rFonts w:asciiTheme="minorHAnsi" w:hAnsiTheme="minorHAnsi" w:cstheme="minorHAnsi"/>
        </w:rPr>
        <w:fldChar w:fldCharType="begin"/>
      </w:r>
      <w:r w:rsidR="00384993" w:rsidRPr="0045212B">
        <w:rPr>
          <w:rFonts w:asciiTheme="minorHAnsi" w:hAnsiTheme="minorHAnsi" w:cstheme="minorHAnsi"/>
        </w:rPr>
        <w:instrText xml:space="preserve"> ADDIN ZOTERO_ITEM CSL_CITATION {"citationID":"aHcDWXZH","properties":{"formattedCitation":"\\super 10,13\\nosupersub{}","plainCitation":"10,13","noteIndex":0},"citationItems":[{"id":45,"uris":["http://zotero.org/users/local/uNYZvaCf/items/6N38MA6B"],"uri":["http://zotero.org/users/local/uNYZvaCf/items/6N38MA6B"],"itemData":{"id":45,"type":"article-journal","title":"Framing Climate Goals in Terms of Cumulative CO2-Forcing-Equivalent Emissions","container-title":"Geophysical Research Letters","page":"2795-2804","volume":"45","issue":"6","source":"Wiley Online Library","abstract":"The relationship between cumulative CO2 emissions and CO2-induced warming is determined by the Transient Climate Response to Emissions (TCRE), but total anthropogenic warming also depends on non-CO2 forcing, complicating the interpretation of emissions budgets based on CO2 alone. An alternative is to frame emissions budgets in terms of CO2-forcing-equivalent (CO2-fe) emissions—the CO2 emissions that would yield a given total anthropogenic radiative forcing pathway. Unlike conventional “CO2-equivalent” emissions, these are directly related to warming by the TCRE and need to fall to zero to stabilize warming: hence, CO2-fe emissions generalize the concept of a cumulative carbon budget to multigas scenarios. Cumulative CO2-fe emissions from 1870 to 2015 inclusive are found to be 2,900 ± 600 GtCO2-fe, increasing at a rate of 67 ± 9.5 GtCO2-fe/yr. A TCRE range of 0.8–2.5°C per 1,000 GtC implies a total budget for 0.6°C of additional warming above the present decade of 880–2,750 GtCO2-fe, with 1,290 GtCO2-fe implied by the Coupled Model Intercomparison Project Phase 5 median response, corresponding to 19 years' CO2-fe emissions at the current rate.","DOI":"10.1002/2017GL076173","ISSN":"1944-8007","language":"en","author":[{"family":"Jenkins","given":"S."},{"family":"Millar","given":"R. J."},{"family":"Leach","given":"N."},{"family":"Allen","given":"M. R."}],"issued":{"date-parts":[["2018",3,28]]}}},{"id":15,"uris":["http://zotero.org/users/local/uNYZvaCf/items/UNV9YC9A"],"uri":["http://zotero.org/users/local/uNYZvaCf/items/UNV9YC9A"],"itemData":{"id":15,"type":"article-journal","title":"A modified impulse-response representation of the global near-surface air temperature and atmospheric concentration response to carbon dioxide emissions","container-title":"Atmospheric Chemistry and Physics","page":"7213-7228","volume":"17","issue":"11","source":"www.atmos-chem-phys.net","abstract":"&lt;p&gt;&lt;strong&gt;Abstract.&lt;/strong&gt; Projections of the response to anthropogenic emission scenarios, evaluation of some greenhouse gas metrics, and estimates of the social cost of carbon often require a simple model that links emissions of carbon dioxide (CO&lt;sub&gt;2&lt;/sub&gt;) to atmospheric concentrations and global temperature changes. An essential requirement of such a model is to reproduce typical global surface temperature and atmospheric CO&lt;sub&gt;2&lt;/sub&gt; responses displayed by more complex Earth system models (ESMs) under a range of emission scenarios, as well as an ability to sample the range of ESM response in a transparent, accessible and reproducible form. Here we adapt the simple model of the Intergovernmental Panel on Climate Change 5th Assessment Report (IPCC AR5) to explicitly represent the state dependence of the CO&lt;sub&gt;2&lt;/sub&gt; airborne fraction. Our adapted model (FAIR) reproduces the range of behaviour shown in full and intermediate complexity ESMs under several idealised carbon pulse and exponential concentration increase experiments. We find that the inclusion of a linear increase in 100-year integrated airborne fraction with cumulative carbon uptake and global temperature change substantially improves the representation of the response of the climate system to CO&lt;sub&gt;2&lt;/sub&gt; on a range of timescales and under a range of experimental designs.&lt;/p&gt;","DOI":"https://doi.org/10.5194/acp-17-7213-2017","ISSN":"1680-7316","language":"English","author":[{"family":"Millar","given":"Richard J."},{"family":"Nicholls","given":"Zebedee R."},{"family":"Friedlingstein","given":"Pierre"},{"family":"Allen","given":"Myles R."}],"issued":{"date-parts":[["2017",6,16]]}}}],"schema":"https://github.com/citation-style-language/schema/raw/master/csl-citation.json"} </w:instrText>
      </w:r>
      <w:r w:rsidR="001534AA" w:rsidRPr="0045212B">
        <w:rPr>
          <w:rFonts w:asciiTheme="minorHAnsi" w:hAnsiTheme="minorHAnsi" w:cstheme="minorHAnsi"/>
        </w:rPr>
        <w:fldChar w:fldCharType="separate"/>
      </w:r>
      <w:r w:rsidR="00384993" w:rsidRPr="0045212B">
        <w:rPr>
          <w:rFonts w:ascii="Calibri" w:hAnsiTheme="minorHAnsi" w:cs="Calibri"/>
          <w:vertAlign w:val="superscript"/>
        </w:rPr>
        <w:t>10,13</w:t>
      </w:r>
      <w:r w:rsidR="001534AA" w:rsidRPr="0045212B">
        <w:rPr>
          <w:rFonts w:asciiTheme="minorHAnsi" w:hAnsiTheme="minorHAnsi" w:cstheme="minorHAnsi"/>
        </w:rPr>
        <w:fldChar w:fldCharType="end"/>
      </w:r>
      <w:del w:id="263" w:author="Myles Allen" w:date="2019-11-25T19:00:00Z">
        <w:r w:rsidR="001534AA" w:rsidRPr="0045212B" w:rsidDel="001E6362">
          <w:rPr>
            <w:rFonts w:asciiTheme="minorHAnsi" w:hAnsiTheme="minorHAnsi" w:cstheme="minorHAnsi"/>
          </w:rPr>
          <w:delText>. FaIR uses a 2-box temperature</w:delText>
        </w:r>
        <w:r w:rsidR="005F41B8" w:rsidRPr="0045212B" w:rsidDel="001E6362">
          <w:rPr>
            <w:rFonts w:asciiTheme="minorHAnsi" w:hAnsiTheme="minorHAnsi" w:cstheme="minorHAnsi"/>
          </w:rPr>
          <w:delText xml:space="preserve"> model</w:delText>
        </w:r>
        <w:r w:rsidR="001534AA" w:rsidRPr="0045212B" w:rsidDel="001E6362">
          <w:rPr>
            <w:rFonts w:asciiTheme="minorHAnsi" w:hAnsiTheme="minorHAnsi" w:cstheme="minorHAnsi"/>
          </w:rPr>
          <w:delText xml:space="preserve"> and</w:delText>
        </w:r>
      </w:del>
      <w:ins w:id="264" w:author="Myles Allen" w:date="2019-11-26T05:25:00Z">
        <w:r w:rsidR="00B46BDF">
          <w:rPr>
            <w:rFonts w:asciiTheme="minorHAnsi" w:hAnsiTheme="minorHAnsi" w:cstheme="minorHAnsi"/>
          </w:rPr>
          <w:t>,</w:t>
        </w:r>
      </w:ins>
      <w:ins w:id="265" w:author="Myles Allen" w:date="2019-11-25T19:02:00Z">
        <w:r w:rsidR="001E6362">
          <w:rPr>
            <w:rFonts w:asciiTheme="minorHAnsi" w:hAnsiTheme="minorHAnsi" w:cstheme="minorHAnsi"/>
          </w:rPr>
          <w:t xml:space="preserve"> a</w:t>
        </w:r>
      </w:ins>
      <w:r w:rsidR="001534AA" w:rsidRPr="0045212B">
        <w:rPr>
          <w:rFonts w:asciiTheme="minorHAnsi" w:hAnsiTheme="minorHAnsi" w:cstheme="minorHAnsi"/>
        </w:rPr>
        <w:t xml:space="preserve"> </w:t>
      </w:r>
      <w:del w:id="266" w:author="Myles Allen" w:date="2019-11-25T19:00:00Z">
        <w:r w:rsidR="001534AA" w:rsidRPr="0045212B" w:rsidDel="001E6362">
          <w:rPr>
            <w:rFonts w:asciiTheme="minorHAnsi" w:hAnsiTheme="minorHAnsi" w:cstheme="minorHAnsi"/>
          </w:rPr>
          <w:delText>4</w:delText>
        </w:r>
      </w:del>
      <w:ins w:id="267" w:author="Myles Allen" w:date="2019-11-25T19:00:00Z">
        <w:r w:rsidR="001E6362">
          <w:rPr>
            <w:rFonts w:asciiTheme="minorHAnsi" w:hAnsiTheme="minorHAnsi" w:cstheme="minorHAnsi"/>
          </w:rPr>
          <w:t>four</w:t>
        </w:r>
      </w:ins>
      <w:r w:rsidR="001534AA" w:rsidRPr="0045212B">
        <w:rPr>
          <w:rFonts w:asciiTheme="minorHAnsi" w:hAnsiTheme="minorHAnsi" w:cstheme="minorHAnsi"/>
        </w:rPr>
        <w:t xml:space="preserve">-pool carbon cycle model </w:t>
      </w:r>
      <w:del w:id="268" w:author="Myles Allen" w:date="2019-11-25T19:00:00Z">
        <w:r w:rsidR="005F41B8" w:rsidRPr="0045212B" w:rsidDel="001E6362">
          <w:rPr>
            <w:rFonts w:asciiTheme="minorHAnsi" w:hAnsiTheme="minorHAnsi" w:cstheme="minorHAnsi"/>
          </w:rPr>
          <w:delText>as with many other simple models</w:delText>
        </w:r>
      </w:del>
      <w:ins w:id="269" w:author="Myles Allen" w:date="2019-11-26T04:58:00Z">
        <w:r w:rsidR="00BE2E13">
          <w:rPr>
            <w:rFonts w:asciiTheme="minorHAnsi" w:hAnsiTheme="minorHAnsi" w:cstheme="minorHAnsi"/>
          </w:rPr>
          <w:t>based closely on</w:t>
        </w:r>
      </w:ins>
      <w:ins w:id="270" w:author="Myles Allen" w:date="2019-11-25T19:00:00Z">
        <w:r w:rsidR="001E6362">
          <w:rPr>
            <w:rFonts w:asciiTheme="minorHAnsi" w:hAnsiTheme="minorHAnsi" w:cstheme="minorHAnsi"/>
          </w:rPr>
          <w:t xml:space="preserve"> the </w:t>
        </w:r>
      </w:ins>
      <w:ins w:id="271" w:author="Myles Allen" w:date="2019-11-25T19:01:00Z">
        <w:r w:rsidR="001E6362">
          <w:rPr>
            <w:rFonts w:asciiTheme="minorHAnsi" w:hAnsiTheme="minorHAnsi" w:cstheme="minorHAnsi"/>
          </w:rPr>
          <w:t>Impulse Response model used for metrics calculations in AR5</w:t>
        </w:r>
      </w:ins>
      <w:r w:rsidR="005F41B8" w:rsidRPr="0045212B">
        <w:rPr>
          <w:rFonts w:asciiTheme="minorHAnsi" w:hAnsiTheme="minorHAnsi" w:cstheme="minorHAnsi"/>
        </w:rPr>
        <w:fldChar w:fldCharType="begin"/>
      </w:r>
      <w:r w:rsidR="00384993" w:rsidRPr="0045212B">
        <w:rPr>
          <w:rFonts w:asciiTheme="minorHAnsi" w:hAnsiTheme="minorHAnsi" w:cstheme="minorHAnsi"/>
        </w:rPr>
        <w:instrText xml:space="preserve"> ADDIN ZOTERO_ITEM CSL_CITATION {"citationID":"mEmfm63i","properties":{"formattedCitation":"\\super 9,14\\nosupersub{}","plainCitation":"9,14","noteIndex":0},"citationItems":[{"id":118,"uris":["http://zotero.org/users/local/uNYZvaCf/items/5AICC84J"],"uri":["http://zotero.org/users/local/uNYZvaCf/items/5AICC84J"],"itemData":{"id":118,"type":"article-journal","title":"Carbon dioxide and climate impulse response functions for the computation of greenhouse gas metrics: a multi-model analysis","container-title":"Atmospheric Chemistry and Physics","page":"2793-2825","volume":"13","issue":"5","source":"www.atmos-chem-phys.net","abstract":"&lt;p&gt;&lt;strong&gt;Abstract.&lt;/strong&gt; The responses of carbon dioxide (CO&lt;sub&gt;2&lt;/sub&gt;) and other climate variables to an emission pulse of CO&lt;sub&gt;2&lt;/sub&gt; into the atmosphere are often used to compute the Global Warming Potential (GWP) and Global Temperature change Potential (GTP), to characterize the response timescales of Earth System models, and to build reduced-form models. In this carbon cycle-climate model intercomparison project, which spans the full model hierarchy, we quantify responses to emission pulses of different magnitudes injected under different conditions. The CO&lt;sub&gt;2&lt;/sub&gt; response shows the known rapid decline in the first few decades followed by a millennium-scale tail. For a 100 Gt-C emission pulse added to a constant CO&lt;sub&gt;2&lt;/sub&gt; concentration of 389 ppm, 25 ± 9% is still found in the atmosphere after 1000 yr; the ocean has absorbed 59 ± 12% and the land the remainder (16 ± 14%). The response in global mean surface air temperature is an increase by 0.20 ± 0.12 °C within the first twenty years; thereafter and until year 1000, temperature decreases only slightly, whereas ocean heat content and sea level continue to rise. Our best estimate for the Absolute Global Warming Potential, given by the time-integrated response in CO&lt;sub&gt;2&lt;/sub&gt; at year 100 multiplied by its radiative efficiency, is 92.5 × 10&lt;sup&gt;&amp;minus;15&lt;/sup&gt; yr W m&lt;sup&gt;−2&lt;/sup&gt; per kg-CO&lt;sub&gt;2&lt;/sub&gt;. This value very likely (5 to 95% confidence) lies within the range of (68 to 117) × 10&lt;sup&gt;&amp;minus;15&lt;/sup&gt; yr W m&lt;sup&gt;−2&lt;/sup&gt; per kg-CO&lt;sub&gt;2&lt;/sub&gt;. Estimates for time-integrated response in CO&lt;sub&gt;2&lt;/sub&gt; published in the IPCC First, Second, and Fourth Assessment and our multi-model best estimate all agree within 15% during the first 100 yr. The integrated CO&lt;sub&gt;2&lt;/sub&gt; response, normalized by the pulse size, is lower for pre-industrial conditions, compared to present day, and lower for smaller pulses than larger pulses. In contrast, the response in temperature, sea level and ocean heat content is less sensitive to these choices. Although, choices in pulse size, background concentration, and model lead to uncertainties, the most important and subjective choice to determine AGWP of CO&lt;sub&gt;2&lt;/sub&gt; and GWP is the time horizon.&lt;/p&gt;","DOI":"https://doi.org/10.5194/acp-13-2793-2013","ISSN":"1680-7316","title-short":"Carbon dioxide and climate impulse response functions for the computation of greenhouse gas metrics","language":"English","author":[{"family":"Joos","given":"F."},{"family":"Roth","given":"R."},{"family":"Fuglestvedt","given":"J. S."},{"family":"Peters","given":"G. P."},{"family":"Enting","given":"I. G."},{"family":"Bloh","given":"W.","dropping-particle":"von"},{"family":"Brovkin","given":"V."},{"family":"Burke","given":"E. J."},{"family":"Eby","given":"M."},{"family":"Edwards","given":"N. R."},{"family":"Friedrich","given":"T."},{"family":"Frölicher","given":"T. L."},{"family":"Halloran","given":"P. R."},{"family":"Holden","given":"P. B."},{"family":"Jones","given":"C."},{"family":"Kleinen","given":"T."},{"family":"Mackenzie","given":"F. T."},{"family":"Matsumoto","given":"K."},{"family":"Meinshausen","given":"M."},{"family":"Plattner","given":"G.-K."},{"family":"Reisinger","given":"A."},{"family":"Segschneider","given":"J."},{"family":"Shaffer","given":"G."},{"family":"Steinacher","given":"M."},{"family":"Strassmann","given":"K."},{"family":"Tanaka","given":"K."},{"family":"Timmermann","given":"A."},{"family":"Weaver","given":"A. J."}],"issued":{"date-parts":[["2013",3,8]]}}},{"id":210,"uris":["http://zotero.org/users/local/uNYZvaCf/items/EYMZ8A97"],"uri":["http://zotero.org/users/local/uNYZvaCf/items/EYMZ8A97"],"itemData":{"id":210,"type":"article-journal","title":"Probing the Fast and Slow Components of Global Warming by Returning Abruptly to Preindustrial Forcing","container-title":"Journal of Climate","page":"2418-2427","volume":"23","issue":"9","source":"journals.ametsoc.org (Atypon)","abstract":"The fast and slow components of global warming in a comprehensive climate model are isolated by examining the response to an instantaneous return to preindustrial forcing. The response is characterized by an initial fast exponential decay with an e-folding time smaller than 5 yr, leaving behind a remnant that evolves more slowly. The slow component is estimated to be small at present, as measured by the global mean near-surface air temperature, and, in the model examined, grows to 0.4°C by 2100 in the A1B scenario from the Special Report on Emissions Scenarios (SRES), and then to 1.4°C by 2300 if one holds radiative forcing fixed after 2100. The dominance of the fast component at present is supported by examining the response to an instantaneous doubling of CO2 and by the excellent fit to the model’s ensemble mean twentieth-century evolution with a simple one-box model with no long times scales.","DOI":"10.1175/2009JCLI3466.1","ISSN":"0894-8755","journalAbbreviation":"J. Climate","author":[{"family":"Held","given":"Isaac M."},{"family":"Winton","given":"Michael"},{"family":"Takahashi","given":"Ken"},{"family":"Delworth","given":"Thomas"},{"family":"Zeng","given":"Fanrong"},{"family":"Vallis","given":"Geoffrey K."}],"issued":{"date-parts":[["2010",1,12]]}}}],"schema":"https://github.com/citation-style-language/schema/raw/master/csl-citation.json"} </w:instrText>
      </w:r>
      <w:r w:rsidR="005F41B8" w:rsidRPr="0045212B">
        <w:rPr>
          <w:rFonts w:asciiTheme="minorHAnsi" w:hAnsiTheme="minorHAnsi" w:cstheme="minorHAnsi"/>
        </w:rPr>
        <w:fldChar w:fldCharType="separate"/>
      </w:r>
      <w:r w:rsidR="00384993" w:rsidRPr="0045212B">
        <w:rPr>
          <w:rFonts w:ascii="Calibri" w:hAnsiTheme="minorHAnsi" w:cs="Calibri"/>
          <w:vertAlign w:val="superscript"/>
        </w:rPr>
        <w:t>9,14</w:t>
      </w:r>
      <w:r w:rsidR="005F41B8" w:rsidRPr="0045212B">
        <w:rPr>
          <w:rFonts w:asciiTheme="minorHAnsi" w:hAnsiTheme="minorHAnsi" w:cstheme="minorHAnsi"/>
        </w:rPr>
        <w:fldChar w:fldCharType="end"/>
      </w:r>
      <w:r w:rsidR="005F41B8" w:rsidRPr="0045212B">
        <w:rPr>
          <w:rFonts w:asciiTheme="minorHAnsi" w:hAnsiTheme="minorHAnsi" w:cstheme="minorHAnsi"/>
        </w:rPr>
        <w:t xml:space="preserve">, </w:t>
      </w:r>
      <w:ins w:id="272" w:author="Myles Allen" w:date="2019-11-25T19:01:00Z">
        <w:r w:rsidR="001E6362">
          <w:rPr>
            <w:rFonts w:asciiTheme="minorHAnsi" w:hAnsiTheme="minorHAnsi" w:cstheme="minorHAnsi"/>
          </w:rPr>
          <w:t xml:space="preserve">but </w:t>
        </w:r>
      </w:ins>
      <w:r w:rsidR="001534AA" w:rsidRPr="0045212B">
        <w:rPr>
          <w:rFonts w:asciiTheme="minorHAnsi" w:hAnsiTheme="minorHAnsi" w:cstheme="minorHAnsi"/>
        </w:rPr>
        <w:t xml:space="preserve">with </w:t>
      </w:r>
      <w:ins w:id="273" w:author="Myles Allen" w:date="2019-11-25T19:01:00Z">
        <w:r w:rsidR="001E6362">
          <w:rPr>
            <w:rFonts w:asciiTheme="minorHAnsi" w:hAnsiTheme="minorHAnsi" w:cstheme="minorHAnsi"/>
          </w:rPr>
          <w:t>a minor modification to allow state-dep</w:t>
        </w:r>
      </w:ins>
      <w:ins w:id="274" w:author="Myles Allen" w:date="2019-11-25T19:02:00Z">
        <w:r w:rsidR="001E6362">
          <w:rPr>
            <w:rFonts w:asciiTheme="minorHAnsi" w:hAnsiTheme="minorHAnsi" w:cstheme="minorHAnsi"/>
          </w:rPr>
          <w:t xml:space="preserve">endent </w:t>
        </w:r>
      </w:ins>
      <w:r w:rsidR="001534AA" w:rsidRPr="0045212B">
        <w:rPr>
          <w:rFonts w:asciiTheme="minorHAnsi" w:hAnsiTheme="minorHAnsi" w:cstheme="minorHAnsi"/>
        </w:rPr>
        <w:t>timescales</w:t>
      </w:r>
      <w:ins w:id="275" w:author="Myles Allen" w:date="2019-11-25T19:03:00Z">
        <w:r w:rsidR="001E6362">
          <w:rPr>
            <w:rFonts w:asciiTheme="minorHAnsi" w:hAnsiTheme="minorHAnsi" w:cstheme="minorHAnsi"/>
          </w:rPr>
          <w:t xml:space="preserve">: this has little impact for these ambitious mitigation scenarios, so very similar results would be obtained using the AR5 </w:t>
        </w:r>
      </w:ins>
      <w:ins w:id="276" w:author="Myles Allen" w:date="2019-11-25T19:04:00Z">
        <w:r w:rsidR="001E6362">
          <w:rPr>
            <w:rFonts w:asciiTheme="minorHAnsi" w:hAnsiTheme="minorHAnsi" w:cstheme="minorHAnsi"/>
          </w:rPr>
          <w:t>formula</w:t>
        </w:r>
      </w:ins>
      <w:del w:id="277" w:author="Myles Allen" w:date="2019-11-25T19:02:00Z">
        <w:r w:rsidR="001534AA" w:rsidRPr="0045212B" w:rsidDel="001E6362">
          <w:rPr>
            <w:rFonts w:asciiTheme="minorHAnsi" w:hAnsiTheme="minorHAnsi" w:cstheme="minorHAnsi"/>
          </w:rPr>
          <w:delText xml:space="preserve"> which are state-dependent</w:delText>
        </w:r>
      </w:del>
      <w:r w:rsidR="001534AA" w:rsidRPr="0045212B">
        <w:rPr>
          <w:rFonts w:asciiTheme="minorHAnsi" w:hAnsiTheme="minorHAnsi" w:cstheme="minorHAnsi"/>
        </w:rPr>
        <w:t xml:space="preserve">. The </w:t>
      </w:r>
      <w:del w:id="278" w:author="Myles Allen" w:date="2019-11-26T05:26:00Z">
        <w:r w:rsidR="001534AA" w:rsidRPr="0045212B" w:rsidDel="00B46BDF">
          <w:rPr>
            <w:rFonts w:asciiTheme="minorHAnsi" w:hAnsiTheme="minorHAnsi" w:cstheme="minorHAnsi"/>
          </w:rPr>
          <w:delText>axes of panels 1c and 1d are rescaled so that the contributions from CO</w:delText>
        </w:r>
        <w:r w:rsidR="001534AA" w:rsidRPr="0045212B" w:rsidDel="00B46BDF">
          <w:rPr>
            <w:rFonts w:asciiTheme="minorHAnsi" w:hAnsiTheme="minorHAnsi" w:cstheme="minorHAnsi"/>
            <w:vertAlign w:val="subscript"/>
          </w:rPr>
          <w:delText>2</w:delText>
        </w:r>
        <w:r w:rsidR="001534AA" w:rsidRPr="0045212B" w:rsidDel="00B46BDF">
          <w:rPr>
            <w:rFonts w:asciiTheme="minorHAnsi" w:hAnsiTheme="minorHAnsi" w:cstheme="minorHAnsi"/>
          </w:rPr>
          <w:delText xml:space="preserve"> and other pollutants can be directly compared </w:delText>
        </w:r>
        <w:r w:rsidR="003B3E27" w:rsidRPr="0045212B" w:rsidDel="00B46BDF">
          <w:rPr>
            <w:rFonts w:asciiTheme="minorHAnsi" w:hAnsiTheme="minorHAnsi" w:cstheme="minorHAnsi"/>
          </w:rPr>
          <w:delText>(</w:delText>
        </w:r>
      </w:del>
      <w:ins w:id="279" w:author="Myles Allen" w:date="2019-11-26T05:26:00Z">
        <w:r w:rsidR="00B46BDF">
          <w:rPr>
            <w:rFonts w:asciiTheme="minorHAnsi" w:hAnsiTheme="minorHAnsi" w:cstheme="minorHAnsi"/>
          </w:rPr>
          <w:t xml:space="preserve">similarity of the dotted and solid lines in panel </w:t>
        </w:r>
      </w:ins>
      <w:ins w:id="280" w:author="Myles Allen" w:date="2019-11-26T05:27:00Z">
        <w:r w:rsidR="00B46BDF">
          <w:rPr>
            <w:rFonts w:asciiTheme="minorHAnsi" w:hAnsiTheme="minorHAnsi" w:cstheme="minorHAnsi"/>
          </w:rPr>
          <w:t xml:space="preserve">c shows that, </w:t>
        </w:r>
      </w:ins>
      <w:r w:rsidR="003B3E27" w:rsidRPr="0045212B">
        <w:rPr>
          <w:rFonts w:asciiTheme="minorHAnsi" w:hAnsiTheme="minorHAnsi" w:cstheme="minorHAnsi"/>
        </w:rPr>
        <w:t xml:space="preserve">over </w:t>
      </w:r>
      <w:del w:id="281" w:author="Myles Allen" w:date="2019-11-26T04:59:00Z">
        <w:r w:rsidR="003B3E27" w:rsidRPr="0045212B" w:rsidDel="00BE2E13">
          <w:rPr>
            <w:rFonts w:asciiTheme="minorHAnsi" w:hAnsiTheme="minorHAnsi" w:cstheme="minorHAnsi"/>
          </w:rPr>
          <w:delText xml:space="preserve">policy </w:delText>
        </w:r>
      </w:del>
      <w:ins w:id="282" w:author="Myles Allen" w:date="2019-11-26T05:27:00Z">
        <w:r w:rsidR="00B46BDF">
          <w:rPr>
            <w:rFonts w:asciiTheme="minorHAnsi" w:hAnsiTheme="minorHAnsi" w:cstheme="minorHAnsi"/>
          </w:rPr>
          <w:t>these scenarios and</w:t>
        </w:r>
      </w:ins>
      <w:del w:id="283" w:author="Myles Allen" w:date="2019-11-26T05:27:00Z">
        <w:r w:rsidR="003B3E27" w:rsidRPr="0045212B" w:rsidDel="00B46BDF">
          <w:rPr>
            <w:rFonts w:asciiTheme="minorHAnsi" w:hAnsiTheme="minorHAnsi" w:cstheme="minorHAnsi"/>
          </w:rPr>
          <w:delText>relevant</w:delText>
        </w:r>
      </w:del>
      <w:r w:rsidR="003B3E27" w:rsidRPr="0045212B">
        <w:rPr>
          <w:rFonts w:asciiTheme="minorHAnsi" w:hAnsiTheme="minorHAnsi" w:cstheme="minorHAnsi"/>
        </w:rPr>
        <w:t xml:space="preserve"> timescales</w:t>
      </w:r>
      <w:ins w:id="284" w:author="Myles Allen" w:date="2019-11-26T05:27:00Z">
        <w:r w:rsidR="00B46BDF">
          <w:rPr>
            <w:rFonts w:asciiTheme="minorHAnsi" w:hAnsiTheme="minorHAnsi" w:cstheme="minorHAnsi"/>
          </w:rPr>
          <w:t>, a</w:t>
        </w:r>
      </w:ins>
      <w:r w:rsidR="003B3E27" w:rsidRPr="0045212B">
        <w:rPr>
          <w:rFonts w:asciiTheme="minorHAnsi" w:hAnsiTheme="minorHAnsi" w:cstheme="minorHAnsi"/>
        </w:rPr>
        <w:t xml:space="preserve"> 1 W/m</w:t>
      </w:r>
      <w:r w:rsidR="003B3E27" w:rsidRPr="0045212B">
        <w:rPr>
          <w:rFonts w:asciiTheme="minorHAnsi" w:hAnsiTheme="minorHAnsi" w:cstheme="minorHAnsi"/>
          <w:vertAlign w:val="superscript"/>
        </w:rPr>
        <w:t>2</w:t>
      </w:r>
      <w:r w:rsidR="003B3E27" w:rsidRPr="0045212B">
        <w:rPr>
          <w:rFonts w:asciiTheme="minorHAnsi" w:hAnsiTheme="minorHAnsi" w:cstheme="minorHAnsi"/>
        </w:rPr>
        <w:t xml:space="preserve"> </w:t>
      </w:r>
      <w:ins w:id="285" w:author="Myles Allen" w:date="2019-11-26T05:27:00Z">
        <w:r w:rsidR="00B46BDF">
          <w:rPr>
            <w:rFonts w:asciiTheme="minorHAnsi" w:hAnsiTheme="minorHAnsi" w:cstheme="minorHAnsi"/>
          </w:rPr>
          <w:t xml:space="preserve">change in radiative forcing is </w:t>
        </w:r>
      </w:ins>
      <w:ins w:id="286" w:author="Myles Allen" w:date="2019-11-26T05:28:00Z">
        <w:r w:rsidR="00B46BDF">
          <w:rPr>
            <w:rFonts w:asciiTheme="minorHAnsi" w:hAnsiTheme="minorHAnsi" w:cstheme="minorHAnsi"/>
          </w:rPr>
          <w:t xml:space="preserve">approximately </w:t>
        </w:r>
      </w:ins>
      <w:ins w:id="287" w:author="Myles Allen" w:date="2019-11-26T05:27:00Z">
        <w:r w:rsidR="00B46BDF">
          <w:rPr>
            <w:rFonts w:asciiTheme="minorHAnsi" w:hAnsiTheme="minorHAnsi" w:cstheme="minorHAnsi"/>
          </w:rPr>
          <w:t xml:space="preserve">equivalent to </w:t>
        </w:r>
      </w:ins>
      <w:del w:id="288" w:author="Myles Allen" w:date="2019-11-26T05:28:00Z">
        <w:r w:rsidR="003B3E27" w:rsidRPr="0045212B" w:rsidDel="00B46BDF">
          <w:rPr>
            <w:rFonts w:asciiTheme="minorHAnsi" w:hAnsiTheme="minorHAnsi" w:cstheme="minorHAnsi"/>
          </w:rPr>
          <w:delText>~</w:delText>
        </w:r>
      </w:del>
      <w:del w:id="289" w:author="Myles Allen" w:date="2019-11-26T05:27:00Z">
        <w:r w:rsidR="003B3E27" w:rsidRPr="0045212B" w:rsidDel="00B46BDF">
          <w:rPr>
            <w:rFonts w:asciiTheme="minorHAnsi" w:hAnsiTheme="minorHAnsi" w:cstheme="minorHAnsi"/>
          </w:rPr>
          <w:delText xml:space="preserve"> </w:delText>
        </w:r>
      </w:del>
      <w:r w:rsidR="003B3E27" w:rsidRPr="0045212B">
        <w:rPr>
          <w:rFonts w:asciiTheme="minorHAnsi" w:hAnsiTheme="minorHAnsi" w:cstheme="minorHAnsi"/>
        </w:rPr>
        <w:t>1000 GtCO</w:t>
      </w:r>
      <w:r w:rsidR="003B3E27" w:rsidRPr="0045212B">
        <w:rPr>
          <w:rFonts w:asciiTheme="minorHAnsi" w:hAnsiTheme="minorHAnsi" w:cstheme="minorHAnsi"/>
          <w:vertAlign w:val="subscript"/>
        </w:rPr>
        <w:t>2</w:t>
      </w:r>
      <w:ins w:id="290" w:author="Myles Allen" w:date="2019-11-26T05:28:00Z">
        <w:r w:rsidR="00B46BDF">
          <w:rPr>
            <w:rFonts w:asciiTheme="minorHAnsi" w:hAnsiTheme="minorHAnsi" w:cstheme="minorHAnsi"/>
          </w:rPr>
          <w:t xml:space="preserve">-fe, consistent with figure </w:t>
        </w:r>
      </w:ins>
      <w:ins w:id="291" w:author="Myles Allen" w:date="2019-11-26T05:29:00Z">
        <w:r w:rsidR="00B46BDF">
          <w:rPr>
            <w:rFonts w:asciiTheme="minorHAnsi" w:hAnsiTheme="minorHAnsi" w:cstheme="minorHAnsi"/>
          </w:rPr>
          <w:t>8.29 of</w:t>
        </w:r>
      </w:ins>
      <w:ins w:id="292" w:author="Myles Allen" w:date="2019-11-26T04:59:00Z">
        <w:r w:rsidR="00BE2E13">
          <w:rPr>
            <w:rFonts w:asciiTheme="minorHAnsi" w:hAnsiTheme="minorHAnsi" w:cstheme="minorHAnsi"/>
          </w:rPr>
          <w:t xml:space="preserve"> </w:t>
        </w:r>
      </w:ins>
      <w:ins w:id="293" w:author="Myles Allen" w:date="2019-11-26T05:00:00Z">
        <w:r w:rsidR="00BE2E13">
          <w:rPr>
            <w:rFonts w:asciiTheme="minorHAnsi" w:hAnsiTheme="minorHAnsi" w:cstheme="minorHAnsi"/>
          </w:rPr>
          <w:t>Myhre et al, 2013</w:t>
        </w:r>
      </w:ins>
      <w:del w:id="294" w:author="Myles Allen" w:date="2019-11-26T04:59:00Z">
        <w:r w:rsidR="003B3E27" w:rsidRPr="0045212B" w:rsidDel="00BE2E13">
          <w:rPr>
            <w:rFonts w:asciiTheme="minorHAnsi" w:hAnsiTheme="minorHAnsi" w:cstheme="minorHAnsi"/>
          </w:rPr>
          <w:delText>[</w:delText>
        </w:r>
      </w:del>
      <w:del w:id="295" w:author="Myles Allen" w:date="2019-11-26T05:00:00Z">
        <w:r w:rsidR="003B3E27" w:rsidRPr="0045212B" w:rsidDel="00BE2E13">
          <w:rPr>
            <w:rFonts w:asciiTheme="minorHAnsi" w:hAnsiTheme="minorHAnsi" w:cstheme="minorHAnsi"/>
          </w:rPr>
          <w:delText>AR5 RF chapter?]</w:delText>
        </w:r>
      </w:del>
      <w:ins w:id="296" w:author="Myles Allen" w:date="2019-11-26T05:29:00Z">
        <w:r w:rsidR="00C64215">
          <w:rPr>
            <w:rFonts w:asciiTheme="minorHAnsi" w:hAnsiTheme="minorHAnsi" w:cstheme="minorHAnsi"/>
          </w:rPr>
          <w:t>.</w:t>
        </w:r>
      </w:ins>
      <w:del w:id="297" w:author="Myles Allen" w:date="2019-11-26T05:29:00Z">
        <w:r w:rsidR="003B3E27" w:rsidRPr="0045212B" w:rsidDel="00C64215">
          <w:rPr>
            <w:rFonts w:asciiTheme="minorHAnsi" w:hAnsiTheme="minorHAnsi" w:cstheme="minorHAnsi"/>
          </w:rPr>
          <w:delText>)</w:delText>
        </w:r>
      </w:del>
      <w:r w:rsidR="003B3E27" w:rsidRPr="0045212B">
        <w:rPr>
          <w:rFonts w:asciiTheme="minorHAnsi" w:hAnsiTheme="minorHAnsi" w:cstheme="minorHAnsi"/>
        </w:rPr>
        <w:t xml:space="preserve"> </w:t>
      </w:r>
      <w:del w:id="298" w:author="Myles Allen" w:date="2019-11-26T05:32:00Z">
        <w:r w:rsidR="001534AA" w:rsidRPr="0045212B" w:rsidDel="00C64215">
          <w:rPr>
            <w:rFonts w:asciiTheme="minorHAnsi" w:hAnsiTheme="minorHAnsi" w:cstheme="minorHAnsi"/>
          </w:rPr>
          <w:delText xml:space="preserve">and all </w:delText>
        </w:r>
      </w:del>
      <w:del w:id="299" w:author="Myles Allen" w:date="2019-11-25T18:59:00Z">
        <w:r w:rsidR="001534AA" w:rsidRPr="0045212B" w:rsidDel="00592B00">
          <w:rPr>
            <w:rFonts w:asciiTheme="minorHAnsi" w:hAnsiTheme="minorHAnsi" w:cstheme="minorHAnsi"/>
          </w:rPr>
          <w:delText xml:space="preserve">timeseries are re-baselined to give </w:delText>
        </w:r>
      </w:del>
      <w:del w:id="300" w:author="Myles Allen" w:date="2019-11-26T05:32:00Z">
        <w:r w:rsidR="001534AA" w:rsidRPr="0045212B" w:rsidDel="00C64215">
          <w:rPr>
            <w:rFonts w:asciiTheme="minorHAnsi" w:hAnsiTheme="minorHAnsi" w:cstheme="minorHAnsi"/>
          </w:rPr>
          <w:delText xml:space="preserve">cumulative </w:delText>
        </w:r>
      </w:del>
      <w:del w:id="301" w:author="Myles Allen" w:date="2019-11-25T18:59:00Z">
        <w:r w:rsidR="001534AA" w:rsidRPr="0045212B" w:rsidDel="00592B00">
          <w:rPr>
            <w:rFonts w:asciiTheme="minorHAnsi" w:hAnsiTheme="minorHAnsi" w:cstheme="minorHAnsi"/>
          </w:rPr>
          <w:delText>budgets</w:delText>
        </w:r>
        <w:r w:rsidR="002D5F88" w:rsidRPr="0045212B" w:rsidDel="00592B00">
          <w:rPr>
            <w:rFonts w:asciiTheme="minorHAnsi" w:hAnsiTheme="minorHAnsi" w:cstheme="minorHAnsi"/>
          </w:rPr>
          <w:delText>/</w:delText>
        </w:r>
      </w:del>
      <w:del w:id="302" w:author="Myles Allen" w:date="2019-11-26T05:32:00Z">
        <w:r w:rsidR="002D5F88" w:rsidRPr="0045212B" w:rsidDel="00C64215">
          <w:rPr>
            <w:rFonts w:asciiTheme="minorHAnsi" w:hAnsiTheme="minorHAnsi" w:cstheme="minorHAnsi"/>
          </w:rPr>
          <w:delText>temperatures</w:delText>
        </w:r>
        <w:r w:rsidR="001534AA" w:rsidRPr="0045212B" w:rsidDel="00C64215">
          <w:rPr>
            <w:rFonts w:asciiTheme="minorHAnsi" w:hAnsiTheme="minorHAnsi" w:cstheme="minorHAnsi"/>
          </w:rPr>
          <w:delText xml:space="preserve"> relative to 2018.</w:delText>
        </w:r>
      </w:del>
    </w:p>
    <w:p w14:paraId="5C0130DD" w14:textId="34BC7217" w:rsidR="004C18AD" w:rsidRDefault="004C18AD" w:rsidP="001534AA">
      <w:pPr>
        <w:jc w:val="both"/>
        <w:rPr>
          <w:ins w:id="303" w:author="Myles Allen" w:date="2019-11-26T05:41:00Z"/>
          <w:rFonts w:asciiTheme="minorHAnsi" w:hAnsiTheme="minorHAnsi" w:cstheme="minorHAnsi"/>
        </w:rPr>
      </w:pPr>
    </w:p>
    <w:p w14:paraId="3C71B419" w14:textId="77777777" w:rsidR="004C18AD" w:rsidRPr="0045212B" w:rsidRDefault="004C18AD" w:rsidP="001534AA">
      <w:pPr>
        <w:jc w:val="both"/>
        <w:rPr>
          <w:ins w:id="304" w:author="Myles Allen" w:date="2019-11-26T05:41:00Z"/>
          <w:rFonts w:asciiTheme="minorHAnsi" w:hAnsiTheme="minorHAnsi" w:cstheme="minorHAnsi"/>
        </w:rPr>
      </w:pPr>
    </w:p>
    <w:p w14:paraId="4166D497" w14:textId="46B06188" w:rsidR="001534AA" w:rsidRPr="0045212B" w:rsidDel="00C64215" w:rsidRDefault="001534AA" w:rsidP="001534AA">
      <w:pPr>
        <w:jc w:val="both"/>
        <w:rPr>
          <w:del w:id="305" w:author="Myles Allen" w:date="2019-11-26T05:32:00Z"/>
          <w:rFonts w:asciiTheme="minorHAnsi" w:hAnsiTheme="minorHAnsi" w:cstheme="minorHAnsi"/>
        </w:rPr>
      </w:pPr>
    </w:p>
    <w:p w14:paraId="20F68A3C" w14:textId="05968DFB" w:rsidR="001534AA" w:rsidRPr="00362E81" w:rsidRDefault="004C18AD" w:rsidP="001534AA">
      <w:pPr>
        <w:jc w:val="both"/>
        <w:rPr>
          <w:rFonts w:asciiTheme="minorHAnsi" w:hAnsiTheme="minorHAnsi" w:cstheme="minorHAnsi"/>
        </w:rPr>
      </w:pPr>
      <w:ins w:id="306" w:author="Myles Allen" w:date="2019-11-26T05:42:00Z">
        <w:r>
          <w:rPr>
            <w:rFonts w:asciiTheme="minorHAnsi" w:hAnsiTheme="minorHAnsi" w:cstheme="minorHAnsi"/>
          </w:rPr>
          <w:t>Fig. 1 p</w:t>
        </w:r>
      </w:ins>
      <w:del w:id="307" w:author="Myles Allen" w:date="2019-11-26T05:42:00Z">
        <w:r w:rsidR="001534AA" w:rsidRPr="0045212B" w:rsidDel="004C18AD">
          <w:rPr>
            <w:rFonts w:asciiTheme="minorHAnsi" w:hAnsiTheme="minorHAnsi" w:cstheme="minorHAnsi"/>
          </w:rPr>
          <w:delText>P</w:delText>
        </w:r>
      </w:del>
      <w:r w:rsidR="001534AA" w:rsidRPr="0045212B">
        <w:rPr>
          <w:rFonts w:asciiTheme="minorHAnsi" w:hAnsiTheme="minorHAnsi" w:cstheme="minorHAnsi"/>
        </w:rPr>
        <w:t xml:space="preserve">anel </w:t>
      </w:r>
      <w:del w:id="308" w:author="Myles Allen" w:date="2019-11-26T05:32:00Z">
        <w:r w:rsidR="001534AA" w:rsidRPr="0045212B" w:rsidDel="00C64215">
          <w:rPr>
            <w:rFonts w:asciiTheme="minorHAnsi" w:hAnsiTheme="minorHAnsi" w:cstheme="minorHAnsi"/>
          </w:rPr>
          <w:delText xml:space="preserve">1e </w:delText>
        </w:r>
      </w:del>
      <w:ins w:id="309" w:author="Myles Allen" w:date="2019-11-26T05:32:00Z">
        <w:r w:rsidR="00C64215">
          <w:rPr>
            <w:rFonts w:asciiTheme="minorHAnsi" w:hAnsiTheme="minorHAnsi" w:cstheme="minorHAnsi"/>
          </w:rPr>
          <w:t>d</w:t>
        </w:r>
        <w:r w:rsidR="00C64215" w:rsidRPr="0045212B">
          <w:rPr>
            <w:rFonts w:asciiTheme="minorHAnsi" w:hAnsiTheme="minorHAnsi" w:cstheme="minorHAnsi"/>
          </w:rPr>
          <w:t xml:space="preserve"> </w:t>
        </w:r>
      </w:ins>
      <w:r w:rsidR="001534AA" w:rsidRPr="0045212B">
        <w:rPr>
          <w:rFonts w:asciiTheme="minorHAnsi" w:hAnsiTheme="minorHAnsi" w:cstheme="minorHAnsi"/>
        </w:rPr>
        <w:t xml:space="preserve">plots </w:t>
      </w:r>
      <w:del w:id="310" w:author="Myles Allen" w:date="2019-11-26T05:33:00Z">
        <w:r w:rsidR="001534AA" w:rsidRPr="0045212B" w:rsidDel="00C64215">
          <w:rPr>
            <w:rFonts w:asciiTheme="minorHAnsi" w:hAnsiTheme="minorHAnsi" w:cstheme="minorHAnsi"/>
          </w:rPr>
          <w:delText xml:space="preserve">the </w:delText>
        </w:r>
      </w:del>
      <w:r w:rsidR="001534AA" w:rsidRPr="0045212B">
        <w:rPr>
          <w:rFonts w:asciiTheme="minorHAnsi" w:hAnsiTheme="minorHAnsi" w:cstheme="minorHAnsi"/>
        </w:rPr>
        <w:t>global temperature</w:t>
      </w:r>
      <w:ins w:id="311" w:author="Myles Allen" w:date="2019-11-26T05:33:00Z">
        <w:r w:rsidR="00C64215">
          <w:rPr>
            <w:rFonts w:asciiTheme="minorHAnsi" w:hAnsiTheme="minorHAnsi" w:cstheme="minorHAnsi"/>
          </w:rPr>
          <w:t>s</w:t>
        </w:r>
      </w:ins>
      <w:ins w:id="312" w:author="Myles Allen" w:date="2019-11-26T05:34:00Z">
        <w:r w:rsidR="00C64215">
          <w:rPr>
            <w:rFonts w:asciiTheme="minorHAnsi" w:hAnsiTheme="minorHAnsi" w:cstheme="minorHAnsi"/>
          </w:rPr>
          <w:t xml:space="preserve"> as reported in the SR1.5 database</w:t>
        </w:r>
      </w:ins>
      <w:del w:id="313" w:author="Myles Allen" w:date="2019-11-26T05:33:00Z">
        <w:r w:rsidR="001534AA" w:rsidRPr="0045212B" w:rsidDel="00C64215">
          <w:rPr>
            <w:rFonts w:asciiTheme="minorHAnsi" w:hAnsiTheme="minorHAnsi" w:cstheme="minorHAnsi"/>
          </w:rPr>
          <w:delText xml:space="preserve"> </w:delText>
        </w:r>
      </w:del>
      <w:ins w:id="314" w:author="Myles Allen" w:date="2019-11-26T05:33:00Z">
        <w:r w:rsidR="00C64215">
          <w:rPr>
            <w:rFonts w:asciiTheme="minorHAnsi" w:hAnsiTheme="minorHAnsi" w:cstheme="minorHAnsi"/>
          </w:rPr>
          <w:t>, also relative to 2018</w:t>
        </w:r>
      </w:ins>
      <w:ins w:id="315" w:author="Myles Allen" w:date="2019-11-26T05:34:00Z">
        <w:r w:rsidR="00C64215">
          <w:rPr>
            <w:rFonts w:asciiTheme="minorHAnsi" w:hAnsiTheme="minorHAnsi" w:cstheme="minorHAnsi"/>
          </w:rPr>
          <w:t xml:space="preserve">, </w:t>
        </w:r>
      </w:ins>
      <w:ins w:id="316" w:author="Myles Allen" w:date="2019-11-26T05:35:00Z">
        <w:r w:rsidR="00C64215">
          <w:rPr>
            <w:rFonts w:asciiTheme="minorHAnsi" w:hAnsiTheme="minorHAnsi" w:cstheme="minorHAnsi"/>
          </w:rPr>
          <w:t>against cumulative CO</w:t>
        </w:r>
        <w:r w:rsidR="00C64215">
          <w:rPr>
            <w:rFonts w:asciiTheme="minorHAnsi" w:hAnsiTheme="minorHAnsi" w:cstheme="minorHAnsi"/>
            <w:vertAlign w:val="subscript"/>
          </w:rPr>
          <w:t>2</w:t>
        </w:r>
        <w:r w:rsidR="00C64215">
          <w:rPr>
            <w:rFonts w:asciiTheme="minorHAnsi" w:hAnsiTheme="minorHAnsi" w:cstheme="minorHAnsi"/>
          </w:rPr>
          <w:t xml:space="preserve"> emissions (dotted lines), </w:t>
        </w:r>
      </w:ins>
      <w:del w:id="317" w:author="Myles Allen" w:date="2019-11-26T05:35:00Z">
        <w:r w:rsidR="001534AA" w:rsidRPr="0045212B" w:rsidDel="00C64215">
          <w:rPr>
            <w:rFonts w:asciiTheme="minorHAnsi" w:hAnsiTheme="minorHAnsi" w:cstheme="minorHAnsi"/>
          </w:rPr>
          <w:delText xml:space="preserve">anomaly as solid lines, </w:delText>
        </w:r>
        <w:r w:rsidR="003B3E27" w:rsidRPr="0045212B" w:rsidDel="00C64215">
          <w:rPr>
            <w:rFonts w:asciiTheme="minorHAnsi" w:hAnsiTheme="minorHAnsi" w:cstheme="minorHAnsi"/>
          </w:rPr>
          <w:delText xml:space="preserve">again </w:delText>
        </w:r>
        <w:r w:rsidR="001534AA" w:rsidRPr="0045212B" w:rsidDel="00C64215">
          <w:rPr>
            <w:rFonts w:asciiTheme="minorHAnsi" w:hAnsiTheme="minorHAnsi" w:cstheme="minorHAnsi"/>
          </w:rPr>
          <w:delText>coloured by scenario categor</w:delText>
        </w:r>
        <w:r w:rsidR="003B3E27" w:rsidRPr="0045212B" w:rsidDel="00C64215">
          <w:rPr>
            <w:rFonts w:asciiTheme="minorHAnsi" w:hAnsiTheme="minorHAnsi" w:cstheme="minorHAnsi"/>
          </w:rPr>
          <w:delText>y</w:delText>
        </w:r>
        <w:r w:rsidR="001534AA" w:rsidRPr="0045212B" w:rsidDel="00C64215">
          <w:rPr>
            <w:rFonts w:asciiTheme="minorHAnsi" w:hAnsiTheme="minorHAnsi" w:cstheme="minorHAnsi"/>
          </w:rPr>
          <w:delText xml:space="preserve">. Dotted lines show the </w:delText>
        </w:r>
      </w:del>
      <w:r w:rsidR="001534AA" w:rsidRPr="0045212B">
        <w:rPr>
          <w:rFonts w:asciiTheme="minorHAnsi" w:hAnsiTheme="minorHAnsi" w:cstheme="minorHAnsi"/>
        </w:rPr>
        <w:t xml:space="preserve">cumulative </w:t>
      </w:r>
      <w:ins w:id="318" w:author="Myles Allen" w:date="2019-11-26T05:35:00Z">
        <w:r w:rsidR="00C64215">
          <w:rPr>
            <w:rFonts w:asciiTheme="minorHAnsi" w:hAnsiTheme="minorHAnsi" w:cstheme="minorHAnsi"/>
          </w:rPr>
          <w:t xml:space="preserve">total </w:t>
        </w:r>
      </w:ins>
      <w:r w:rsidR="001534AA" w:rsidRPr="0045212B">
        <w:rPr>
          <w:rFonts w:asciiTheme="minorHAnsi" w:hAnsiTheme="minorHAnsi" w:cstheme="minorHAnsi"/>
        </w:rPr>
        <w:t>CO</w:t>
      </w:r>
      <w:r w:rsidR="001534AA" w:rsidRPr="0045212B">
        <w:rPr>
          <w:rFonts w:asciiTheme="minorHAnsi" w:hAnsiTheme="minorHAnsi" w:cstheme="minorHAnsi"/>
          <w:vertAlign w:val="subscript"/>
        </w:rPr>
        <w:t>2</w:t>
      </w:r>
      <w:r w:rsidR="001534AA" w:rsidRPr="0045212B">
        <w:rPr>
          <w:rFonts w:asciiTheme="minorHAnsi" w:hAnsiTheme="minorHAnsi" w:cstheme="minorHAnsi"/>
        </w:rPr>
        <w:t>-fe emissions</w:t>
      </w:r>
      <w:ins w:id="319" w:author="Myles Allen" w:date="2019-11-26T05:35:00Z">
        <w:r w:rsidR="00C64215">
          <w:rPr>
            <w:rFonts w:asciiTheme="minorHAnsi" w:hAnsiTheme="minorHAnsi" w:cstheme="minorHAnsi"/>
          </w:rPr>
          <w:t xml:space="preserve"> (solid lines)</w:t>
        </w:r>
      </w:ins>
      <w:r w:rsidR="001534AA" w:rsidRPr="0045212B">
        <w:rPr>
          <w:rFonts w:asciiTheme="minorHAnsi" w:hAnsiTheme="minorHAnsi" w:cstheme="minorHAnsi"/>
        </w:rPr>
        <w:t xml:space="preserve"> </w:t>
      </w:r>
      <w:ins w:id="320" w:author="Myles Allen" w:date="2019-11-26T05:36:00Z">
        <w:r w:rsidR="00C64215">
          <w:rPr>
            <w:rFonts w:asciiTheme="minorHAnsi" w:hAnsiTheme="minorHAnsi" w:cstheme="minorHAnsi"/>
          </w:rPr>
          <w:t xml:space="preserve">and </w:t>
        </w:r>
      </w:ins>
      <w:ins w:id="321" w:author="Myles Allen" w:date="2019-11-26T05:40:00Z">
        <w:r>
          <w:rPr>
            <w:rFonts w:asciiTheme="minorHAnsi" w:hAnsiTheme="minorHAnsi" w:cstheme="minorHAnsi"/>
          </w:rPr>
          <w:t>cumulative “</w:t>
        </w:r>
        <w:r w:rsidRPr="0045212B">
          <w:rPr>
            <w:rFonts w:asciiTheme="minorHAnsi" w:hAnsiTheme="minorHAnsi" w:cstheme="minorHAnsi"/>
          </w:rPr>
          <w:t>CO</w:t>
        </w:r>
        <w:r w:rsidRPr="0045212B">
          <w:rPr>
            <w:rFonts w:asciiTheme="minorHAnsi" w:hAnsiTheme="minorHAnsi" w:cstheme="minorHAnsi"/>
            <w:vertAlign w:val="subscript"/>
          </w:rPr>
          <w:t>2</w:t>
        </w:r>
        <w:r>
          <w:rPr>
            <w:rFonts w:asciiTheme="minorHAnsi" w:hAnsiTheme="minorHAnsi" w:cstheme="minorHAnsi"/>
          </w:rPr>
          <w:t>-warming-equivalent” emissions, a simple approx</w:t>
        </w:r>
      </w:ins>
      <w:ins w:id="322" w:author="Myles Allen" w:date="2019-11-26T05:41:00Z">
        <w:r>
          <w:rPr>
            <w:rFonts w:asciiTheme="minorHAnsi" w:hAnsiTheme="minorHAnsi" w:cstheme="minorHAnsi"/>
          </w:rPr>
          <w:t>imation to CO</w:t>
        </w:r>
        <w:r>
          <w:rPr>
            <w:rFonts w:asciiTheme="minorHAnsi" w:hAnsiTheme="minorHAnsi" w:cstheme="minorHAnsi"/>
            <w:vertAlign w:val="subscript"/>
          </w:rPr>
          <w:t>2</w:t>
        </w:r>
        <w:r>
          <w:rPr>
            <w:rFonts w:asciiTheme="minorHAnsi" w:hAnsiTheme="minorHAnsi" w:cstheme="minorHAnsi"/>
          </w:rPr>
          <w:t>-fe emissions described in the box</w:t>
        </w:r>
      </w:ins>
      <w:del w:id="323" w:author="Myles Allen" w:date="2019-11-26T05:36:00Z">
        <w:r w:rsidR="001534AA" w:rsidRPr="0045212B" w:rsidDel="00C64215">
          <w:rPr>
            <w:rFonts w:asciiTheme="minorHAnsi" w:hAnsiTheme="minorHAnsi" w:cstheme="minorHAnsi"/>
          </w:rPr>
          <w:delText>timeseries for each scenario</w:delText>
        </w:r>
      </w:del>
      <w:r w:rsidR="001534AA" w:rsidRPr="0045212B">
        <w:rPr>
          <w:rFonts w:asciiTheme="minorHAnsi" w:hAnsiTheme="minorHAnsi" w:cstheme="minorHAnsi"/>
        </w:rPr>
        <w:t xml:space="preserve">. </w:t>
      </w:r>
      <w:del w:id="324" w:author="Myles Allen" w:date="2019-11-26T05:43:00Z">
        <w:r w:rsidR="001534AA" w:rsidRPr="0045212B" w:rsidDel="004C18AD">
          <w:rPr>
            <w:rFonts w:asciiTheme="minorHAnsi" w:hAnsiTheme="minorHAnsi" w:cstheme="minorHAnsi"/>
          </w:rPr>
          <w:delText>Because of t</w:delText>
        </w:r>
      </w:del>
      <w:ins w:id="325" w:author="Myles Allen" w:date="2019-11-26T05:43:00Z">
        <w:r>
          <w:rPr>
            <w:rFonts w:asciiTheme="minorHAnsi" w:hAnsiTheme="minorHAnsi" w:cstheme="minorHAnsi"/>
          </w:rPr>
          <w:t>T</w:t>
        </w:r>
      </w:ins>
      <w:r w:rsidR="001534AA" w:rsidRPr="0045212B">
        <w:rPr>
          <w:rFonts w:asciiTheme="minorHAnsi" w:hAnsiTheme="minorHAnsi" w:cstheme="minorHAnsi"/>
        </w:rPr>
        <w:t xml:space="preserve">he </w:t>
      </w:r>
      <w:ins w:id="326" w:author="Myles Allen" w:date="2019-11-26T05:43:00Z">
        <w:r>
          <w:rPr>
            <w:rFonts w:asciiTheme="minorHAnsi" w:hAnsiTheme="minorHAnsi" w:cstheme="minorHAnsi"/>
          </w:rPr>
          <w:t xml:space="preserve">temperature response to </w:t>
        </w:r>
      </w:ins>
      <w:r w:rsidR="001534AA" w:rsidRPr="0045212B">
        <w:rPr>
          <w:rFonts w:asciiTheme="minorHAnsi" w:hAnsiTheme="minorHAnsi" w:cstheme="minorHAnsi"/>
        </w:rPr>
        <w:t>CO</w:t>
      </w:r>
      <w:r w:rsidR="001534AA" w:rsidRPr="0045212B">
        <w:rPr>
          <w:rFonts w:asciiTheme="minorHAnsi" w:hAnsiTheme="minorHAnsi" w:cstheme="minorHAnsi"/>
          <w:vertAlign w:val="subscript"/>
        </w:rPr>
        <w:t>2</w:t>
      </w:r>
      <w:r w:rsidR="001534AA" w:rsidRPr="0045212B">
        <w:rPr>
          <w:rFonts w:asciiTheme="minorHAnsi" w:hAnsiTheme="minorHAnsi" w:cstheme="minorHAnsi"/>
        </w:rPr>
        <w:t xml:space="preserve">-fe emissions </w:t>
      </w:r>
      <w:del w:id="327" w:author="Myles Allen" w:date="2019-11-26T05:43:00Z">
        <w:r w:rsidR="001534AA" w:rsidRPr="0045212B" w:rsidDel="004C18AD">
          <w:rPr>
            <w:rFonts w:asciiTheme="minorHAnsi" w:hAnsiTheme="minorHAnsi" w:cstheme="minorHAnsi"/>
          </w:rPr>
          <w:delText xml:space="preserve">quantity behaves </w:delText>
        </w:r>
      </w:del>
      <w:ins w:id="328" w:author="Myles Allen" w:date="2019-11-26T05:43:00Z">
        <w:r>
          <w:rPr>
            <w:rFonts w:asciiTheme="minorHAnsi" w:hAnsiTheme="minorHAnsi" w:cstheme="minorHAnsi"/>
          </w:rPr>
          <w:t xml:space="preserve">is, by construction, </w:t>
        </w:r>
      </w:ins>
      <w:r w:rsidR="001534AA" w:rsidRPr="0045212B">
        <w:rPr>
          <w:rFonts w:asciiTheme="minorHAnsi" w:hAnsiTheme="minorHAnsi" w:cstheme="minorHAnsi"/>
        </w:rPr>
        <w:t xml:space="preserve">exactly like </w:t>
      </w:r>
      <w:ins w:id="329" w:author="Myles Allen" w:date="2019-11-26T05:43:00Z">
        <w:r>
          <w:rPr>
            <w:rFonts w:asciiTheme="minorHAnsi" w:hAnsiTheme="minorHAnsi" w:cstheme="minorHAnsi"/>
          </w:rPr>
          <w:t xml:space="preserve">the response to pure </w:t>
        </w:r>
      </w:ins>
      <w:del w:id="330" w:author="Myles Allen" w:date="2019-11-26T05:43:00Z">
        <w:r w:rsidR="001534AA" w:rsidRPr="0045212B" w:rsidDel="004C18AD">
          <w:rPr>
            <w:rFonts w:asciiTheme="minorHAnsi" w:hAnsiTheme="minorHAnsi" w:cstheme="minorHAnsi"/>
          </w:rPr>
          <w:delText xml:space="preserve">a </w:delText>
        </w:r>
      </w:del>
      <w:r w:rsidR="001534AA" w:rsidRPr="0045212B">
        <w:rPr>
          <w:rFonts w:asciiTheme="minorHAnsi" w:hAnsiTheme="minorHAnsi" w:cstheme="minorHAnsi"/>
        </w:rPr>
        <w:t>CO</w:t>
      </w:r>
      <w:r w:rsidR="001534AA" w:rsidRPr="0045212B">
        <w:rPr>
          <w:rFonts w:asciiTheme="minorHAnsi" w:hAnsiTheme="minorHAnsi" w:cstheme="minorHAnsi"/>
          <w:vertAlign w:val="subscript"/>
        </w:rPr>
        <w:t>2</w:t>
      </w:r>
      <w:del w:id="331" w:author="Myles Allen" w:date="2019-11-26T05:44:00Z">
        <w:r w:rsidR="001534AA" w:rsidRPr="0045212B" w:rsidDel="004C18AD">
          <w:rPr>
            <w:rFonts w:asciiTheme="minorHAnsi" w:hAnsiTheme="minorHAnsi" w:cstheme="minorHAnsi"/>
          </w:rPr>
          <w:delText>-only budget we find the cumulative CO</w:delText>
        </w:r>
        <w:r w:rsidR="001534AA" w:rsidRPr="0045212B" w:rsidDel="004C18AD">
          <w:rPr>
            <w:rFonts w:asciiTheme="minorHAnsi" w:hAnsiTheme="minorHAnsi" w:cstheme="minorHAnsi"/>
            <w:vertAlign w:val="subscript"/>
          </w:rPr>
          <w:delText>2</w:delText>
        </w:r>
        <w:r w:rsidR="001534AA" w:rsidRPr="0045212B" w:rsidDel="004C18AD">
          <w:rPr>
            <w:rFonts w:asciiTheme="minorHAnsi" w:hAnsiTheme="minorHAnsi" w:cstheme="minorHAnsi"/>
          </w:rPr>
          <w:delText>-fe emissions timeseries match the temperature response shapes</w:delText>
        </w:r>
        <w:r w:rsidR="00D33E67" w:rsidRPr="0045212B" w:rsidDel="004C18AD">
          <w:rPr>
            <w:rFonts w:asciiTheme="minorHAnsi" w:hAnsiTheme="minorHAnsi" w:cstheme="minorHAnsi"/>
          </w:rPr>
          <w:delText xml:space="preserve"> (</w:delText>
        </w:r>
        <w:r w:rsidR="001A7164" w:rsidRPr="0045212B" w:rsidDel="004C18AD">
          <w:rPr>
            <w:rFonts w:asciiTheme="minorHAnsi" w:hAnsiTheme="minorHAnsi" w:cstheme="minorHAnsi"/>
          </w:rPr>
          <w:delText xml:space="preserve">the budgets exhibit the desired </w:delText>
        </w:r>
        <w:r w:rsidR="00D33E67" w:rsidRPr="0045212B" w:rsidDel="004C18AD">
          <w:rPr>
            <w:rFonts w:asciiTheme="minorHAnsi" w:hAnsiTheme="minorHAnsi" w:cstheme="minorHAnsi"/>
          </w:rPr>
          <w:delText>TCRE-like behaviour)</w:delText>
        </w:r>
        <w:r w:rsidR="001534AA" w:rsidRPr="0045212B" w:rsidDel="004C18AD">
          <w:rPr>
            <w:rFonts w:asciiTheme="minorHAnsi" w:hAnsiTheme="minorHAnsi" w:cstheme="minorHAnsi"/>
          </w:rPr>
          <w:delText>. Panel 1f confirms this assessment</w:delText>
        </w:r>
        <w:r w:rsidR="00D33E67" w:rsidRPr="0045212B" w:rsidDel="004C18AD">
          <w:rPr>
            <w:rFonts w:asciiTheme="minorHAnsi" w:hAnsiTheme="minorHAnsi" w:cstheme="minorHAnsi"/>
          </w:rPr>
          <w:delText>:</w:delText>
        </w:r>
        <w:r w:rsidR="001534AA" w:rsidRPr="0045212B" w:rsidDel="004C18AD">
          <w:rPr>
            <w:rFonts w:asciiTheme="minorHAnsi" w:hAnsiTheme="minorHAnsi" w:cstheme="minorHAnsi"/>
          </w:rPr>
          <w:delText xml:space="preserve"> </w:delText>
        </w:r>
        <w:r w:rsidR="00D33E67" w:rsidRPr="0045212B" w:rsidDel="004C18AD">
          <w:rPr>
            <w:rFonts w:asciiTheme="minorHAnsi" w:hAnsiTheme="minorHAnsi" w:cstheme="minorHAnsi"/>
          </w:rPr>
          <w:delText>s</w:delText>
        </w:r>
        <w:r w:rsidR="001534AA" w:rsidRPr="0045212B" w:rsidDel="004C18AD">
          <w:rPr>
            <w:rFonts w:asciiTheme="minorHAnsi" w:hAnsiTheme="minorHAnsi" w:cstheme="minorHAnsi"/>
          </w:rPr>
          <w:delText>olid lines show the CO</w:delText>
        </w:r>
        <w:r w:rsidR="001534AA" w:rsidRPr="0045212B" w:rsidDel="004C18AD">
          <w:rPr>
            <w:rFonts w:asciiTheme="minorHAnsi" w:hAnsiTheme="minorHAnsi" w:cstheme="minorHAnsi"/>
            <w:vertAlign w:val="subscript"/>
          </w:rPr>
          <w:delText>2</w:delText>
        </w:r>
        <w:r w:rsidR="001534AA" w:rsidRPr="0045212B" w:rsidDel="004C18AD">
          <w:rPr>
            <w:rFonts w:asciiTheme="minorHAnsi" w:hAnsiTheme="minorHAnsi" w:cstheme="minorHAnsi"/>
          </w:rPr>
          <w:delText>-fe emissions plotted against temperature response, giving a straight</w:delText>
        </w:r>
        <w:r w:rsidR="001A7164" w:rsidRPr="0045212B" w:rsidDel="004C18AD">
          <w:rPr>
            <w:rFonts w:asciiTheme="minorHAnsi" w:hAnsiTheme="minorHAnsi" w:cstheme="minorHAnsi"/>
          </w:rPr>
          <w:delText>-</w:delText>
        </w:r>
        <w:r w:rsidR="001534AA" w:rsidRPr="0045212B" w:rsidDel="004C18AD">
          <w:rPr>
            <w:rFonts w:asciiTheme="minorHAnsi" w:hAnsiTheme="minorHAnsi" w:cstheme="minorHAnsi"/>
          </w:rPr>
          <w:delText>line response (as expected for the TCRE-like relationship between the cumulative CO</w:delText>
        </w:r>
        <w:r w:rsidR="001534AA" w:rsidRPr="0045212B" w:rsidDel="004C18AD">
          <w:rPr>
            <w:rFonts w:asciiTheme="minorHAnsi" w:hAnsiTheme="minorHAnsi" w:cstheme="minorHAnsi"/>
            <w:vertAlign w:val="subscript"/>
          </w:rPr>
          <w:delText>2</w:delText>
        </w:r>
        <w:r w:rsidR="001534AA" w:rsidRPr="0045212B" w:rsidDel="004C18AD">
          <w:rPr>
            <w:rFonts w:asciiTheme="minorHAnsi" w:hAnsiTheme="minorHAnsi" w:cstheme="minorHAnsi"/>
          </w:rPr>
          <w:delText>-fe emissions and warming response). Just using CO</w:delText>
        </w:r>
        <w:r w:rsidR="001534AA" w:rsidRPr="0045212B" w:rsidDel="004C18AD">
          <w:rPr>
            <w:rFonts w:asciiTheme="minorHAnsi" w:hAnsiTheme="minorHAnsi" w:cstheme="minorHAnsi"/>
            <w:vertAlign w:val="subscript"/>
          </w:rPr>
          <w:delText>2</w:delText>
        </w:r>
        <w:r w:rsidR="001534AA" w:rsidRPr="0045212B" w:rsidDel="004C18AD">
          <w:rPr>
            <w:rFonts w:asciiTheme="minorHAnsi" w:hAnsiTheme="minorHAnsi" w:cstheme="minorHAnsi"/>
          </w:rPr>
          <w:delText xml:space="preserve"> emissions (dotted lines)</w:delText>
        </w:r>
        <w:r w:rsidR="002D5F88" w:rsidRPr="0045212B" w:rsidDel="004C18AD">
          <w:rPr>
            <w:rFonts w:asciiTheme="minorHAnsi" w:hAnsiTheme="minorHAnsi" w:cstheme="minorHAnsi"/>
          </w:rPr>
          <w:delText xml:space="preserve"> we</w:delText>
        </w:r>
        <w:r w:rsidR="001534AA" w:rsidRPr="0045212B" w:rsidDel="004C18AD">
          <w:rPr>
            <w:rFonts w:asciiTheme="minorHAnsi" w:hAnsiTheme="minorHAnsi" w:cstheme="minorHAnsi"/>
          </w:rPr>
          <w:delText xml:space="preserve"> fail to capture all the contributions to warming and </w:delText>
        </w:r>
        <w:r w:rsidR="00F65F5A" w:rsidRPr="0045212B" w:rsidDel="004C18AD">
          <w:rPr>
            <w:rFonts w:asciiTheme="minorHAnsi" w:hAnsiTheme="minorHAnsi" w:cstheme="minorHAnsi"/>
          </w:rPr>
          <w:delText xml:space="preserve">so </w:delText>
        </w:r>
        <w:r w:rsidR="001534AA" w:rsidRPr="0045212B" w:rsidDel="004C18AD">
          <w:rPr>
            <w:rFonts w:asciiTheme="minorHAnsi" w:hAnsiTheme="minorHAnsi" w:cstheme="minorHAnsi"/>
          </w:rPr>
          <w:delText xml:space="preserve">the linearity </w:delText>
        </w:r>
        <w:r w:rsidR="00F65F5A" w:rsidRPr="0045212B" w:rsidDel="004C18AD">
          <w:rPr>
            <w:rFonts w:asciiTheme="minorHAnsi" w:hAnsiTheme="minorHAnsi" w:cstheme="minorHAnsi"/>
          </w:rPr>
          <w:delText>between warming and CO</w:delText>
        </w:r>
        <w:r w:rsidR="00F65F5A" w:rsidRPr="0045212B" w:rsidDel="004C18AD">
          <w:rPr>
            <w:rFonts w:asciiTheme="minorHAnsi" w:hAnsiTheme="minorHAnsi" w:cstheme="minorHAnsi"/>
            <w:vertAlign w:val="subscript"/>
          </w:rPr>
          <w:delText>2</w:delText>
        </w:r>
        <w:r w:rsidR="00F65F5A" w:rsidRPr="0045212B" w:rsidDel="004C18AD">
          <w:rPr>
            <w:rFonts w:asciiTheme="minorHAnsi" w:hAnsiTheme="minorHAnsi" w:cstheme="minorHAnsi"/>
          </w:rPr>
          <w:delText xml:space="preserve"> emissions </w:delText>
        </w:r>
        <w:r w:rsidR="001534AA" w:rsidRPr="0045212B" w:rsidDel="004C18AD">
          <w:rPr>
            <w:rFonts w:asciiTheme="minorHAnsi" w:hAnsiTheme="minorHAnsi" w:cstheme="minorHAnsi"/>
          </w:rPr>
          <w:delText xml:space="preserve">is lost. </w:delText>
        </w:r>
      </w:del>
      <w:ins w:id="332" w:author="Myles Allen" w:date="2019-11-26T05:48:00Z">
        <w:r>
          <w:rPr>
            <w:rFonts w:asciiTheme="minorHAnsi" w:hAnsiTheme="minorHAnsi" w:cstheme="minorHAnsi"/>
          </w:rPr>
          <w:t>, so</w:t>
        </w:r>
      </w:ins>
      <w:ins w:id="333" w:author="Myles Allen" w:date="2019-11-26T05:45:00Z">
        <w:r>
          <w:rPr>
            <w:rFonts w:asciiTheme="minorHAnsi" w:hAnsiTheme="minorHAnsi" w:cstheme="minorHAnsi"/>
          </w:rPr>
          <w:t xml:space="preserve"> cumulative </w:t>
        </w:r>
      </w:ins>
      <w:ins w:id="334" w:author="Myles Allen" w:date="2019-11-26T05:48:00Z">
        <w:r>
          <w:rPr>
            <w:rFonts w:asciiTheme="minorHAnsi" w:hAnsiTheme="minorHAnsi" w:cstheme="minorHAnsi"/>
          </w:rPr>
          <w:t xml:space="preserve">total </w:t>
        </w:r>
      </w:ins>
      <w:ins w:id="335" w:author="Myles Allen" w:date="2019-11-26T05:45:00Z">
        <w:r>
          <w:rPr>
            <w:rFonts w:asciiTheme="minorHAnsi" w:hAnsiTheme="minorHAnsi" w:cstheme="minorHAnsi"/>
          </w:rPr>
          <w:t>CO</w:t>
        </w:r>
        <w:r>
          <w:rPr>
            <w:rFonts w:asciiTheme="minorHAnsi" w:hAnsiTheme="minorHAnsi" w:cstheme="minorHAnsi"/>
            <w:vertAlign w:val="subscript"/>
          </w:rPr>
          <w:t>2</w:t>
        </w:r>
        <w:r>
          <w:rPr>
            <w:rFonts w:asciiTheme="minorHAnsi" w:hAnsiTheme="minorHAnsi" w:cstheme="minorHAnsi"/>
          </w:rPr>
          <w:t>-fe emissions</w:t>
        </w:r>
      </w:ins>
      <w:ins w:id="336" w:author="Myles Allen" w:date="2019-11-26T05:50:00Z">
        <w:r w:rsidR="00362E81">
          <w:rPr>
            <w:rFonts w:asciiTheme="minorHAnsi" w:hAnsiTheme="minorHAnsi" w:cstheme="minorHAnsi"/>
          </w:rPr>
          <w:t xml:space="preserve"> multiplied by the Transient Climate Response to Emissions (TCRE)</w:t>
        </w:r>
      </w:ins>
      <w:ins w:id="337" w:author="Myles Allen" w:date="2019-11-26T05:45:00Z">
        <w:r>
          <w:rPr>
            <w:rFonts w:asciiTheme="minorHAnsi" w:hAnsiTheme="minorHAnsi" w:cstheme="minorHAnsi"/>
          </w:rPr>
          <w:t xml:space="preserve"> predict</w:t>
        </w:r>
      </w:ins>
      <w:ins w:id="338" w:author="Myles Allen" w:date="2019-11-26T05:51:00Z">
        <w:r w:rsidR="00362E81">
          <w:rPr>
            <w:rFonts w:asciiTheme="minorHAnsi" w:hAnsiTheme="minorHAnsi" w:cstheme="minorHAnsi"/>
          </w:rPr>
          <w:t>s</w:t>
        </w:r>
      </w:ins>
      <w:ins w:id="339" w:author="Myles Allen" w:date="2019-11-26T05:45:00Z">
        <w:r>
          <w:rPr>
            <w:rFonts w:asciiTheme="minorHAnsi" w:hAnsiTheme="minorHAnsi" w:cstheme="minorHAnsi"/>
          </w:rPr>
          <w:t xml:space="preserve"> the temperature response</w:t>
        </w:r>
      </w:ins>
      <w:ins w:id="340" w:author="Myles Allen" w:date="2019-11-26T05:48:00Z">
        <w:r>
          <w:rPr>
            <w:rFonts w:asciiTheme="minorHAnsi" w:hAnsiTheme="minorHAnsi" w:cstheme="minorHAnsi"/>
          </w:rPr>
          <w:t xml:space="preserve">. </w:t>
        </w:r>
      </w:ins>
      <w:ins w:id="341" w:author="Myles Allen" w:date="2019-11-26T05:49:00Z">
        <w:r>
          <w:rPr>
            <w:rFonts w:asciiTheme="minorHAnsi" w:hAnsiTheme="minorHAnsi" w:cstheme="minorHAnsi"/>
          </w:rPr>
          <w:t>If non-CO</w:t>
        </w:r>
        <w:r>
          <w:rPr>
            <w:rFonts w:asciiTheme="minorHAnsi" w:hAnsiTheme="minorHAnsi" w:cstheme="minorHAnsi"/>
            <w:vertAlign w:val="subscript"/>
          </w:rPr>
          <w:t>2</w:t>
        </w:r>
        <w:r>
          <w:rPr>
            <w:rFonts w:asciiTheme="minorHAnsi" w:hAnsiTheme="minorHAnsi" w:cstheme="minorHAnsi"/>
          </w:rPr>
          <w:t xml:space="preserve"> radiative forcing were correlated with cumulative CO</w:t>
        </w:r>
        <w:r>
          <w:rPr>
            <w:rFonts w:asciiTheme="minorHAnsi" w:hAnsiTheme="minorHAnsi" w:cstheme="minorHAnsi"/>
            <w:vertAlign w:val="subscript"/>
          </w:rPr>
          <w:t>2</w:t>
        </w:r>
        <w:r>
          <w:rPr>
            <w:rFonts w:asciiTheme="minorHAnsi" w:hAnsiTheme="minorHAnsi" w:cstheme="minorHAnsi"/>
          </w:rPr>
          <w:t xml:space="preserve"> emissions</w:t>
        </w:r>
        <w:r w:rsidR="00362E81">
          <w:rPr>
            <w:rFonts w:asciiTheme="minorHAnsi" w:hAnsiTheme="minorHAnsi" w:cstheme="minorHAnsi"/>
          </w:rPr>
          <w:t xml:space="preserve">, then </w:t>
        </w:r>
      </w:ins>
      <w:ins w:id="342" w:author="Myles Allen" w:date="2019-11-26T05:52:00Z">
        <w:r w:rsidR="00362E81">
          <w:rPr>
            <w:rFonts w:asciiTheme="minorHAnsi" w:hAnsiTheme="minorHAnsi" w:cstheme="minorHAnsi"/>
          </w:rPr>
          <w:t xml:space="preserve">the latter </w:t>
        </w:r>
      </w:ins>
      <w:ins w:id="343" w:author="Myles Allen" w:date="2019-11-26T05:50:00Z">
        <w:r w:rsidR="00362E81">
          <w:rPr>
            <w:rFonts w:asciiTheme="minorHAnsi" w:hAnsiTheme="minorHAnsi" w:cstheme="minorHAnsi"/>
          </w:rPr>
          <w:t>would also predict the response</w:t>
        </w:r>
      </w:ins>
      <w:ins w:id="344" w:author="Myles Allen" w:date="2019-11-26T05:52:00Z">
        <w:r w:rsidR="00362E81">
          <w:rPr>
            <w:rFonts w:asciiTheme="minorHAnsi" w:hAnsiTheme="minorHAnsi" w:cstheme="minorHAnsi"/>
          </w:rPr>
          <w:t xml:space="preserve"> with a simple scaling factor, or “effective TCRE”, t</w:t>
        </w:r>
      </w:ins>
      <w:ins w:id="345" w:author="Myles Allen" w:date="2019-11-26T05:53:00Z">
        <w:r w:rsidR="00362E81">
          <w:rPr>
            <w:rFonts w:asciiTheme="minorHAnsi" w:hAnsiTheme="minorHAnsi" w:cstheme="minorHAnsi"/>
          </w:rPr>
          <w:t>o account for a constant fractional contribution to warming from non-CO</w:t>
        </w:r>
        <w:r w:rsidR="00362E81">
          <w:rPr>
            <w:rFonts w:asciiTheme="minorHAnsi" w:hAnsiTheme="minorHAnsi" w:cstheme="minorHAnsi"/>
            <w:vertAlign w:val="subscript"/>
          </w:rPr>
          <w:t>2</w:t>
        </w:r>
        <w:r w:rsidR="00362E81">
          <w:rPr>
            <w:rFonts w:asciiTheme="minorHAnsi" w:hAnsiTheme="minorHAnsi" w:cstheme="minorHAnsi"/>
          </w:rPr>
          <w:t xml:space="preserve"> drivers. F</w:t>
        </w:r>
      </w:ins>
      <w:ins w:id="346" w:author="Myles Allen" w:date="2019-11-26T05:52:00Z">
        <w:r w:rsidR="00362E81">
          <w:rPr>
            <w:rFonts w:asciiTheme="minorHAnsi" w:hAnsiTheme="minorHAnsi" w:cstheme="minorHAnsi"/>
          </w:rPr>
          <w:t>ig</w:t>
        </w:r>
      </w:ins>
      <w:ins w:id="347" w:author="Myles Allen" w:date="2019-11-26T05:53:00Z">
        <w:r w:rsidR="00362E81">
          <w:rPr>
            <w:rFonts w:asciiTheme="minorHAnsi" w:hAnsiTheme="minorHAnsi" w:cstheme="minorHAnsi"/>
          </w:rPr>
          <w:t>. 1d</w:t>
        </w:r>
      </w:ins>
      <w:ins w:id="348" w:author="Myles Allen" w:date="2019-11-26T05:52:00Z">
        <w:r w:rsidR="00362E81">
          <w:rPr>
            <w:rFonts w:asciiTheme="minorHAnsi" w:hAnsiTheme="minorHAnsi" w:cstheme="minorHAnsi"/>
          </w:rPr>
          <w:t xml:space="preserve"> shows this is not the case</w:t>
        </w:r>
      </w:ins>
      <w:ins w:id="349" w:author="Myles Allen" w:date="2019-11-26T05:53:00Z">
        <w:r w:rsidR="00362E81">
          <w:rPr>
            <w:rFonts w:asciiTheme="minorHAnsi" w:hAnsiTheme="minorHAnsi" w:cstheme="minorHAnsi"/>
          </w:rPr>
          <w:t xml:space="preserve"> for these mitigation scenarios: hence the impact of non-CO</w:t>
        </w:r>
        <w:r w:rsidR="00362E81">
          <w:rPr>
            <w:rFonts w:asciiTheme="minorHAnsi" w:hAnsiTheme="minorHAnsi" w:cstheme="minorHAnsi"/>
          </w:rPr>
          <w:softHyphen/>
          <w:t>2</w:t>
        </w:r>
        <w:r w:rsidR="00362E81">
          <w:rPr>
            <w:rFonts w:asciiTheme="minorHAnsi" w:hAnsiTheme="minorHAnsi" w:cstheme="minorHAnsi"/>
            <w:vertAlign w:val="subscript"/>
          </w:rPr>
          <w:t>2</w:t>
        </w:r>
      </w:ins>
      <w:ins w:id="350" w:author="Myles Allen" w:date="2019-11-26T05:54:00Z">
        <w:r w:rsidR="00362E81">
          <w:rPr>
            <w:rFonts w:asciiTheme="minorHAnsi" w:hAnsiTheme="minorHAnsi" w:cstheme="minorHAnsi"/>
          </w:rPr>
          <w:t xml:space="preserve"> forcing needs to be treated explicitly.</w:t>
        </w:r>
      </w:ins>
      <w:ins w:id="351" w:author="Myles Allen" w:date="2019-11-26T05:52:00Z">
        <w:r w:rsidR="00362E81">
          <w:rPr>
            <w:rFonts w:asciiTheme="minorHAnsi" w:hAnsiTheme="minorHAnsi" w:cstheme="minorHAnsi"/>
          </w:rPr>
          <w:t xml:space="preserve"> </w:t>
        </w:r>
      </w:ins>
    </w:p>
    <w:p w14:paraId="2D21F06C" w14:textId="45F54ECB" w:rsidR="001534AA" w:rsidRPr="0045212B" w:rsidDel="00362E81" w:rsidRDefault="001534AA" w:rsidP="001534AA">
      <w:pPr>
        <w:jc w:val="both"/>
        <w:rPr>
          <w:del w:id="352" w:author="Myles Allen" w:date="2019-11-26T05:54:00Z"/>
          <w:rFonts w:asciiTheme="minorHAnsi" w:hAnsiTheme="minorHAnsi" w:cstheme="minorHAnsi"/>
        </w:rPr>
      </w:pPr>
    </w:p>
    <w:p w14:paraId="6EDCA09A" w14:textId="3AB29007" w:rsidR="001A7164" w:rsidRPr="0045212B" w:rsidDel="00362E81" w:rsidRDefault="002D5F88" w:rsidP="001534AA">
      <w:pPr>
        <w:jc w:val="both"/>
        <w:rPr>
          <w:del w:id="353" w:author="Myles Allen" w:date="2019-11-26T05:54:00Z"/>
          <w:rFonts w:asciiTheme="minorHAnsi" w:hAnsiTheme="minorHAnsi" w:cstheme="minorHAnsi"/>
        </w:rPr>
      </w:pPr>
      <w:del w:id="354" w:author="Myles Allen" w:date="2019-11-26T05:54:00Z">
        <w:r w:rsidRPr="0045212B" w:rsidDel="00362E81">
          <w:rPr>
            <w:rFonts w:asciiTheme="minorHAnsi" w:hAnsiTheme="minorHAnsi" w:cstheme="minorHAnsi"/>
          </w:rPr>
          <w:delText>T</w:delText>
        </w:r>
        <w:r w:rsidR="001A7164" w:rsidRPr="0045212B" w:rsidDel="00362E81">
          <w:rPr>
            <w:rFonts w:asciiTheme="minorHAnsi" w:hAnsiTheme="minorHAnsi" w:cstheme="minorHAnsi"/>
          </w:rPr>
          <w:delText>here are other ways to calculate a TCRE-like quantity</w:delText>
        </w:r>
        <w:r w:rsidRPr="0045212B" w:rsidDel="00362E81">
          <w:rPr>
            <w:rFonts w:asciiTheme="minorHAnsi" w:hAnsiTheme="minorHAnsi" w:cstheme="minorHAnsi"/>
          </w:rPr>
          <w:delText xml:space="preserve"> for multi-gas scenarios</w:delText>
        </w:r>
        <w:r w:rsidR="001A7164" w:rsidRPr="0045212B" w:rsidDel="00362E81">
          <w:rPr>
            <w:rFonts w:asciiTheme="minorHAnsi" w:hAnsiTheme="minorHAnsi" w:cstheme="minorHAnsi"/>
          </w:rPr>
          <w:delText>, e.</w:delText>
        </w:r>
        <w:r w:rsidRPr="0045212B" w:rsidDel="00362E81">
          <w:rPr>
            <w:rFonts w:asciiTheme="minorHAnsi" w:hAnsiTheme="minorHAnsi" w:cstheme="minorHAnsi"/>
          </w:rPr>
          <w:delText>g.</w:delText>
        </w:r>
        <w:r w:rsidR="001A7164" w:rsidRPr="0045212B" w:rsidDel="00362E81">
          <w:rPr>
            <w:rFonts w:asciiTheme="minorHAnsi" w:hAnsiTheme="minorHAnsi" w:cstheme="minorHAnsi"/>
          </w:rPr>
          <w:delText xml:space="preserve"> Damon Matthews’/Richard Millar’s effective TCRE.</w:delText>
        </w:r>
        <w:r w:rsidRPr="0045212B" w:rsidDel="00362E81">
          <w:rPr>
            <w:rFonts w:asciiTheme="minorHAnsi" w:hAnsiTheme="minorHAnsi" w:cstheme="minorHAnsi"/>
          </w:rPr>
          <w:delText xml:space="preserve"> But these require assumptions such as the fractional contribution of non-CO</w:delText>
        </w:r>
        <w:r w:rsidRPr="0045212B" w:rsidDel="00362E81">
          <w:rPr>
            <w:rFonts w:asciiTheme="minorHAnsi" w:hAnsiTheme="minorHAnsi" w:cstheme="minorHAnsi"/>
            <w:vertAlign w:val="subscript"/>
          </w:rPr>
          <w:delText>2</w:delText>
        </w:r>
        <w:r w:rsidRPr="0045212B" w:rsidDel="00362E81">
          <w:rPr>
            <w:rFonts w:asciiTheme="minorHAnsi" w:hAnsiTheme="minorHAnsi" w:cstheme="minorHAnsi"/>
          </w:rPr>
          <w:delText xml:space="preserve"> pollutants contribution to warming to remain constant, which looking over a range of plausible mitigation scenarios is not necessarily a robust assumption.</w:delText>
        </w:r>
      </w:del>
    </w:p>
    <w:p w14:paraId="1F402A66" w14:textId="6F4C3209" w:rsidR="001A7164" w:rsidRPr="0045212B" w:rsidDel="00362E81" w:rsidRDefault="001A7164" w:rsidP="001534AA">
      <w:pPr>
        <w:jc w:val="both"/>
        <w:rPr>
          <w:del w:id="355" w:author="Myles Allen" w:date="2019-11-26T05:54:00Z"/>
          <w:rFonts w:asciiTheme="minorHAnsi" w:hAnsiTheme="minorHAnsi" w:cstheme="minorHAnsi"/>
        </w:rPr>
      </w:pPr>
    </w:p>
    <w:p w14:paraId="128CEAD9" w14:textId="4E855B52" w:rsidR="001534AA" w:rsidRPr="0045212B" w:rsidDel="00362E81" w:rsidRDefault="001534AA" w:rsidP="001534AA">
      <w:pPr>
        <w:jc w:val="both"/>
        <w:rPr>
          <w:del w:id="356" w:author="Myles Allen" w:date="2019-11-26T05:54:00Z"/>
          <w:rFonts w:asciiTheme="minorHAnsi" w:hAnsiTheme="minorHAnsi" w:cstheme="minorHAnsi"/>
        </w:rPr>
      </w:pPr>
      <w:del w:id="357" w:author="Myles Allen" w:date="2019-11-26T05:54:00Z">
        <w:r w:rsidRPr="0045212B" w:rsidDel="00362E81">
          <w:rPr>
            <w:rFonts w:asciiTheme="minorHAnsi" w:hAnsiTheme="minorHAnsi" w:cstheme="minorHAnsi"/>
          </w:rPr>
          <w:delText>Converting a multi-gas emissions scenario into CO</w:delText>
        </w:r>
        <w:r w:rsidRPr="0045212B" w:rsidDel="00362E81">
          <w:rPr>
            <w:rFonts w:asciiTheme="minorHAnsi" w:hAnsiTheme="minorHAnsi" w:cstheme="minorHAnsi"/>
            <w:vertAlign w:val="subscript"/>
          </w:rPr>
          <w:delText>2</w:delText>
        </w:r>
        <w:r w:rsidRPr="0045212B" w:rsidDel="00362E81">
          <w:rPr>
            <w:rFonts w:asciiTheme="minorHAnsi" w:hAnsiTheme="minorHAnsi" w:cstheme="minorHAnsi"/>
          </w:rPr>
          <w:delText xml:space="preserve">-fe emissions </w:delText>
        </w:r>
        <w:r w:rsidR="001A7164" w:rsidRPr="0045212B" w:rsidDel="00362E81">
          <w:rPr>
            <w:rFonts w:asciiTheme="minorHAnsi" w:hAnsiTheme="minorHAnsi" w:cstheme="minorHAnsi"/>
          </w:rPr>
          <w:delText xml:space="preserve">is </w:delText>
        </w:r>
        <w:r w:rsidRPr="0045212B" w:rsidDel="00362E81">
          <w:rPr>
            <w:rFonts w:asciiTheme="minorHAnsi" w:hAnsiTheme="minorHAnsi" w:cstheme="minorHAnsi"/>
          </w:rPr>
          <w:delText xml:space="preserve">the gold-standard method for </w:delText>
        </w:r>
        <w:r w:rsidR="001A7164" w:rsidRPr="0045212B" w:rsidDel="00362E81">
          <w:rPr>
            <w:rFonts w:asciiTheme="minorHAnsi" w:hAnsiTheme="minorHAnsi" w:cstheme="minorHAnsi"/>
          </w:rPr>
          <w:delText xml:space="preserve">carbon </w:delText>
        </w:r>
        <w:r w:rsidRPr="0045212B" w:rsidDel="00362E81">
          <w:rPr>
            <w:rFonts w:asciiTheme="minorHAnsi" w:hAnsiTheme="minorHAnsi" w:cstheme="minorHAnsi"/>
          </w:rPr>
          <w:delText xml:space="preserve">budget calculations. </w:delText>
        </w:r>
        <w:r w:rsidR="00F65F5A" w:rsidRPr="0045212B" w:rsidDel="00362E81">
          <w:rPr>
            <w:rFonts w:asciiTheme="minorHAnsi" w:hAnsiTheme="minorHAnsi" w:cstheme="minorHAnsi"/>
          </w:rPr>
          <w:delText xml:space="preserve">Other methods bring in </w:delText>
        </w:r>
        <w:r w:rsidR="001A7164" w:rsidRPr="0045212B" w:rsidDel="00362E81">
          <w:rPr>
            <w:rFonts w:asciiTheme="minorHAnsi" w:hAnsiTheme="minorHAnsi" w:cstheme="minorHAnsi"/>
          </w:rPr>
          <w:delText xml:space="preserve">additional </w:delText>
        </w:r>
        <w:r w:rsidR="00F65F5A" w:rsidRPr="0045212B" w:rsidDel="00362E81">
          <w:rPr>
            <w:rFonts w:asciiTheme="minorHAnsi" w:hAnsiTheme="minorHAnsi" w:cstheme="minorHAnsi"/>
          </w:rPr>
          <w:delText xml:space="preserve">uncertainty </w:delText>
        </w:r>
        <w:r w:rsidR="001A7164" w:rsidRPr="0045212B" w:rsidDel="00362E81">
          <w:rPr>
            <w:rFonts w:asciiTheme="minorHAnsi" w:hAnsiTheme="minorHAnsi" w:cstheme="minorHAnsi"/>
          </w:rPr>
          <w:delText xml:space="preserve">either </w:delText>
        </w:r>
        <w:r w:rsidR="00F65F5A" w:rsidRPr="0045212B" w:rsidDel="00362E81">
          <w:rPr>
            <w:rFonts w:asciiTheme="minorHAnsi" w:hAnsiTheme="minorHAnsi" w:cstheme="minorHAnsi"/>
          </w:rPr>
          <w:delText>by deriving a further quantity (temperature response) between raw emissions and the CO</w:delText>
        </w:r>
        <w:r w:rsidR="00F65F5A" w:rsidRPr="0045212B" w:rsidDel="00362E81">
          <w:rPr>
            <w:rFonts w:asciiTheme="minorHAnsi" w:hAnsiTheme="minorHAnsi" w:cstheme="minorHAnsi"/>
            <w:vertAlign w:val="subscript"/>
          </w:rPr>
          <w:delText>2</w:delText>
        </w:r>
        <w:r w:rsidR="00F65F5A" w:rsidRPr="0045212B" w:rsidDel="00362E81">
          <w:rPr>
            <w:rFonts w:asciiTheme="minorHAnsi" w:hAnsiTheme="minorHAnsi" w:cstheme="minorHAnsi"/>
          </w:rPr>
          <w:delText>-equivalent quantity, or are simply approximations of this method</w:delText>
        </w:r>
        <w:r w:rsidR="001A7164" w:rsidRPr="0045212B" w:rsidDel="00362E81">
          <w:rPr>
            <w:rFonts w:asciiTheme="minorHAnsi" w:hAnsiTheme="minorHAnsi" w:cstheme="minorHAnsi"/>
          </w:rPr>
          <w:delText>[!!]</w:delText>
        </w:r>
        <w:r w:rsidR="00F65F5A" w:rsidRPr="0045212B" w:rsidDel="00362E81">
          <w:rPr>
            <w:rFonts w:asciiTheme="minorHAnsi" w:hAnsiTheme="minorHAnsi" w:cstheme="minorHAnsi"/>
          </w:rPr>
          <w:delText xml:space="preserve">. </w:delText>
        </w:r>
        <w:r w:rsidR="002D5F88" w:rsidRPr="0045212B" w:rsidDel="00362E81">
          <w:rPr>
            <w:rFonts w:asciiTheme="minorHAnsi" w:hAnsiTheme="minorHAnsi" w:cstheme="minorHAnsi"/>
          </w:rPr>
          <w:delText>By not requiring the sampling of a percentile from a group of scenario outputs, we create a more robust methodology for the definition of a remaining carbon budget.</w:delText>
        </w:r>
      </w:del>
    </w:p>
    <w:p w14:paraId="431A3763" w14:textId="537D58C1" w:rsidR="001534AA" w:rsidRPr="0045212B" w:rsidRDefault="001534AA" w:rsidP="001534AA">
      <w:pPr>
        <w:jc w:val="both"/>
        <w:rPr>
          <w:rFonts w:asciiTheme="minorHAnsi" w:hAnsiTheme="minorHAnsi" w:cstheme="minorHAnsi"/>
        </w:rPr>
      </w:pPr>
    </w:p>
    <w:p w14:paraId="5FCB9F6A" w14:textId="3D677134" w:rsidR="001534AA" w:rsidRPr="0045212B" w:rsidDel="00AC5A28" w:rsidRDefault="001534AA" w:rsidP="001534AA">
      <w:pPr>
        <w:jc w:val="both"/>
        <w:rPr>
          <w:del w:id="358" w:author="Myles Allen" w:date="2019-11-26T06:07:00Z"/>
          <w:rFonts w:asciiTheme="minorHAnsi" w:hAnsiTheme="minorHAnsi" w:cstheme="minorHAnsi"/>
        </w:rPr>
      </w:pPr>
      <w:r w:rsidRPr="0045212B">
        <w:rPr>
          <w:rFonts w:asciiTheme="minorHAnsi" w:hAnsiTheme="minorHAnsi" w:cstheme="minorHAnsi"/>
        </w:rPr>
        <w:t>To further demonstrate the utility of the CO</w:t>
      </w:r>
      <w:r w:rsidRPr="0045212B">
        <w:rPr>
          <w:rFonts w:asciiTheme="minorHAnsi" w:hAnsiTheme="minorHAnsi" w:cstheme="minorHAnsi"/>
          <w:vertAlign w:val="subscript"/>
        </w:rPr>
        <w:t>2</w:t>
      </w:r>
      <w:r w:rsidRPr="0045212B">
        <w:rPr>
          <w:rFonts w:asciiTheme="minorHAnsi" w:hAnsiTheme="minorHAnsi" w:cstheme="minorHAnsi"/>
        </w:rPr>
        <w:t>-fe metric, fig</w:t>
      </w:r>
      <w:ins w:id="359" w:author="Myles Allen" w:date="2019-11-26T05:59:00Z">
        <w:r w:rsidR="00362E81">
          <w:rPr>
            <w:rFonts w:asciiTheme="minorHAnsi" w:hAnsiTheme="minorHAnsi" w:cstheme="minorHAnsi"/>
          </w:rPr>
          <w:t>.</w:t>
        </w:r>
      </w:ins>
      <w:del w:id="360" w:author="Myles Allen" w:date="2019-11-26T05:59:00Z">
        <w:r w:rsidRPr="0045212B" w:rsidDel="00362E81">
          <w:rPr>
            <w:rFonts w:asciiTheme="minorHAnsi" w:hAnsiTheme="minorHAnsi" w:cstheme="minorHAnsi"/>
          </w:rPr>
          <w:delText>ure</w:delText>
        </w:r>
      </w:del>
      <w:r w:rsidRPr="0045212B">
        <w:rPr>
          <w:rFonts w:asciiTheme="minorHAnsi" w:hAnsiTheme="minorHAnsi" w:cstheme="minorHAnsi"/>
        </w:rPr>
        <w:t xml:space="preserve"> 2</w:t>
      </w:r>
      <w:ins w:id="361" w:author="Myles Allen" w:date="2019-11-26T05:59:00Z">
        <w:r w:rsidR="00362E81">
          <w:rPr>
            <w:rFonts w:asciiTheme="minorHAnsi" w:hAnsiTheme="minorHAnsi" w:cstheme="minorHAnsi"/>
          </w:rPr>
          <w:t xml:space="preserve"> panel </w:t>
        </w:r>
      </w:ins>
      <w:r w:rsidRPr="0045212B">
        <w:rPr>
          <w:rFonts w:asciiTheme="minorHAnsi" w:hAnsiTheme="minorHAnsi" w:cstheme="minorHAnsi"/>
        </w:rPr>
        <w:t>a shows a breakdown of the total annual CO</w:t>
      </w:r>
      <w:r w:rsidRPr="0045212B">
        <w:rPr>
          <w:rFonts w:asciiTheme="minorHAnsi" w:hAnsiTheme="minorHAnsi" w:cstheme="minorHAnsi"/>
          <w:vertAlign w:val="subscript"/>
        </w:rPr>
        <w:t>2</w:t>
      </w:r>
      <w:r w:rsidRPr="0045212B">
        <w:rPr>
          <w:rFonts w:asciiTheme="minorHAnsi" w:hAnsiTheme="minorHAnsi" w:cstheme="minorHAnsi"/>
        </w:rPr>
        <w:t>-fe emissions timeseries for the median scenario taken from all 1.5</w:t>
      </w:r>
      <w:r w:rsidRPr="0045212B">
        <w:rPr>
          <w:rFonts w:ascii="Cambria Math" w:eastAsia="Cambria Math" w:hAnsi="Cambria Math" w:cs="Cambria Math"/>
        </w:rPr>
        <w:t>℃</w:t>
      </w:r>
      <w:r w:rsidRPr="0045212B">
        <w:rPr>
          <w:rFonts w:asciiTheme="minorHAnsi" w:hAnsiTheme="minorHAnsi" w:cstheme="minorHAnsi"/>
        </w:rPr>
        <w:t>-compatible scenarios plotted in figure 1</w:t>
      </w:r>
      <w:ins w:id="362" w:author="Myles Allen" w:date="2019-11-26T05:55:00Z">
        <w:r w:rsidR="00362E81">
          <w:rPr>
            <w:rFonts w:asciiTheme="minorHAnsi" w:hAnsiTheme="minorHAnsi" w:cstheme="minorHAnsi"/>
          </w:rPr>
          <w:t>, extended back to preindustria</w:t>
        </w:r>
      </w:ins>
      <w:ins w:id="363" w:author="Myles Allen" w:date="2019-11-26T05:56:00Z">
        <w:r w:rsidR="00362E81">
          <w:rPr>
            <w:rFonts w:asciiTheme="minorHAnsi" w:hAnsiTheme="minorHAnsi" w:cstheme="minorHAnsi"/>
          </w:rPr>
          <w:t>l using the RCP8.5-hist radiative forcing for each component</w:t>
        </w:r>
      </w:ins>
      <w:r w:rsidRPr="0045212B">
        <w:rPr>
          <w:rFonts w:asciiTheme="minorHAnsi" w:hAnsiTheme="minorHAnsi" w:cstheme="minorHAnsi"/>
        </w:rPr>
        <w:t xml:space="preserve">. </w:t>
      </w:r>
      <w:r w:rsidR="00200D98" w:rsidRPr="0045212B">
        <w:rPr>
          <w:rFonts w:asciiTheme="minorHAnsi" w:hAnsiTheme="minorHAnsi" w:cstheme="minorHAnsi"/>
        </w:rPr>
        <w:t>A</w:t>
      </w:r>
      <w:r w:rsidRPr="0045212B">
        <w:rPr>
          <w:rFonts w:asciiTheme="minorHAnsi" w:hAnsiTheme="minorHAnsi" w:cstheme="minorHAnsi"/>
        </w:rPr>
        <w:t xml:space="preserve">nnual emissions are stacked </w:t>
      </w:r>
      <w:del w:id="364" w:author="Myles Allen" w:date="2019-11-26T05:57:00Z">
        <w:r w:rsidRPr="0045212B" w:rsidDel="00362E81">
          <w:rPr>
            <w:rFonts w:asciiTheme="minorHAnsi" w:hAnsiTheme="minorHAnsi" w:cstheme="minorHAnsi"/>
          </w:rPr>
          <w:delText xml:space="preserve">in the positive and negative direction </w:delText>
        </w:r>
      </w:del>
      <w:r w:rsidRPr="0045212B">
        <w:rPr>
          <w:rFonts w:asciiTheme="minorHAnsi" w:hAnsiTheme="minorHAnsi" w:cstheme="minorHAnsi"/>
        </w:rPr>
        <w:t xml:space="preserve">and coloured by pollutant; </w:t>
      </w:r>
      <w:r w:rsidR="00406589" w:rsidRPr="0045212B">
        <w:rPr>
          <w:rFonts w:asciiTheme="minorHAnsi" w:hAnsiTheme="minorHAnsi" w:cstheme="minorHAnsi"/>
        </w:rPr>
        <w:t>red is CO</w:t>
      </w:r>
      <w:r w:rsidR="00406589" w:rsidRPr="0045212B">
        <w:rPr>
          <w:rFonts w:asciiTheme="minorHAnsi" w:hAnsiTheme="minorHAnsi" w:cstheme="minorHAnsi"/>
          <w:vertAlign w:val="subscript"/>
        </w:rPr>
        <w:t>2</w:t>
      </w:r>
      <w:r w:rsidR="00406589" w:rsidRPr="0045212B">
        <w:rPr>
          <w:rFonts w:asciiTheme="minorHAnsi" w:hAnsiTheme="minorHAnsi" w:cstheme="minorHAnsi"/>
        </w:rPr>
        <w:t>, blue is CH</w:t>
      </w:r>
      <w:r w:rsidR="00406589" w:rsidRPr="0045212B">
        <w:rPr>
          <w:rFonts w:asciiTheme="minorHAnsi" w:hAnsiTheme="minorHAnsi" w:cstheme="minorHAnsi"/>
          <w:vertAlign w:val="subscript"/>
        </w:rPr>
        <w:t>4</w:t>
      </w:r>
      <w:r w:rsidR="00406589" w:rsidRPr="0045212B">
        <w:rPr>
          <w:rFonts w:asciiTheme="minorHAnsi" w:hAnsiTheme="minorHAnsi" w:cstheme="minorHAnsi"/>
        </w:rPr>
        <w:t>, green is N</w:t>
      </w:r>
      <w:r w:rsidR="00406589" w:rsidRPr="0045212B">
        <w:rPr>
          <w:rFonts w:asciiTheme="minorHAnsi" w:hAnsiTheme="minorHAnsi" w:cstheme="minorHAnsi"/>
          <w:vertAlign w:val="subscript"/>
        </w:rPr>
        <w:t>2</w:t>
      </w:r>
      <w:r w:rsidR="00406589" w:rsidRPr="0045212B">
        <w:rPr>
          <w:rFonts w:asciiTheme="minorHAnsi" w:hAnsiTheme="minorHAnsi" w:cstheme="minorHAnsi"/>
        </w:rPr>
        <w:t xml:space="preserve">O, purple is F-Gases, </w:t>
      </w:r>
      <w:r w:rsidR="002D5F88" w:rsidRPr="0045212B">
        <w:rPr>
          <w:rFonts w:asciiTheme="minorHAnsi" w:hAnsiTheme="minorHAnsi" w:cstheme="minorHAnsi"/>
        </w:rPr>
        <w:t xml:space="preserve">and </w:t>
      </w:r>
      <w:r w:rsidR="00406589" w:rsidRPr="0045212B">
        <w:rPr>
          <w:rFonts w:asciiTheme="minorHAnsi" w:hAnsiTheme="minorHAnsi" w:cstheme="minorHAnsi"/>
        </w:rPr>
        <w:t xml:space="preserve">orange is </w:t>
      </w:r>
      <w:r w:rsidR="002D5F88" w:rsidRPr="0045212B">
        <w:rPr>
          <w:rFonts w:asciiTheme="minorHAnsi" w:hAnsiTheme="minorHAnsi" w:cstheme="minorHAnsi"/>
        </w:rPr>
        <w:t xml:space="preserve">aerosols. </w:t>
      </w:r>
      <w:ins w:id="365" w:author="Myles Allen" w:date="2019-11-26T05:59:00Z">
        <w:r w:rsidR="00362E81">
          <w:rPr>
            <w:rFonts w:asciiTheme="minorHAnsi" w:hAnsiTheme="minorHAnsi" w:cstheme="minorHAnsi"/>
          </w:rPr>
          <w:t>Panel b shows c</w:t>
        </w:r>
      </w:ins>
      <w:ins w:id="366" w:author="Myles Allen" w:date="2019-11-26T05:58:00Z">
        <w:r w:rsidR="00362E81">
          <w:rPr>
            <w:rFonts w:asciiTheme="minorHAnsi" w:hAnsiTheme="minorHAnsi" w:cstheme="minorHAnsi"/>
          </w:rPr>
          <w:t>umulative emissions</w:t>
        </w:r>
      </w:ins>
      <w:ins w:id="367" w:author="Myles Allen" w:date="2019-11-26T05:59:00Z">
        <w:r w:rsidR="00362E81">
          <w:rPr>
            <w:rFonts w:asciiTheme="minorHAnsi" w:hAnsiTheme="minorHAnsi" w:cstheme="minorHAnsi"/>
          </w:rPr>
          <w:t>, with superimposed dotted lines showing the temperature response (</w:t>
        </w:r>
      </w:ins>
      <w:ins w:id="368" w:author="Myles Allen" w:date="2019-11-26T06:00:00Z">
        <w:r w:rsidR="00362E81">
          <w:rPr>
            <w:rFonts w:asciiTheme="minorHAnsi" w:hAnsiTheme="minorHAnsi" w:cstheme="minorHAnsi"/>
          </w:rPr>
          <w:t xml:space="preserve">computed with the </w:t>
        </w:r>
        <w:proofErr w:type="spellStart"/>
        <w:r w:rsidR="00362E81">
          <w:rPr>
            <w:rFonts w:asciiTheme="minorHAnsi" w:hAnsiTheme="minorHAnsi" w:cstheme="minorHAnsi"/>
          </w:rPr>
          <w:t>FaIR</w:t>
        </w:r>
        <w:proofErr w:type="spellEnd"/>
        <w:r w:rsidR="00362E81">
          <w:rPr>
            <w:rFonts w:asciiTheme="minorHAnsi" w:hAnsiTheme="minorHAnsi" w:cstheme="minorHAnsi"/>
          </w:rPr>
          <w:t xml:space="preserve"> model</w:t>
        </w:r>
      </w:ins>
      <w:ins w:id="369" w:author="Myles Allen" w:date="2019-11-26T06:42:00Z">
        <w:r w:rsidR="00774A86">
          <w:rPr>
            <w:rFonts w:asciiTheme="minorHAnsi" w:hAnsiTheme="minorHAnsi" w:cstheme="minorHAnsi"/>
          </w:rPr>
          <w:t xml:space="preserve"> with tuned to match the model used in figure 1d</w:t>
        </w:r>
      </w:ins>
      <w:ins w:id="370" w:author="Myles Allen" w:date="2019-11-26T06:00:00Z">
        <w:r w:rsidR="00362E81">
          <w:rPr>
            <w:rFonts w:asciiTheme="minorHAnsi" w:hAnsiTheme="minorHAnsi" w:cstheme="minorHAnsi"/>
          </w:rPr>
          <w:t>) to each component</w:t>
        </w:r>
        <w:r w:rsidR="00AC5A28">
          <w:rPr>
            <w:rFonts w:asciiTheme="minorHAnsi" w:hAnsiTheme="minorHAnsi" w:cstheme="minorHAnsi"/>
          </w:rPr>
          <w:t>.</w:t>
        </w:r>
      </w:ins>
      <w:ins w:id="371" w:author="Myles Allen" w:date="2019-11-26T06:01:00Z">
        <w:r w:rsidR="00AC5A28">
          <w:rPr>
            <w:rFonts w:asciiTheme="minorHAnsi" w:hAnsiTheme="minorHAnsi" w:cstheme="minorHAnsi"/>
          </w:rPr>
          <w:t xml:space="preserve"> </w:t>
        </w:r>
      </w:ins>
      <w:ins w:id="372" w:author="Myles Allen" w:date="2019-11-26T06:02:00Z">
        <w:r w:rsidR="00AC5A28">
          <w:rPr>
            <w:rFonts w:asciiTheme="minorHAnsi" w:hAnsiTheme="minorHAnsi" w:cstheme="minorHAnsi"/>
          </w:rPr>
          <w:t>In contrast to CO</w:t>
        </w:r>
        <w:r w:rsidR="00AC5A28">
          <w:rPr>
            <w:rFonts w:asciiTheme="minorHAnsi" w:hAnsiTheme="minorHAnsi" w:cstheme="minorHAnsi"/>
            <w:vertAlign w:val="subscript"/>
          </w:rPr>
          <w:t>2</w:t>
        </w:r>
        <w:r w:rsidR="00AC5A28">
          <w:rPr>
            <w:rFonts w:asciiTheme="minorHAnsi" w:hAnsiTheme="minorHAnsi" w:cstheme="minorHAnsi"/>
          </w:rPr>
          <w:t xml:space="preserve">-equivalent </w:t>
        </w:r>
        <w:r w:rsidR="00AC5A28">
          <w:rPr>
            <w:rFonts w:asciiTheme="minorHAnsi" w:hAnsiTheme="minorHAnsi" w:cstheme="minorHAnsi"/>
          </w:rPr>
          <w:lastRenderedPageBreak/>
          <w:t>emissions</w:t>
        </w:r>
      </w:ins>
      <w:ins w:id="373" w:author="Myles Allen" w:date="2019-11-26T06:03:00Z">
        <w:r w:rsidR="00AC5A28">
          <w:rPr>
            <w:rFonts w:asciiTheme="minorHAnsi" w:hAnsiTheme="minorHAnsi" w:cstheme="minorHAnsi"/>
          </w:rPr>
          <w:t>, whether computed with GWP</w:t>
        </w:r>
        <w:r w:rsidR="00AC5A28">
          <w:rPr>
            <w:rFonts w:asciiTheme="minorHAnsi" w:hAnsiTheme="minorHAnsi" w:cstheme="minorHAnsi"/>
            <w:vertAlign w:val="subscript"/>
          </w:rPr>
          <w:t>100</w:t>
        </w:r>
        <w:r w:rsidR="00AC5A28">
          <w:rPr>
            <w:rFonts w:asciiTheme="minorHAnsi" w:hAnsiTheme="minorHAnsi" w:cstheme="minorHAnsi"/>
          </w:rPr>
          <w:t xml:space="preserve"> or any other conventional metric, CO</w:t>
        </w:r>
        <w:r w:rsidR="00AC5A28">
          <w:rPr>
            <w:rFonts w:asciiTheme="minorHAnsi" w:hAnsiTheme="minorHAnsi" w:cstheme="minorHAnsi"/>
            <w:vertAlign w:val="subscript"/>
          </w:rPr>
          <w:t>2</w:t>
        </w:r>
        <w:r w:rsidR="00AC5A28">
          <w:rPr>
            <w:rFonts w:asciiTheme="minorHAnsi" w:hAnsiTheme="minorHAnsi" w:cstheme="minorHAnsi"/>
          </w:rPr>
          <w:t xml:space="preserve">-fe emissions </w:t>
        </w:r>
      </w:ins>
      <w:ins w:id="374" w:author="Myles Allen" w:date="2019-11-26T06:04:00Z">
        <w:r w:rsidR="00AC5A28">
          <w:rPr>
            <w:rFonts w:asciiTheme="minorHAnsi" w:hAnsiTheme="minorHAnsi" w:cstheme="minorHAnsi"/>
          </w:rPr>
          <w:t>actually</w:t>
        </w:r>
      </w:ins>
      <w:ins w:id="375" w:author="Myles Allen" w:date="2019-11-26T06:03:00Z">
        <w:r w:rsidR="00AC5A28">
          <w:rPr>
            <w:rFonts w:asciiTheme="minorHAnsi" w:hAnsiTheme="minorHAnsi" w:cstheme="minorHAnsi"/>
          </w:rPr>
          <w:t xml:space="preserve"> reflect the impact of individual climate drive</w:t>
        </w:r>
      </w:ins>
      <w:ins w:id="376" w:author="Myles Allen" w:date="2019-11-26T06:04:00Z">
        <w:r w:rsidR="00AC5A28">
          <w:rPr>
            <w:rFonts w:asciiTheme="minorHAnsi" w:hAnsiTheme="minorHAnsi" w:cstheme="minorHAnsi"/>
          </w:rPr>
          <w:t>rs on global temperature, allowing them to be compared objectively</w:t>
        </w:r>
      </w:ins>
      <w:ins w:id="377" w:author="Myles Allen" w:date="2019-11-26T06:05:00Z">
        <w:r w:rsidR="00AC5A28">
          <w:rPr>
            <w:rFonts w:asciiTheme="minorHAnsi" w:hAnsiTheme="minorHAnsi" w:cstheme="minorHAnsi"/>
          </w:rPr>
          <w:t xml:space="preserve"> without relying on an arbitrary choice of scaling factors</w:t>
        </w:r>
      </w:ins>
      <w:ins w:id="378" w:author="Myles Allen" w:date="2019-11-26T06:04:00Z">
        <w:r w:rsidR="00AC5A28">
          <w:rPr>
            <w:rFonts w:asciiTheme="minorHAnsi" w:hAnsiTheme="minorHAnsi" w:cstheme="minorHAnsi"/>
          </w:rPr>
          <w:t>.</w:t>
        </w:r>
      </w:ins>
      <w:del w:id="379" w:author="Myles Allen" w:date="2019-11-26T05:56:00Z">
        <w:r w:rsidR="00672B4C" w:rsidRPr="0045212B" w:rsidDel="00362E81">
          <w:rPr>
            <w:rFonts w:asciiTheme="minorHAnsi" w:hAnsiTheme="minorHAnsi" w:cstheme="minorHAnsi"/>
          </w:rPr>
          <w:delText>We extend t</w:delText>
        </w:r>
        <w:r w:rsidR="00206CF0" w:rsidRPr="0045212B" w:rsidDel="00362E81">
          <w:rPr>
            <w:rFonts w:asciiTheme="minorHAnsi" w:hAnsiTheme="minorHAnsi" w:cstheme="minorHAnsi"/>
          </w:rPr>
          <w:delText xml:space="preserve">he median scenario back to preindustrial using the </w:delText>
        </w:r>
        <w:r w:rsidRPr="0045212B" w:rsidDel="00362E81">
          <w:rPr>
            <w:rFonts w:asciiTheme="minorHAnsi" w:hAnsiTheme="minorHAnsi" w:cstheme="minorHAnsi"/>
          </w:rPr>
          <w:delText>RCP8</w:delText>
        </w:r>
        <w:r w:rsidR="00206CF0" w:rsidRPr="0045212B" w:rsidDel="00362E81">
          <w:rPr>
            <w:rFonts w:asciiTheme="minorHAnsi" w:hAnsiTheme="minorHAnsi" w:cstheme="minorHAnsi"/>
          </w:rPr>
          <w:delText>.</w:delText>
        </w:r>
        <w:r w:rsidRPr="0045212B" w:rsidDel="00362E81">
          <w:rPr>
            <w:rFonts w:asciiTheme="minorHAnsi" w:hAnsiTheme="minorHAnsi" w:cstheme="minorHAnsi"/>
          </w:rPr>
          <w:delText xml:space="preserve">5 </w:delText>
        </w:r>
        <w:r w:rsidR="00206CF0" w:rsidRPr="0045212B" w:rsidDel="00362E81">
          <w:rPr>
            <w:rFonts w:asciiTheme="minorHAnsi" w:hAnsiTheme="minorHAnsi" w:cstheme="minorHAnsi"/>
          </w:rPr>
          <w:delText xml:space="preserve">emissions/RF timeseries for each component before </w:delText>
        </w:r>
      </w:del>
      <w:del w:id="380" w:author="Myles Allen" w:date="2019-11-26T05:54:00Z">
        <w:r w:rsidR="00206CF0" w:rsidRPr="0045212B" w:rsidDel="00362E81">
          <w:rPr>
            <w:rFonts w:asciiTheme="minorHAnsi" w:hAnsiTheme="minorHAnsi" w:cstheme="minorHAnsi"/>
          </w:rPr>
          <w:delText>the conversion</w:delText>
        </w:r>
      </w:del>
      <w:del w:id="381" w:author="Myles Allen" w:date="2019-11-26T05:56:00Z">
        <w:r w:rsidR="00206CF0" w:rsidRPr="0045212B" w:rsidDel="00362E81">
          <w:rPr>
            <w:rFonts w:asciiTheme="minorHAnsi" w:hAnsiTheme="minorHAnsi" w:cstheme="minorHAnsi"/>
          </w:rPr>
          <w:delText xml:space="preserve"> to CO</w:delText>
        </w:r>
        <w:r w:rsidR="00206CF0" w:rsidRPr="0045212B" w:rsidDel="00362E81">
          <w:rPr>
            <w:rFonts w:asciiTheme="minorHAnsi" w:hAnsiTheme="minorHAnsi" w:cstheme="minorHAnsi"/>
            <w:vertAlign w:val="subscript"/>
          </w:rPr>
          <w:delText>2</w:delText>
        </w:r>
        <w:r w:rsidR="00206CF0" w:rsidRPr="0045212B" w:rsidDel="00362E81">
          <w:rPr>
            <w:rFonts w:asciiTheme="minorHAnsi" w:hAnsiTheme="minorHAnsi" w:cstheme="minorHAnsi"/>
          </w:rPr>
          <w:delText>-fe is applied.</w:delText>
        </w:r>
      </w:del>
      <w:ins w:id="382" w:author="Myles Allen" w:date="2019-11-26T06:07:00Z">
        <w:r w:rsidR="00AC5A28">
          <w:rPr>
            <w:rFonts w:asciiTheme="minorHAnsi" w:hAnsiTheme="minorHAnsi" w:cstheme="minorHAnsi"/>
          </w:rPr>
          <w:t xml:space="preserve"> </w:t>
        </w:r>
      </w:ins>
    </w:p>
    <w:p w14:paraId="109E5CB2" w14:textId="2656D0F0" w:rsidR="00206CF0" w:rsidRPr="0045212B" w:rsidDel="00AC5A28" w:rsidRDefault="00206CF0" w:rsidP="001534AA">
      <w:pPr>
        <w:jc w:val="both"/>
        <w:rPr>
          <w:del w:id="383" w:author="Myles Allen" w:date="2019-11-26T06:07:00Z"/>
          <w:rFonts w:asciiTheme="minorHAnsi" w:hAnsiTheme="minorHAnsi" w:cstheme="minorHAnsi"/>
        </w:rPr>
      </w:pPr>
    </w:p>
    <w:p w14:paraId="6B9A4A79" w14:textId="195B158B" w:rsidR="00206CF0" w:rsidRPr="0045212B" w:rsidDel="007A06B6" w:rsidRDefault="00206CF0">
      <w:pPr>
        <w:jc w:val="both"/>
        <w:rPr>
          <w:del w:id="384" w:author="Myles Allen" w:date="2019-11-26T06:11:00Z"/>
          <w:rFonts w:asciiTheme="minorHAnsi" w:hAnsiTheme="minorHAnsi" w:cstheme="minorHAnsi"/>
        </w:rPr>
      </w:pPr>
      <w:del w:id="385" w:author="Myles Allen" w:date="2019-11-26T06:07:00Z">
        <w:r w:rsidRPr="0045212B" w:rsidDel="00AC5A28">
          <w:rPr>
            <w:rFonts w:asciiTheme="minorHAnsi" w:hAnsiTheme="minorHAnsi" w:cstheme="minorHAnsi"/>
          </w:rPr>
          <w:delText xml:space="preserve">The annual emissions </w:delText>
        </w:r>
        <w:r w:rsidR="00200D98" w:rsidRPr="0045212B" w:rsidDel="00AC5A28">
          <w:rPr>
            <w:rFonts w:asciiTheme="minorHAnsi" w:hAnsiTheme="minorHAnsi" w:cstheme="minorHAnsi"/>
          </w:rPr>
          <w:delText>in</w:delText>
        </w:r>
        <w:r w:rsidRPr="0045212B" w:rsidDel="00AC5A28">
          <w:rPr>
            <w:rFonts w:asciiTheme="minorHAnsi" w:hAnsiTheme="minorHAnsi" w:cstheme="minorHAnsi"/>
          </w:rPr>
          <w:delText xml:space="preserve"> CO</w:delText>
        </w:r>
        <w:r w:rsidRPr="0045212B" w:rsidDel="00AC5A28">
          <w:rPr>
            <w:rFonts w:asciiTheme="minorHAnsi" w:hAnsiTheme="minorHAnsi" w:cstheme="minorHAnsi"/>
            <w:vertAlign w:val="subscript"/>
          </w:rPr>
          <w:delText>2</w:delText>
        </w:r>
        <w:r w:rsidRPr="0045212B" w:rsidDel="00AC5A28">
          <w:rPr>
            <w:rFonts w:asciiTheme="minorHAnsi" w:hAnsiTheme="minorHAnsi" w:cstheme="minorHAnsi"/>
          </w:rPr>
          <w:delText>-f</w:delText>
        </w:r>
        <w:r w:rsidR="00200D98" w:rsidRPr="0045212B" w:rsidDel="00AC5A28">
          <w:rPr>
            <w:rFonts w:asciiTheme="minorHAnsi" w:hAnsiTheme="minorHAnsi" w:cstheme="minorHAnsi"/>
          </w:rPr>
          <w:delText>orcing-</w:delText>
        </w:r>
        <w:r w:rsidRPr="0045212B" w:rsidDel="00AC5A28">
          <w:rPr>
            <w:rFonts w:asciiTheme="minorHAnsi" w:hAnsiTheme="minorHAnsi" w:cstheme="minorHAnsi"/>
          </w:rPr>
          <w:delText>e</w:delText>
        </w:r>
        <w:r w:rsidR="00200D98" w:rsidRPr="0045212B" w:rsidDel="00AC5A28">
          <w:rPr>
            <w:rFonts w:asciiTheme="minorHAnsi" w:hAnsiTheme="minorHAnsi" w:cstheme="minorHAnsi"/>
          </w:rPr>
          <w:delText>quivalent</w:delText>
        </w:r>
        <w:r w:rsidRPr="0045212B" w:rsidDel="00AC5A28">
          <w:rPr>
            <w:rFonts w:asciiTheme="minorHAnsi" w:hAnsiTheme="minorHAnsi" w:cstheme="minorHAnsi"/>
          </w:rPr>
          <w:delText xml:space="preserve"> track the expected physical behaviour of the different pollutants under an ambitious mitigation scenario,</w:delText>
        </w:r>
        <w:r w:rsidR="00200D98" w:rsidRPr="0045212B" w:rsidDel="00AC5A28">
          <w:rPr>
            <w:rFonts w:asciiTheme="minorHAnsi" w:hAnsiTheme="minorHAnsi" w:cstheme="minorHAnsi"/>
          </w:rPr>
          <w:delText xml:space="preserve"> e.g. </w:delText>
        </w:r>
        <w:r w:rsidRPr="0045212B" w:rsidDel="00AC5A28">
          <w:rPr>
            <w:rFonts w:asciiTheme="minorHAnsi" w:hAnsiTheme="minorHAnsi" w:cstheme="minorHAnsi"/>
          </w:rPr>
          <w:delText>for a 1.5</w:delText>
        </w:r>
        <w:r w:rsidRPr="0045212B" w:rsidDel="00AC5A28">
          <w:rPr>
            <w:rFonts w:ascii="Cambria Math" w:eastAsia="Cambria Math" w:hAnsi="Cambria Math" w:cs="Cambria Math"/>
          </w:rPr>
          <w:delText>℃</w:delText>
        </w:r>
        <w:r w:rsidRPr="0045212B" w:rsidDel="00AC5A28">
          <w:rPr>
            <w:rFonts w:asciiTheme="minorHAnsi" w:hAnsiTheme="minorHAnsi" w:cstheme="minorHAnsi"/>
          </w:rPr>
          <w:delText>-compatible pathway. CO</w:delText>
        </w:r>
        <w:r w:rsidRPr="0045212B" w:rsidDel="00AC5A28">
          <w:rPr>
            <w:rFonts w:asciiTheme="minorHAnsi" w:hAnsiTheme="minorHAnsi" w:cstheme="minorHAnsi"/>
            <w:vertAlign w:val="subscript"/>
          </w:rPr>
          <w:delText>2</w:delText>
        </w:r>
        <w:r w:rsidRPr="0045212B" w:rsidDel="00AC5A28">
          <w:rPr>
            <w:rFonts w:asciiTheme="minorHAnsi" w:hAnsiTheme="minorHAnsi" w:cstheme="minorHAnsi"/>
          </w:rPr>
          <w:delText xml:space="preserve"> emissions (red) contribute an increasing fraction of the total CO</w:delText>
        </w:r>
        <w:r w:rsidRPr="0045212B" w:rsidDel="00AC5A28">
          <w:rPr>
            <w:rFonts w:asciiTheme="minorHAnsi" w:hAnsiTheme="minorHAnsi" w:cstheme="minorHAnsi"/>
            <w:vertAlign w:val="subscript"/>
          </w:rPr>
          <w:delText>2</w:delText>
        </w:r>
        <w:r w:rsidRPr="0045212B" w:rsidDel="00AC5A28">
          <w:rPr>
            <w:rFonts w:asciiTheme="minorHAnsi" w:hAnsiTheme="minorHAnsi" w:cstheme="minorHAnsi"/>
          </w:rPr>
          <w:delText xml:space="preserve">-fe annual emissions over the historical period until just after present day where they rapidly decline to zero and eventually net-negative contributions in the second half of the </w:delText>
        </w:r>
        <w:r w:rsidR="007A307D" w:rsidRPr="0045212B" w:rsidDel="00AC5A28">
          <w:rPr>
            <w:rFonts w:asciiTheme="minorHAnsi" w:hAnsiTheme="minorHAnsi" w:cstheme="minorHAnsi"/>
          </w:rPr>
          <w:delText>21</w:delText>
        </w:r>
        <w:r w:rsidR="007A307D" w:rsidRPr="0045212B" w:rsidDel="00AC5A28">
          <w:rPr>
            <w:rFonts w:asciiTheme="minorHAnsi" w:hAnsiTheme="minorHAnsi" w:cstheme="minorHAnsi"/>
            <w:vertAlign w:val="superscript"/>
          </w:rPr>
          <w:delText>st</w:delText>
        </w:r>
        <w:r w:rsidR="007A307D" w:rsidRPr="0045212B" w:rsidDel="00AC5A28">
          <w:rPr>
            <w:rFonts w:asciiTheme="minorHAnsi" w:hAnsiTheme="minorHAnsi" w:cstheme="minorHAnsi"/>
          </w:rPr>
          <w:delText xml:space="preserve"> </w:delText>
        </w:r>
        <w:r w:rsidRPr="0045212B" w:rsidDel="00AC5A28">
          <w:rPr>
            <w:rFonts w:asciiTheme="minorHAnsi" w:hAnsiTheme="minorHAnsi" w:cstheme="minorHAnsi"/>
          </w:rPr>
          <w:delText xml:space="preserve">century. </w:delText>
        </w:r>
      </w:del>
      <w:r w:rsidRPr="0045212B">
        <w:rPr>
          <w:rFonts w:asciiTheme="minorHAnsi" w:hAnsiTheme="minorHAnsi" w:cstheme="minorHAnsi"/>
        </w:rPr>
        <w:t xml:space="preserve">Methane emissions </w:t>
      </w:r>
      <w:ins w:id="386" w:author="Myles Allen" w:date="2019-11-26T06:08:00Z">
        <w:r w:rsidR="00AC5A28">
          <w:rPr>
            <w:rFonts w:asciiTheme="minorHAnsi" w:hAnsiTheme="minorHAnsi" w:cstheme="minorHAnsi"/>
          </w:rPr>
          <w:t xml:space="preserve">make a net positive </w:t>
        </w:r>
      </w:ins>
      <w:r w:rsidRPr="0045212B">
        <w:rPr>
          <w:rFonts w:asciiTheme="minorHAnsi" w:hAnsiTheme="minorHAnsi" w:cstheme="minorHAnsi"/>
        </w:rPr>
        <w:t>contribut</w:t>
      </w:r>
      <w:ins w:id="387" w:author="Myles Allen" w:date="2019-11-26T06:08:00Z">
        <w:r w:rsidR="00AC5A28">
          <w:rPr>
            <w:rFonts w:asciiTheme="minorHAnsi" w:hAnsiTheme="minorHAnsi" w:cstheme="minorHAnsi"/>
          </w:rPr>
          <w:t>ion to annual</w:t>
        </w:r>
      </w:ins>
      <w:del w:id="388" w:author="Myles Allen" w:date="2019-11-26T06:08:00Z">
        <w:r w:rsidRPr="0045212B" w:rsidDel="00AC5A28">
          <w:rPr>
            <w:rFonts w:asciiTheme="minorHAnsi" w:hAnsiTheme="minorHAnsi" w:cstheme="minorHAnsi"/>
          </w:rPr>
          <w:delText>e a net-positive</w:delText>
        </w:r>
      </w:del>
      <w:r w:rsidRPr="0045212B">
        <w:rPr>
          <w:rFonts w:asciiTheme="minorHAnsi" w:hAnsiTheme="minorHAnsi" w:cstheme="minorHAnsi"/>
        </w:rPr>
        <w:t xml:space="preserve"> CO</w:t>
      </w:r>
      <w:r w:rsidRPr="0045212B">
        <w:rPr>
          <w:rFonts w:asciiTheme="minorHAnsi" w:hAnsiTheme="minorHAnsi" w:cstheme="minorHAnsi"/>
          <w:vertAlign w:val="subscript"/>
        </w:rPr>
        <w:t>2</w:t>
      </w:r>
      <w:r w:rsidRPr="0045212B">
        <w:rPr>
          <w:rFonts w:asciiTheme="minorHAnsi" w:hAnsiTheme="minorHAnsi" w:cstheme="minorHAnsi"/>
        </w:rPr>
        <w:t xml:space="preserve">-fe emissions </w:t>
      </w:r>
      <w:del w:id="389" w:author="Myles Allen" w:date="2019-11-26T06:08:00Z">
        <w:r w:rsidRPr="0045212B" w:rsidDel="00AC5A28">
          <w:rPr>
            <w:rFonts w:asciiTheme="minorHAnsi" w:hAnsiTheme="minorHAnsi" w:cstheme="minorHAnsi"/>
          </w:rPr>
          <w:delText xml:space="preserve">quantity </w:delText>
        </w:r>
      </w:del>
      <w:r w:rsidRPr="0045212B">
        <w:rPr>
          <w:rFonts w:asciiTheme="minorHAnsi" w:hAnsiTheme="minorHAnsi" w:cstheme="minorHAnsi"/>
        </w:rPr>
        <w:t>until they begin to rapidly decline</w:t>
      </w:r>
      <w:del w:id="390" w:author="Myles Allen" w:date="2019-11-26T06:08:00Z">
        <w:r w:rsidRPr="0045212B" w:rsidDel="00AC5A28">
          <w:rPr>
            <w:rFonts w:asciiTheme="minorHAnsi" w:hAnsiTheme="minorHAnsi" w:cstheme="minorHAnsi"/>
          </w:rPr>
          <w:delText xml:space="preserve"> </w:delText>
        </w:r>
        <w:r w:rsidR="00742835" w:rsidRPr="0045212B" w:rsidDel="00AC5A28">
          <w:rPr>
            <w:rFonts w:asciiTheme="minorHAnsi" w:hAnsiTheme="minorHAnsi" w:cstheme="minorHAnsi"/>
          </w:rPr>
          <w:delText>just after present day</w:delText>
        </w:r>
      </w:del>
      <w:r w:rsidR="00742835" w:rsidRPr="0045212B">
        <w:rPr>
          <w:rFonts w:asciiTheme="minorHAnsi" w:hAnsiTheme="minorHAnsi" w:cstheme="minorHAnsi"/>
        </w:rPr>
        <w:t>. Thereafter</w:t>
      </w:r>
      <w:ins w:id="391" w:author="Myles Allen" w:date="2019-11-26T06:07:00Z">
        <w:r w:rsidR="00AC5A28">
          <w:rPr>
            <w:rFonts w:asciiTheme="minorHAnsi" w:hAnsiTheme="minorHAnsi" w:cstheme="minorHAnsi"/>
          </w:rPr>
          <w:t>, annual</w:t>
        </w:r>
      </w:ins>
      <w:ins w:id="392" w:author="Myles Allen" w:date="2019-11-26T06:08:00Z">
        <w:r w:rsidR="00AC5A28">
          <w:rPr>
            <w:rFonts w:asciiTheme="minorHAnsi" w:hAnsiTheme="minorHAnsi" w:cstheme="minorHAnsi"/>
          </w:rPr>
          <w:t xml:space="preserve"> methan</w:t>
        </w:r>
      </w:ins>
      <w:ins w:id="393" w:author="Myles Allen" w:date="2019-11-26T06:09:00Z">
        <w:r w:rsidR="00AC5A28">
          <w:rPr>
            <w:rFonts w:asciiTheme="minorHAnsi" w:hAnsiTheme="minorHAnsi" w:cstheme="minorHAnsi"/>
          </w:rPr>
          <w:t xml:space="preserve">e </w:t>
        </w:r>
      </w:ins>
      <w:del w:id="394" w:author="Myles Allen" w:date="2019-11-26T06:08:00Z">
        <w:r w:rsidR="00742835" w:rsidRPr="0045212B" w:rsidDel="00AC5A28">
          <w:rPr>
            <w:rFonts w:asciiTheme="minorHAnsi" w:hAnsiTheme="minorHAnsi" w:cstheme="minorHAnsi"/>
          </w:rPr>
          <w:delText xml:space="preserve"> they contribute net-negative </w:delText>
        </w:r>
      </w:del>
      <w:r w:rsidR="00742835" w:rsidRPr="0045212B">
        <w:rPr>
          <w:rFonts w:asciiTheme="minorHAnsi" w:hAnsiTheme="minorHAnsi" w:cstheme="minorHAnsi"/>
        </w:rPr>
        <w:t>CO</w:t>
      </w:r>
      <w:r w:rsidR="00742835" w:rsidRPr="0045212B">
        <w:rPr>
          <w:rFonts w:asciiTheme="minorHAnsi" w:hAnsiTheme="minorHAnsi" w:cstheme="minorHAnsi"/>
          <w:vertAlign w:val="subscript"/>
        </w:rPr>
        <w:t>2</w:t>
      </w:r>
      <w:r w:rsidR="00742835" w:rsidRPr="0045212B">
        <w:rPr>
          <w:rFonts w:asciiTheme="minorHAnsi" w:hAnsiTheme="minorHAnsi" w:cstheme="minorHAnsi"/>
        </w:rPr>
        <w:t xml:space="preserve">-fe emissions </w:t>
      </w:r>
      <w:ins w:id="395" w:author="Myles Allen" w:date="2019-11-26T06:09:00Z">
        <w:r w:rsidR="00AC5A28">
          <w:rPr>
            <w:rFonts w:asciiTheme="minorHAnsi" w:hAnsiTheme="minorHAnsi" w:cstheme="minorHAnsi"/>
          </w:rPr>
          <w:t>become negative:</w:t>
        </w:r>
      </w:ins>
      <w:del w:id="396" w:author="Myles Allen" w:date="2019-11-26T06:09:00Z">
        <w:r w:rsidR="007A307D" w:rsidRPr="0045212B" w:rsidDel="00AC5A28">
          <w:rPr>
            <w:rFonts w:asciiTheme="minorHAnsi" w:hAnsiTheme="minorHAnsi" w:cstheme="minorHAnsi"/>
          </w:rPr>
          <w:delText>because of</w:delText>
        </w:r>
      </w:del>
      <w:r w:rsidR="007A307D" w:rsidRPr="0045212B">
        <w:rPr>
          <w:rFonts w:asciiTheme="minorHAnsi" w:hAnsiTheme="minorHAnsi" w:cstheme="minorHAnsi"/>
        </w:rPr>
        <w:t xml:space="preserve"> the short</w:t>
      </w:r>
      <w:del w:id="397" w:author="Myles Allen" w:date="2019-11-26T06:09:00Z">
        <w:r w:rsidR="007A307D" w:rsidRPr="0045212B" w:rsidDel="00AC5A28">
          <w:rPr>
            <w:rFonts w:asciiTheme="minorHAnsi" w:hAnsiTheme="minorHAnsi" w:cstheme="minorHAnsi"/>
          </w:rPr>
          <w:delText>er</w:delText>
        </w:r>
      </w:del>
      <w:r w:rsidR="007A307D" w:rsidRPr="0045212B">
        <w:rPr>
          <w:rFonts w:asciiTheme="minorHAnsi" w:hAnsiTheme="minorHAnsi" w:cstheme="minorHAnsi"/>
        </w:rPr>
        <w:t xml:space="preserve"> atmospheric residence time of </w:t>
      </w:r>
      <w:del w:id="398" w:author="Myles Allen" w:date="2019-11-26T06:09:00Z">
        <w:r w:rsidR="007A307D" w:rsidRPr="0045212B" w:rsidDel="00AC5A28">
          <w:rPr>
            <w:rFonts w:asciiTheme="minorHAnsi" w:hAnsiTheme="minorHAnsi" w:cstheme="minorHAnsi"/>
          </w:rPr>
          <w:delText>CH</w:delText>
        </w:r>
        <w:r w:rsidR="007A307D" w:rsidRPr="0045212B" w:rsidDel="00AC5A28">
          <w:rPr>
            <w:rFonts w:asciiTheme="minorHAnsi" w:hAnsiTheme="minorHAnsi" w:cstheme="minorHAnsi"/>
            <w:vertAlign w:val="subscript"/>
          </w:rPr>
          <w:delText>4</w:delText>
        </w:r>
        <w:r w:rsidR="00D92CD6" w:rsidRPr="0045212B" w:rsidDel="00AC5A28">
          <w:rPr>
            <w:rFonts w:asciiTheme="minorHAnsi" w:hAnsiTheme="minorHAnsi" w:cstheme="minorHAnsi"/>
          </w:rPr>
          <w:fldChar w:fldCharType="begin"/>
        </w:r>
        <w:r w:rsidR="00D92CD6" w:rsidRPr="0045212B" w:rsidDel="00AC5A28">
          <w:rPr>
            <w:rFonts w:asciiTheme="minorHAnsi" w:hAnsiTheme="minorHAnsi" w:cstheme="minorHAnsi"/>
          </w:rPr>
          <w:delInstrText xml:space="preserve"> ADDIN ZOTERO_ITEM CSL_CITATION {"citationID":"UObwTfMA","properties":{"formattedCitation":"\\super 15\\nosupersub{}","plainCitation":"15","noteIndex":0},"citationItems":[{"id":130,"uris":["http://zotero.org/users/local/uNYZvaCf/items/D4NLU2N4"],"uri":["http://zotero.org/users/local/uNYZvaCf/items/D4NLU2N4"],"itemData":{"id":130,"type":"article-journal","title":"A solution to the misrepresentations of CO 2 -equivalent emissions of short-lived climate pollutants under ambitious mitigation","container-title":"npj Climate and Atmospheric Science","page":"16","volume":"1","issue":"1","source":"www.nature.com","abstract":"A new approach allows the temperature forcing of CO2 and short-lived climate pollutants (SLCPs) to be examined under a common cumulative framework. While anthropogenic warming is largely determined by cumulative emissions of CO2, SLCPs—including soot, other aerosols and methane—also play a role. Quantifying their impact on global temperature is, however, distorted by existing methodologies using conventional Global Warming Potentials (GWP) to convert SLCPs to \"CO2-equivalent\" emissions. A team of international scientists led by Myles Allen at the University of Oxford provide a solution. A modified form of GWP—GWP*, which relates cumulative CO2 emissions with contemporary SLCP emissions—is shown to better represent the future climate forcing of both long- and short-term pollutants. Use of GWP* could improve climate policy design, benefiting mitigation strategies to achieve the Paris Agreement targets.","DOI":"10.1038/s41612-018-0026-8","ISSN":"2397-3722","language":"En","author":[{"family":"Allen","given":"Myles R."},{"family":"Shine","given":"Keith P."},{"family":"Fuglestvedt","given":"Jan S."},{"family":"Millar","given":"Richard J."},{"family":"Cain","given":"Michelle"},{"family":"Frame","given":"David J."},{"family":"Macey","given":"Adrian H."}],"issued":{"date-parts":[["2018",6,4]]}}}],"schema":"https://github.com/citation-style-language/schema/raw/master/csl-citation.json"} </w:delInstrText>
        </w:r>
        <w:r w:rsidR="00D92CD6" w:rsidRPr="0045212B" w:rsidDel="00AC5A28">
          <w:rPr>
            <w:rFonts w:asciiTheme="minorHAnsi" w:hAnsiTheme="minorHAnsi" w:cstheme="minorHAnsi"/>
          </w:rPr>
          <w:fldChar w:fldCharType="separate"/>
        </w:r>
        <w:r w:rsidR="00D92CD6" w:rsidRPr="0045212B" w:rsidDel="00AC5A28">
          <w:rPr>
            <w:rFonts w:asciiTheme="minorHAnsi" w:hAnsiTheme="minorHAnsi" w:cstheme="minorHAnsi"/>
            <w:vertAlign w:val="superscript"/>
          </w:rPr>
          <w:delText>15</w:delText>
        </w:r>
        <w:r w:rsidR="00D92CD6" w:rsidRPr="0045212B" w:rsidDel="00AC5A28">
          <w:rPr>
            <w:rFonts w:asciiTheme="minorHAnsi" w:hAnsiTheme="minorHAnsi" w:cstheme="minorHAnsi"/>
          </w:rPr>
          <w:fldChar w:fldCharType="end"/>
        </w:r>
      </w:del>
      <w:ins w:id="399" w:author="Myles Allen" w:date="2019-11-26T06:09:00Z">
        <w:r w:rsidR="00AC5A28">
          <w:rPr>
            <w:rFonts w:asciiTheme="minorHAnsi" w:hAnsiTheme="minorHAnsi" w:cstheme="minorHAnsi"/>
          </w:rPr>
          <w:t>methane</w:t>
        </w:r>
        <w:r w:rsidR="00AC5A28" w:rsidRPr="0045212B">
          <w:rPr>
            <w:rFonts w:asciiTheme="minorHAnsi" w:hAnsiTheme="minorHAnsi" w:cstheme="minorHAnsi"/>
          </w:rPr>
          <w:fldChar w:fldCharType="begin"/>
        </w:r>
        <w:r w:rsidR="00AC5A28" w:rsidRPr="0045212B">
          <w:rPr>
            <w:rFonts w:asciiTheme="minorHAnsi" w:hAnsiTheme="minorHAnsi" w:cstheme="minorHAnsi"/>
          </w:rPr>
          <w:instrText xml:space="preserve"> ADDIN ZOTERO_ITEM CSL_CITATION {"citationID":"UObwTfMA","properties":{"formattedCitation":"\\super 15\\nosupersub{}","plainCitation":"15","noteIndex":0},"citationItems":[{"id":130,"uris":["http://zotero.org/users/local/uNYZvaCf/items/D4NLU2N4"],"uri":["http://zotero.org/users/local/uNYZvaCf/items/D4NLU2N4"],"itemData":{"id":130,"type":"article-journal","title":"A solution to the misrepresentations of CO 2 -equivalent emissions of short-lived climate pollutants under ambitious mitigation","container-title":"npj Climate and Atmospheric Science","page":"16","volume":"1","issue":"1","source":"www.nature.com","abstract":"A new approach allows the temperature forcing of CO2 and short-lived climate pollutants (SLCPs) to be examined under a common cumulative framework. While anthropogenic warming is largely determined by cumulative emissions of CO2, SLCPs—including soot, other aerosols and methane—also play a role. Quantifying their impact on global temperature is, however, distorted by existing methodologies using conventional Global Warming Potentials (GWP) to convert SLCPs to \"CO2-equivalent\" emissions. A team of international scientists led by Myles Allen at the University of Oxford provide a solution. A modified form of GWP—GWP*, which relates cumulative CO2 emissions with contemporary SLCP emissions—is shown to better represent the future climate forcing of both long- and short-term pollutants. Use of GWP* could improve climate policy design, benefiting mitigation strategies to achieve the Paris Agreement targets.","DOI":"10.1038/s41612-018-0026-8","ISSN":"2397-3722","language":"En","author":[{"family":"Allen","given":"Myles R."},{"family":"Shine","given":"Keith P."},{"family":"Fuglestvedt","given":"Jan S."},{"family":"Millar","given":"Richard J."},{"family":"Cain","given":"Michelle"},{"family":"Frame","given":"David J."},{"family":"Macey","given":"Adrian H."}],"issued":{"date-parts":[["2018",6,4]]}}}],"schema":"https://github.com/citation-style-language/schema/raw/master/csl-citation.json"} </w:instrText>
        </w:r>
        <w:r w:rsidR="00AC5A28" w:rsidRPr="0045212B">
          <w:rPr>
            <w:rFonts w:asciiTheme="minorHAnsi" w:hAnsiTheme="minorHAnsi" w:cstheme="minorHAnsi"/>
          </w:rPr>
          <w:fldChar w:fldCharType="separate"/>
        </w:r>
        <w:r w:rsidR="00AC5A28" w:rsidRPr="0045212B">
          <w:rPr>
            <w:rFonts w:asciiTheme="minorHAnsi" w:hAnsiTheme="minorHAnsi" w:cstheme="minorHAnsi"/>
            <w:vertAlign w:val="superscript"/>
          </w:rPr>
          <w:t>15</w:t>
        </w:r>
        <w:r w:rsidR="00AC5A28" w:rsidRPr="0045212B">
          <w:rPr>
            <w:rFonts w:asciiTheme="minorHAnsi" w:hAnsiTheme="minorHAnsi" w:cstheme="minorHAnsi"/>
          </w:rPr>
          <w:fldChar w:fldCharType="end"/>
        </w:r>
        <w:r w:rsidR="00AC5A28">
          <w:rPr>
            <w:rFonts w:asciiTheme="minorHAnsi" w:hAnsiTheme="minorHAnsi" w:cstheme="minorHAnsi"/>
          </w:rPr>
          <w:t xml:space="preserve"> means that falling methane emissions give a declining </w:t>
        </w:r>
      </w:ins>
      <w:ins w:id="400" w:author="Myles Allen" w:date="2019-11-26T06:10:00Z">
        <w:r w:rsidR="00AC5A28">
          <w:rPr>
            <w:rFonts w:asciiTheme="minorHAnsi" w:hAnsiTheme="minorHAnsi" w:cstheme="minorHAnsi"/>
          </w:rPr>
          <w:t>radiative forcing, equivalent to negative CO</w:t>
        </w:r>
        <w:r w:rsidR="00AC5A28">
          <w:rPr>
            <w:rFonts w:asciiTheme="minorHAnsi" w:hAnsiTheme="minorHAnsi" w:cstheme="minorHAnsi"/>
            <w:vertAlign w:val="subscript"/>
          </w:rPr>
          <w:t>2</w:t>
        </w:r>
        <w:r w:rsidR="00AC5A28">
          <w:rPr>
            <w:rFonts w:asciiTheme="minorHAnsi" w:hAnsiTheme="minorHAnsi" w:cstheme="minorHAnsi"/>
          </w:rPr>
          <w:t>-fe emissions</w:t>
        </w:r>
      </w:ins>
      <w:r w:rsidR="00742835" w:rsidRPr="0045212B">
        <w:rPr>
          <w:rFonts w:asciiTheme="minorHAnsi" w:hAnsiTheme="minorHAnsi" w:cstheme="minorHAnsi"/>
        </w:rPr>
        <w:t xml:space="preserve">. </w:t>
      </w:r>
      <w:ins w:id="401" w:author="Myles Allen" w:date="2019-11-26T06:10:00Z">
        <w:r w:rsidR="007A06B6">
          <w:rPr>
            <w:rFonts w:asciiTheme="minorHAnsi" w:hAnsiTheme="minorHAnsi" w:cstheme="minorHAnsi"/>
          </w:rPr>
          <w:t xml:space="preserve">Aerosols behave </w:t>
        </w:r>
        <w:proofErr w:type="spellStart"/>
        <w:r w:rsidR="007A06B6">
          <w:rPr>
            <w:rFonts w:asciiTheme="minorHAnsi" w:hAnsiTheme="minorHAnsi" w:cstheme="minorHAnsi"/>
          </w:rPr>
          <w:t>similiarly</w:t>
        </w:r>
        <w:proofErr w:type="spellEnd"/>
        <w:r w:rsidR="007A06B6">
          <w:rPr>
            <w:rFonts w:asciiTheme="minorHAnsi" w:hAnsiTheme="minorHAnsi" w:cstheme="minorHAnsi"/>
          </w:rPr>
          <w:t>, with the opposite sign</w:t>
        </w:r>
      </w:ins>
      <w:ins w:id="402" w:author="Myles Allen" w:date="2019-11-26T06:11:00Z">
        <w:r w:rsidR="007A06B6">
          <w:rPr>
            <w:rFonts w:asciiTheme="minorHAnsi" w:hAnsiTheme="minorHAnsi" w:cstheme="minorHAnsi"/>
          </w:rPr>
          <w:t xml:space="preserve">, while </w:t>
        </w:r>
      </w:ins>
    </w:p>
    <w:p w14:paraId="3B6E2000" w14:textId="5656333C" w:rsidR="00742835" w:rsidRPr="0045212B" w:rsidDel="007A06B6" w:rsidRDefault="00742835">
      <w:pPr>
        <w:jc w:val="both"/>
        <w:rPr>
          <w:del w:id="403" w:author="Myles Allen" w:date="2019-11-26T06:11:00Z"/>
          <w:rFonts w:asciiTheme="minorHAnsi" w:hAnsiTheme="minorHAnsi" w:cstheme="minorHAnsi"/>
        </w:rPr>
      </w:pPr>
    </w:p>
    <w:p w14:paraId="0FDEA5A6" w14:textId="0D594591" w:rsidR="007A06B6" w:rsidRPr="00EC69A5" w:rsidRDefault="00742835" w:rsidP="007A06B6">
      <w:pPr>
        <w:jc w:val="both"/>
        <w:rPr>
          <w:rFonts w:asciiTheme="minorHAnsi" w:hAnsiTheme="minorHAnsi" w:cstheme="minorHAnsi"/>
        </w:rPr>
      </w:pPr>
      <w:del w:id="404" w:author="Myles Allen" w:date="2019-11-26T06:11:00Z">
        <w:r w:rsidRPr="0045212B" w:rsidDel="007A06B6">
          <w:rPr>
            <w:rFonts w:asciiTheme="minorHAnsi" w:hAnsiTheme="minorHAnsi" w:cstheme="minorHAnsi"/>
          </w:rPr>
          <w:delText xml:space="preserve">Other </w:delText>
        </w:r>
      </w:del>
      <w:r w:rsidRPr="0045212B">
        <w:rPr>
          <w:rFonts w:asciiTheme="minorHAnsi" w:hAnsiTheme="minorHAnsi" w:cstheme="minorHAnsi"/>
        </w:rPr>
        <w:t xml:space="preserve">long-lived pollutants </w:t>
      </w:r>
      <w:del w:id="405" w:author="Myles Allen" w:date="2019-11-26T06:12:00Z">
        <w:r w:rsidRPr="0045212B" w:rsidDel="007A06B6">
          <w:rPr>
            <w:rFonts w:asciiTheme="minorHAnsi" w:hAnsiTheme="minorHAnsi" w:cstheme="minorHAnsi"/>
          </w:rPr>
          <w:delText>(N</w:delText>
        </w:r>
        <w:r w:rsidRPr="0045212B" w:rsidDel="007A06B6">
          <w:rPr>
            <w:rFonts w:asciiTheme="minorHAnsi" w:hAnsiTheme="minorHAnsi" w:cstheme="minorHAnsi"/>
            <w:vertAlign w:val="subscript"/>
          </w:rPr>
          <w:delText>2</w:delText>
        </w:r>
        <w:r w:rsidRPr="0045212B" w:rsidDel="007A06B6">
          <w:rPr>
            <w:rFonts w:asciiTheme="minorHAnsi" w:hAnsiTheme="minorHAnsi" w:cstheme="minorHAnsi"/>
          </w:rPr>
          <w:delText xml:space="preserve">O and F-Gases) behave </w:delText>
        </w:r>
        <w:r w:rsidR="007267BB" w:rsidRPr="0045212B" w:rsidDel="007A06B6">
          <w:rPr>
            <w:rFonts w:asciiTheme="minorHAnsi" w:hAnsiTheme="minorHAnsi" w:cstheme="minorHAnsi"/>
          </w:rPr>
          <w:delText>similarly to</w:delText>
        </w:r>
      </w:del>
      <w:ins w:id="406" w:author="Myles Allen" w:date="2019-11-26T06:12:00Z">
        <w:r w:rsidR="007A06B6">
          <w:rPr>
            <w:rFonts w:asciiTheme="minorHAnsi" w:hAnsiTheme="minorHAnsi" w:cstheme="minorHAnsi"/>
          </w:rPr>
          <w:t>like nitrous oxide behave like</w:t>
        </w:r>
      </w:ins>
      <w:r w:rsidRPr="0045212B">
        <w:rPr>
          <w:rFonts w:asciiTheme="minorHAnsi" w:hAnsiTheme="minorHAnsi" w:cstheme="minorHAnsi"/>
        </w:rPr>
        <w:t xml:space="preserve"> CO</w:t>
      </w:r>
      <w:r w:rsidRPr="0045212B">
        <w:rPr>
          <w:rFonts w:asciiTheme="minorHAnsi" w:hAnsiTheme="minorHAnsi" w:cstheme="minorHAnsi"/>
          <w:vertAlign w:val="subscript"/>
        </w:rPr>
        <w:t>2</w:t>
      </w:r>
      <w:del w:id="407" w:author="Myles Allen" w:date="2019-11-26T06:12:00Z">
        <w:r w:rsidRPr="0045212B" w:rsidDel="007A06B6">
          <w:rPr>
            <w:rFonts w:asciiTheme="minorHAnsi" w:hAnsiTheme="minorHAnsi" w:cstheme="minorHAnsi"/>
          </w:rPr>
          <w:delText xml:space="preserve"> because </w:delText>
        </w:r>
        <w:r w:rsidR="007267BB" w:rsidRPr="0045212B" w:rsidDel="007A06B6">
          <w:rPr>
            <w:rFonts w:asciiTheme="minorHAnsi" w:hAnsiTheme="minorHAnsi" w:cstheme="minorHAnsi"/>
          </w:rPr>
          <w:delText>of their longer</w:delText>
        </w:r>
        <w:r w:rsidRPr="0045212B" w:rsidDel="007A06B6">
          <w:rPr>
            <w:rFonts w:asciiTheme="minorHAnsi" w:hAnsiTheme="minorHAnsi" w:cstheme="minorHAnsi"/>
          </w:rPr>
          <w:delText xml:space="preserve"> resid</w:delText>
        </w:r>
        <w:r w:rsidR="007267BB" w:rsidRPr="0045212B" w:rsidDel="007A06B6">
          <w:rPr>
            <w:rFonts w:asciiTheme="minorHAnsi" w:hAnsiTheme="minorHAnsi" w:cstheme="minorHAnsi"/>
          </w:rPr>
          <w:delText>ence times</w:delText>
        </w:r>
        <w:r w:rsidRPr="0045212B" w:rsidDel="007A06B6">
          <w:rPr>
            <w:rFonts w:asciiTheme="minorHAnsi" w:hAnsiTheme="minorHAnsi" w:cstheme="minorHAnsi"/>
          </w:rPr>
          <w:delText xml:space="preserve"> in the atmosphere</w:delText>
        </w:r>
      </w:del>
      <w:r w:rsidRPr="0045212B">
        <w:rPr>
          <w:rFonts w:asciiTheme="minorHAnsi" w:hAnsiTheme="minorHAnsi" w:cstheme="minorHAnsi"/>
        </w:rPr>
        <w:t>.</w:t>
      </w:r>
      <w:r w:rsidR="00B50563" w:rsidRPr="0045212B">
        <w:rPr>
          <w:rFonts w:asciiTheme="minorHAnsi" w:hAnsiTheme="minorHAnsi" w:cstheme="minorHAnsi"/>
        </w:rPr>
        <w:t xml:space="preserve"> </w:t>
      </w:r>
      <w:del w:id="408" w:author="Myles Allen" w:date="2019-11-26T06:12:00Z">
        <w:r w:rsidR="00B50563" w:rsidRPr="0045212B" w:rsidDel="007A06B6">
          <w:rPr>
            <w:rFonts w:asciiTheme="minorHAnsi" w:hAnsiTheme="minorHAnsi" w:cstheme="minorHAnsi"/>
          </w:rPr>
          <w:delText>Aerosols produce a net-negative CO</w:delText>
        </w:r>
        <w:r w:rsidR="00B50563" w:rsidRPr="0045212B" w:rsidDel="007A06B6">
          <w:rPr>
            <w:rFonts w:asciiTheme="minorHAnsi" w:hAnsiTheme="minorHAnsi" w:cstheme="minorHAnsi"/>
            <w:vertAlign w:val="subscript"/>
          </w:rPr>
          <w:delText>2</w:delText>
        </w:r>
        <w:r w:rsidR="00B50563" w:rsidRPr="0045212B" w:rsidDel="007A06B6">
          <w:rPr>
            <w:rFonts w:asciiTheme="minorHAnsi" w:hAnsiTheme="minorHAnsi" w:cstheme="minorHAnsi"/>
          </w:rPr>
          <w:delText xml:space="preserve">-fe annual emissions contribution through </w:delText>
        </w:r>
        <w:r w:rsidR="007267BB" w:rsidRPr="0045212B" w:rsidDel="007A06B6">
          <w:rPr>
            <w:rFonts w:asciiTheme="minorHAnsi" w:hAnsiTheme="minorHAnsi" w:cstheme="minorHAnsi"/>
          </w:rPr>
          <w:delText xml:space="preserve">the </w:delText>
        </w:r>
        <w:r w:rsidR="00B50563" w:rsidRPr="0045212B" w:rsidDel="007A06B6">
          <w:rPr>
            <w:rFonts w:asciiTheme="minorHAnsi" w:hAnsiTheme="minorHAnsi" w:cstheme="minorHAnsi"/>
          </w:rPr>
          <w:delText>histor</w:delText>
        </w:r>
        <w:r w:rsidR="007267BB" w:rsidRPr="0045212B" w:rsidDel="007A06B6">
          <w:rPr>
            <w:rFonts w:asciiTheme="minorHAnsi" w:hAnsiTheme="minorHAnsi" w:cstheme="minorHAnsi"/>
          </w:rPr>
          <w:delText>ical period</w:delText>
        </w:r>
        <w:r w:rsidR="00B50563" w:rsidRPr="0045212B" w:rsidDel="007A06B6">
          <w:rPr>
            <w:rFonts w:asciiTheme="minorHAnsi" w:hAnsiTheme="minorHAnsi" w:cstheme="minorHAnsi"/>
          </w:rPr>
          <w:delText xml:space="preserve"> until </w:delText>
        </w:r>
        <w:r w:rsidR="007267BB" w:rsidRPr="0045212B" w:rsidDel="007A06B6">
          <w:rPr>
            <w:rFonts w:asciiTheme="minorHAnsi" w:hAnsiTheme="minorHAnsi" w:cstheme="minorHAnsi"/>
          </w:rPr>
          <w:delText xml:space="preserve">mitigation of </w:delText>
        </w:r>
        <w:r w:rsidR="00B50563" w:rsidRPr="0045212B" w:rsidDel="007A06B6">
          <w:rPr>
            <w:rFonts w:asciiTheme="minorHAnsi" w:hAnsiTheme="minorHAnsi" w:cstheme="minorHAnsi"/>
          </w:rPr>
          <w:delText xml:space="preserve">aerosol emissions </w:delText>
        </w:r>
        <w:r w:rsidR="00672B4C" w:rsidRPr="0045212B" w:rsidDel="007A06B6">
          <w:rPr>
            <w:rFonts w:asciiTheme="minorHAnsi" w:hAnsiTheme="minorHAnsi" w:cstheme="minorHAnsi"/>
          </w:rPr>
          <w:delText>just after present day</w:delText>
        </w:r>
        <w:r w:rsidR="00B50563" w:rsidRPr="0045212B" w:rsidDel="007A06B6">
          <w:rPr>
            <w:rFonts w:asciiTheme="minorHAnsi" w:hAnsiTheme="minorHAnsi" w:cstheme="minorHAnsi"/>
          </w:rPr>
          <w:delText xml:space="preserve">. After this time the </w:delText>
        </w:r>
        <w:r w:rsidR="00115BDA" w:rsidRPr="0045212B" w:rsidDel="007A06B6">
          <w:rPr>
            <w:rFonts w:asciiTheme="minorHAnsi" w:hAnsiTheme="minorHAnsi" w:cstheme="minorHAnsi"/>
          </w:rPr>
          <w:delText>RF</w:delText>
        </w:r>
        <w:r w:rsidR="00B50563" w:rsidRPr="0045212B" w:rsidDel="007A06B6">
          <w:rPr>
            <w:rFonts w:asciiTheme="minorHAnsi" w:hAnsiTheme="minorHAnsi" w:cstheme="minorHAnsi"/>
          </w:rPr>
          <w:delText xml:space="preserve"> contribution from the rapidly declining aerosol </w:delText>
        </w:r>
        <w:r w:rsidR="00115BDA" w:rsidRPr="0045212B" w:rsidDel="007A06B6">
          <w:rPr>
            <w:rFonts w:asciiTheme="minorHAnsi" w:hAnsiTheme="minorHAnsi" w:cstheme="minorHAnsi"/>
          </w:rPr>
          <w:delText>burden translates into net-positive CO</w:delText>
        </w:r>
        <w:r w:rsidR="00115BDA" w:rsidRPr="0045212B" w:rsidDel="007A06B6">
          <w:rPr>
            <w:rFonts w:asciiTheme="minorHAnsi" w:hAnsiTheme="minorHAnsi" w:cstheme="minorHAnsi"/>
            <w:vertAlign w:val="subscript"/>
          </w:rPr>
          <w:delText>2</w:delText>
        </w:r>
        <w:r w:rsidR="00115BDA" w:rsidRPr="0045212B" w:rsidDel="007A06B6">
          <w:rPr>
            <w:rFonts w:asciiTheme="minorHAnsi" w:hAnsiTheme="minorHAnsi" w:cstheme="minorHAnsi"/>
          </w:rPr>
          <w:delText>-fe emissions as</w:delText>
        </w:r>
        <w:r w:rsidR="00161068" w:rsidRPr="0045212B" w:rsidDel="007A06B6">
          <w:rPr>
            <w:rFonts w:asciiTheme="minorHAnsi" w:hAnsiTheme="minorHAnsi" w:cstheme="minorHAnsi"/>
          </w:rPr>
          <w:delText xml:space="preserve"> </w:delText>
        </w:r>
        <w:r w:rsidR="00115BDA" w:rsidRPr="0045212B" w:rsidDel="007A06B6">
          <w:rPr>
            <w:rFonts w:asciiTheme="minorHAnsi" w:hAnsiTheme="minorHAnsi" w:cstheme="minorHAnsi"/>
          </w:rPr>
          <w:delText>airborne aerosols mask a quantity of warming which is now revealed.</w:delText>
        </w:r>
        <w:r w:rsidRPr="0045212B" w:rsidDel="007A06B6">
          <w:rPr>
            <w:rFonts w:asciiTheme="minorHAnsi" w:hAnsiTheme="minorHAnsi" w:cstheme="minorHAnsi"/>
          </w:rPr>
          <w:delText xml:space="preserve"> </w:delText>
        </w:r>
      </w:del>
      <w:ins w:id="409" w:author="Myles Allen" w:date="2019-11-26T06:16:00Z">
        <w:r w:rsidR="007A06B6">
          <w:rPr>
            <w:rFonts w:asciiTheme="minorHAnsi" w:hAnsiTheme="minorHAnsi" w:cstheme="minorHAnsi"/>
          </w:rPr>
          <w:t>T</w:t>
        </w:r>
      </w:ins>
      <w:ins w:id="410" w:author="Myles Allen" w:date="2019-11-26T06:14:00Z">
        <w:r w:rsidR="007A06B6">
          <w:rPr>
            <w:rFonts w:asciiTheme="minorHAnsi" w:hAnsiTheme="minorHAnsi" w:cstheme="minorHAnsi"/>
          </w:rPr>
          <w:t>otal cumulative CO</w:t>
        </w:r>
        <w:r w:rsidR="007A06B6">
          <w:rPr>
            <w:rFonts w:asciiTheme="minorHAnsi" w:hAnsiTheme="minorHAnsi" w:cstheme="minorHAnsi"/>
            <w:vertAlign w:val="subscript"/>
          </w:rPr>
          <w:t>2</w:t>
        </w:r>
        <w:r w:rsidR="007A06B6">
          <w:rPr>
            <w:rFonts w:asciiTheme="minorHAnsi" w:hAnsiTheme="minorHAnsi" w:cstheme="minorHAnsi"/>
          </w:rPr>
          <w:t xml:space="preserve">-fe emissions and temperature response are very close to </w:t>
        </w:r>
      </w:ins>
      <w:ins w:id="411" w:author="Myles Allen" w:date="2019-11-26T06:15:00Z">
        <w:r w:rsidR="007A06B6">
          <w:rPr>
            <w:rFonts w:asciiTheme="minorHAnsi" w:hAnsiTheme="minorHAnsi" w:cstheme="minorHAnsi"/>
          </w:rPr>
          <w:t>cumulative pure</w:t>
        </w:r>
      </w:ins>
      <w:ins w:id="412" w:author="Myles Allen" w:date="2019-11-26T06:28:00Z">
        <w:r w:rsidR="00EC69A5">
          <w:rPr>
            <w:rFonts w:asciiTheme="minorHAnsi" w:hAnsiTheme="minorHAnsi" w:cstheme="minorHAnsi"/>
          </w:rPr>
          <w:t xml:space="preserve"> </w:t>
        </w:r>
      </w:ins>
      <w:ins w:id="413" w:author="Myles Allen" w:date="2019-11-26T06:15:00Z">
        <w:r w:rsidR="007A06B6">
          <w:rPr>
            <w:rFonts w:asciiTheme="minorHAnsi" w:hAnsiTheme="minorHAnsi" w:cstheme="minorHAnsi"/>
          </w:rPr>
          <w:t>CO</w:t>
        </w:r>
        <w:r w:rsidR="007A06B6">
          <w:rPr>
            <w:rFonts w:asciiTheme="minorHAnsi" w:hAnsiTheme="minorHAnsi" w:cstheme="minorHAnsi"/>
            <w:vertAlign w:val="subscript"/>
          </w:rPr>
          <w:t>2</w:t>
        </w:r>
        <w:r w:rsidR="007A06B6">
          <w:rPr>
            <w:rFonts w:asciiTheme="minorHAnsi" w:hAnsiTheme="minorHAnsi" w:cstheme="minorHAnsi"/>
          </w:rPr>
          <w:t xml:space="preserve"> emissions and CO</w:t>
        </w:r>
        <w:r w:rsidR="007A06B6">
          <w:rPr>
            <w:rFonts w:asciiTheme="minorHAnsi" w:hAnsiTheme="minorHAnsi" w:cstheme="minorHAnsi"/>
            <w:vertAlign w:val="subscript"/>
          </w:rPr>
          <w:t>2</w:t>
        </w:r>
        <w:r w:rsidR="007A06B6">
          <w:rPr>
            <w:rFonts w:asciiTheme="minorHAnsi" w:hAnsiTheme="minorHAnsi" w:cstheme="minorHAnsi"/>
          </w:rPr>
          <w:t>-induced warming up to the present day</w:t>
        </w:r>
      </w:ins>
      <w:ins w:id="414" w:author="Myles Allen" w:date="2019-11-26T06:16:00Z">
        <w:r w:rsidR="007A06B6">
          <w:rPr>
            <w:rFonts w:asciiTheme="minorHAnsi" w:hAnsiTheme="minorHAnsi" w:cstheme="minorHAnsi"/>
          </w:rPr>
          <w:t>, but diverge rapidly over the coming decades as aerosol forcing declines</w:t>
        </w:r>
      </w:ins>
      <w:ins w:id="415" w:author="Myles Allen" w:date="2019-11-26T06:17:00Z">
        <w:r w:rsidR="007A06B6">
          <w:rPr>
            <w:rFonts w:asciiTheme="minorHAnsi" w:hAnsiTheme="minorHAnsi" w:cstheme="minorHAnsi"/>
          </w:rPr>
          <w:t>.</w:t>
        </w:r>
      </w:ins>
      <w:ins w:id="416" w:author="Myles Allen" w:date="2019-11-26T06:19:00Z">
        <w:r w:rsidR="007A06B6">
          <w:rPr>
            <w:rFonts w:asciiTheme="minorHAnsi" w:hAnsiTheme="minorHAnsi" w:cstheme="minorHAnsi"/>
          </w:rPr>
          <w:t xml:space="preserve"> Strikingly, this aerosol decline contributes as much to future warming as remaining CO</w:t>
        </w:r>
        <w:r w:rsidR="007A06B6">
          <w:rPr>
            <w:rFonts w:asciiTheme="minorHAnsi" w:hAnsiTheme="minorHAnsi" w:cstheme="minorHAnsi"/>
            <w:vertAlign w:val="subscript"/>
          </w:rPr>
          <w:t>2</w:t>
        </w:r>
        <w:r w:rsidR="007A06B6">
          <w:rPr>
            <w:rFonts w:asciiTheme="minorHAnsi" w:hAnsiTheme="minorHAnsi" w:cstheme="minorHAnsi"/>
          </w:rPr>
          <w:t xml:space="preserve"> emissions</w:t>
        </w:r>
      </w:ins>
      <w:ins w:id="417" w:author="Myles Allen" w:date="2019-11-26T06:20:00Z">
        <w:r w:rsidR="007A06B6">
          <w:rPr>
            <w:rFonts w:asciiTheme="minorHAnsi" w:hAnsiTheme="minorHAnsi" w:cstheme="minorHAnsi"/>
          </w:rPr>
          <w:t xml:space="preserve">, highlighting the importance of </w:t>
        </w:r>
        <w:r w:rsidR="00EC69A5">
          <w:rPr>
            <w:rFonts w:asciiTheme="minorHAnsi" w:hAnsiTheme="minorHAnsi" w:cstheme="minorHAnsi"/>
          </w:rPr>
          <w:t>common and comparable presentations of</w:t>
        </w:r>
        <w:r w:rsidR="007A06B6">
          <w:rPr>
            <w:rFonts w:asciiTheme="minorHAnsi" w:hAnsiTheme="minorHAnsi" w:cstheme="minorHAnsi"/>
          </w:rPr>
          <w:t xml:space="preserve"> all climate drivers</w:t>
        </w:r>
      </w:ins>
      <w:ins w:id="418" w:author="Myles Allen" w:date="2019-11-26T06:29:00Z">
        <w:r w:rsidR="00EC69A5">
          <w:rPr>
            <w:rFonts w:asciiTheme="minorHAnsi" w:hAnsiTheme="minorHAnsi" w:cstheme="minorHAnsi"/>
          </w:rPr>
          <w:t xml:space="preserve"> (aerosols are often left off figures showing multi-gas scenarios because of the</w:t>
        </w:r>
      </w:ins>
      <w:ins w:id="419" w:author="Myles Allen" w:date="2019-11-26T06:30:00Z">
        <w:r w:rsidR="00EC69A5">
          <w:rPr>
            <w:rFonts w:asciiTheme="minorHAnsi" w:hAnsiTheme="minorHAnsi" w:cstheme="minorHAnsi"/>
          </w:rPr>
          <w:t xml:space="preserve"> </w:t>
        </w:r>
      </w:ins>
      <w:ins w:id="420" w:author="Myles Allen" w:date="2019-11-26T06:29:00Z">
        <w:r w:rsidR="00EC69A5">
          <w:rPr>
            <w:rFonts w:asciiTheme="minorHAnsi" w:hAnsiTheme="minorHAnsi" w:cstheme="minorHAnsi"/>
          </w:rPr>
          <w:t xml:space="preserve">lack of a non-arbitrary </w:t>
        </w:r>
      </w:ins>
      <w:ins w:id="421" w:author="Myles Allen" w:date="2019-11-26T06:30:00Z">
        <w:r w:rsidR="00EC69A5">
          <w:rPr>
            <w:rFonts w:asciiTheme="minorHAnsi" w:hAnsiTheme="minorHAnsi" w:cstheme="minorHAnsi"/>
          </w:rPr>
          <w:t>way of displaying them on a common axis, a problem resolved by CO</w:t>
        </w:r>
        <w:r w:rsidR="00EC69A5">
          <w:rPr>
            <w:rFonts w:asciiTheme="minorHAnsi" w:hAnsiTheme="minorHAnsi" w:cstheme="minorHAnsi"/>
            <w:vertAlign w:val="subscript"/>
          </w:rPr>
          <w:t>2</w:t>
        </w:r>
        <w:r w:rsidR="00EC69A5">
          <w:rPr>
            <w:rFonts w:asciiTheme="minorHAnsi" w:hAnsiTheme="minorHAnsi" w:cstheme="minorHAnsi"/>
          </w:rPr>
          <w:t>-fe)</w:t>
        </w:r>
      </w:ins>
      <w:ins w:id="422" w:author="Myles Allen" w:date="2019-11-26T06:21:00Z">
        <w:r w:rsidR="00EC69A5">
          <w:rPr>
            <w:rFonts w:asciiTheme="minorHAnsi" w:hAnsiTheme="minorHAnsi" w:cstheme="minorHAnsi"/>
          </w:rPr>
          <w:t>.</w:t>
        </w:r>
      </w:ins>
      <w:ins w:id="423" w:author="Myles Allen" w:date="2019-11-26T06:24:00Z">
        <w:r w:rsidR="00EC69A5">
          <w:rPr>
            <w:rFonts w:asciiTheme="minorHAnsi" w:hAnsiTheme="minorHAnsi" w:cstheme="minorHAnsi"/>
          </w:rPr>
          <w:t xml:space="preserve"> Median values and ranges for individual contributions to CO</w:t>
        </w:r>
        <w:r w:rsidR="00EC69A5">
          <w:rPr>
            <w:rFonts w:asciiTheme="minorHAnsi" w:hAnsiTheme="minorHAnsi" w:cstheme="minorHAnsi"/>
            <w:vertAlign w:val="subscript"/>
          </w:rPr>
          <w:t>2</w:t>
        </w:r>
        <w:r w:rsidR="00EC69A5">
          <w:rPr>
            <w:rFonts w:asciiTheme="minorHAnsi" w:hAnsiTheme="minorHAnsi" w:cstheme="minorHAnsi"/>
          </w:rPr>
          <w:t>-fe emissions</w:t>
        </w:r>
      </w:ins>
      <w:ins w:id="424" w:author="Myles Allen" w:date="2019-11-26T06:26:00Z">
        <w:r w:rsidR="00EC69A5">
          <w:rPr>
            <w:rFonts w:asciiTheme="minorHAnsi" w:hAnsiTheme="minorHAnsi" w:cstheme="minorHAnsi"/>
          </w:rPr>
          <w:t xml:space="preserve"> from 2018</w:t>
        </w:r>
      </w:ins>
      <w:ins w:id="425" w:author="Myles Allen" w:date="2019-11-26T06:25:00Z">
        <w:r w:rsidR="00EC69A5">
          <w:rPr>
            <w:rFonts w:asciiTheme="minorHAnsi" w:hAnsiTheme="minorHAnsi" w:cstheme="minorHAnsi"/>
          </w:rPr>
          <w:t xml:space="preserve">, both to </w:t>
        </w:r>
      </w:ins>
      <w:ins w:id="426" w:author="Myles Allen" w:date="2019-11-26T06:26:00Z">
        <w:r w:rsidR="00EC69A5">
          <w:rPr>
            <w:rFonts w:asciiTheme="minorHAnsi" w:hAnsiTheme="minorHAnsi" w:cstheme="minorHAnsi"/>
          </w:rPr>
          <w:t xml:space="preserve">the time of </w:t>
        </w:r>
      </w:ins>
      <w:ins w:id="427" w:author="Myles Allen" w:date="2019-11-26T06:25:00Z">
        <w:r w:rsidR="00EC69A5">
          <w:rPr>
            <w:rFonts w:asciiTheme="minorHAnsi" w:hAnsiTheme="minorHAnsi" w:cstheme="minorHAnsi"/>
          </w:rPr>
          <w:t>peak warming and to 2100, are given in table 1.</w:t>
        </w:r>
      </w:ins>
    </w:p>
    <w:p w14:paraId="30266C1C" w14:textId="041B8DFB" w:rsidR="00F46F7C" w:rsidRPr="0045212B" w:rsidRDefault="00F46F7C" w:rsidP="001534AA">
      <w:pPr>
        <w:jc w:val="both"/>
        <w:rPr>
          <w:rFonts w:asciiTheme="minorHAnsi" w:hAnsiTheme="minorHAnsi" w:cstheme="minorHAnsi"/>
        </w:rPr>
      </w:pPr>
    </w:p>
    <w:p w14:paraId="49C3D6B4" w14:textId="65AB21D2" w:rsidR="00B33881" w:rsidRDefault="00B33881" w:rsidP="00B33881">
      <w:pPr>
        <w:rPr>
          <w:ins w:id="428" w:author="Myles Allen" w:date="2019-11-26T06:32:00Z"/>
          <w:rFonts w:asciiTheme="minorHAnsi" w:hAnsiTheme="minorHAnsi" w:cstheme="minorHAnsi"/>
          <w:color w:val="000000"/>
        </w:rPr>
      </w:pPr>
      <w:r w:rsidRPr="0045212B">
        <w:rPr>
          <w:rFonts w:asciiTheme="minorHAnsi" w:hAnsiTheme="minorHAnsi" w:cstheme="minorHAnsi"/>
          <w:color w:val="000000"/>
        </w:rPr>
        <w:t>[FIGURE 2 HERE]</w:t>
      </w:r>
      <w:r w:rsidR="00AA7D66" w:rsidRPr="0045212B">
        <w:rPr>
          <w:rFonts w:asciiTheme="minorHAnsi" w:hAnsiTheme="minorHAnsi" w:cstheme="minorHAnsi"/>
          <w:color w:val="000000"/>
        </w:rPr>
        <w:t xml:space="preserve"> </w:t>
      </w:r>
    </w:p>
    <w:p w14:paraId="713D65E7" w14:textId="5B7B4F58" w:rsidR="00FD134E" w:rsidRDefault="00FD134E" w:rsidP="00B33881">
      <w:pPr>
        <w:rPr>
          <w:ins w:id="429" w:author="Myles Allen" w:date="2019-11-26T06:32:00Z"/>
          <w:rFonts w:asciiTheme="minorHAnsi" w:hAnsiTheme="minorHAnsi" w:cstheme="minorHAnsi"/>
          <w:color w:val="000000"/>
        </w:rPr>
      </w:pPr>
    </w:p>
    <w:p w14:paraId="249FC9B3" w14:textId="4BDCE8C0" w:rsidR="00FD134E" w:rsidRPr="0045212B" w:rsidRDefault="00FD134E" w:rsidP="00B33881">
      <w:pPr>
        <w:rPr>
          <w:rFonts w:asciiTheme="minorHAnsi" w:hAnsiTheme="minorHAnsi" w:cstheme="minorHAnsi"/>
          <w:color w:val="000000"/>
        </w:rPr>
      </w:pPr>
      <w:ins w:id="430" w:author="Myles Allen" w:date="2019-11-26T06:32:00Z">
        <w:r>
          <w:rPr>
            <w:rFonts w:asciiTheme="minorHAnsi" w:hAnsiTheme="minorHAnsi" w:cstheme="minorHAnsi"/>
            <w:color w:val="000000"/>
          </w:rPr>
          <w:t>[TABLE 1 HERE]</w:t>
        </w:r>
      </w:ins>
    </w:p>
    <w:p w14:paraId="3A2075AA" w14:textId="0A4EBC2C" w:rsidR="00AA7D66" w:rsidRPr="0045212B" w:rsidDel="00FD134E" w:rsidRDefault="00AA7D66" w:rsidP="00B33881">
      <w:pPr>
        <w:rPr>
          <w:del w:id="431" w:author="Myles Allen" w:date="2019-11-26T06:32:00Z"/>
          <w:rFonts w:asciiTheme="minorHAnsi" w:hAnsiTheme="minorHAnsi" w:cstheme="minorHAnsi"/>
          <w:color w:val="000000"/>
        </w:rPr>
      </w:pPr>
    </w:p>
    <w:p w14:paraId="0995AD6B" w14:textId="6391E736" w:rsidR="00AA7D66" w:rsidRPr="0045212B" w:rsidDel="00FD134E" w:rsidRDefault="00AA7D66" w:rsidP="00B33881">
      <w:pPr>
        <w:rPr>
          <w:del w:id="432" w:author="Myles Allen" w:date="2019-11-26T06:31:00Z"/>
          <w:rFonts w:asciiTheme="minorHAnsi" w:hAnsiTheme="minorHAnsi" w:cstheme="minorHAnsi"/>
          <w:color w:val="FF0000"/>
        </w:rPr>
      </w:pPr>
      <w:del w:id="433" w:author="Myles Allen" w:date="2019-11-26T06:31:00Z">
        <w:r w:rsidRPr="0045212B" w:rsidDel="00FD134E">
          <w:rPr>
            <w:rFonts w:asciiTheme="minorHAnsi" w:hAnsiTheme="minorHAnsi" w:cstheme="minorHAnsi"/>
            <w:color w:val="FF0000"/>
          </w:rPr>
          <w:delText>The fact that aerosols contribute as much to remaining warming as CO2 over the future for 1.5</w:delText>
        </w:r>
        <w:r w:rsidRPr="0045212B" w:rsidDel="00FD134E">
          <w:rPr>
            <w:rFonts w:ascii="Cambria Math" w:eastAsia="Cambria Math" w:hAnsi="Cambria Math" w:cs="Cambria Math"/>
            <w:color w:val="FF0000"/>
          </w:rPr>
          <w:delText>℃</w:delText>
        </w:r>
        <w:r w:rsidRPr="0045212B" w:rsidDel="00FD134E">
          <w:rPr>
            <w:rFonts w:asciiTheme="minorHAnsi" w:hAnsiTheme="minorHAnsi" w:cstheme="minorHAnsi"/>
            <w:color w:val="FF0000"/>
          </w:rPr>
          <w:delText xml:space="preserve"> is important and needs mentioning.</w:delText>
        </w:r>
      </w:del>
    </w:p>
    <w:p w14:paraId="1B0FD750" w14:textId="6F5FEA17" w:rsidR="00B33881" w:rsidRPr="0045212B" w:rsidDel="00FD134E" w:rsidRDefault="00B33881" w:rsidP="001534AA">
      <w:pPr>
        <w:jc w:val="both"/>
        <w:rPr>
          <w:del w:id="434" w:author="Myles Allen" w:date="2019-11-26T06:31:00Z"/>
          <w:rFonts w:asciiTheme="minorHAnsi" w:hAnsiTheme="minorHAnsi" w:cstheme="minorHAnsi"/>
        </w:rPr>
      </w:pPr>
    </w:p>
    <w:p w14:paraId="2ACF4530" w14:textId="4AA5A93D" w:rsidR="00742835" w:rsidRPr="0045212B" w:rsidDel="00FD134E" w:rsidRDefault="00161068" w:rsidP="001534AA">
      <w:pPr>
        <w:jc w:val="both"/>
        <w:rPr>
          <w:del w:id="435" w:author="Myles Allen" w:date="2019-11-26T06:31:00Z"/>
          <w:rFonts w:asciiTheme="minorHAnsi" w:hAnsiTheme="minorHAnsi" w:cstheme="minorHAnsi"/>
        </w:rPr>
      </w:pPr>
      <w:del w:id="436" w:author="Myles Allen" w:date="2019-11-26T06:31:00Z">
        <w:r w:rsidRPr="0045212B" w:rsidDel="00FD134E">
          <w:rPr>
            <w:rFonts w:asciiTheme="minorHAnsi" w:hAnsiTheme="minorHAnsi" w:cstheme="minorHAnsi"/>
          </w:rPr>
          <w:delText xml:space="preserve">In this way the </w:delText>
        </w:r>
        <w:r w:rsidR="00742835" w:rsidRPr="0045212B" w:rsidDel="00FD134E">
          <w:rPr>
            <w:rFonts w:asciiTheme="minorHAnsi" w:hAnsiTheme="minorHAnsi" w:cstheme="minorHAnsi"/>
          </w:rPr>
          <w:delText>CO</w:delText>
        </w:r>
        <w:r w:rsidR="00742835" w:rsidRPr="0045212B" w:rsidDel="00FD134E">
          <w:rPr>
            <w:rFonts w:asciiTheme="minorHAnsi" w:hAnsiTheme="minorHAnsi" w:cstheme="minorHAnsi"/>
            <w:vertAlign w:val="subscript"/>
          </w:rPr>
          <w:delText>2</w:delText>
        </w:r>
        <w:r w:rsidR="00742835" w:rsidRPr="0045212B" w:rsidDel="00FD134E">
          <w:rPr>
            <w:rFonts w:asciiTheme="minorHAnsi" w:hAnsiTheme="minorHAnsi" w:cstheme="minorHAnsi"/>
          </w:rPr>
          <w:delText xml:space="preserve">-fe metric offers a </w:delText>
        </w:r>
        <w:r w:rsidRPr="0045212B" w:rsidDel="00FD134E">
          <w:rPr>
            <w:rFonts w:asciiTheme="minorHAnsi" w:hAnsiTheme="minorHAnsi" w:cstheme="minorHAnsi"/>
          </w:rPr>
          <w:delText xml:space="preserve">simple </w:delText>
        </w:r>
        <w:r w:rsidR="00742835" w:rsidRPr="0045212B" w:rsidDel="00FD134E">
          <w:rPr>
            <w:rFonts w:asciiTheme="minorHAnsi" w:hAnsiTheme="minorHAnsi" w:cstheme="minorHAnsi"/>
          </w:rPr>
          <w:delText>way to reconcile the behaviour of climate pollutants with various efficacies and lifetimes</w:delText>
        </w:r>
        <w:r w:rsidRPr="0045212B" w:rsidDel="00FD134E">
          <w:rPr>
            <w:rFonts w:asciiTheme="minorHAnsi" w:hAnsiTheme="minorHAnsi" w:cstheme="minorHAnsi"/>
          </w:rPr>
          <w:delText>, including accounting for all actions creating an RF response</w:delText>
        </w:r>
        <w:r w:rsidR="00742835" w:rsidRPr="0045212B" w:rsidDel="00FD134E">
          <w:rPr>
            <w:rFonts w:asciiTheme="minorHAnsi" w:hAnsiTheme="minorHAnsi" w:cstheme="minorHAnsi"/>
          </w:rPr>
          <w:delText>.</w:delText>
        </w:r>
        <w:r w:rsidRPr="0045212B" w:rsidDel="00FD134E">
          <w:rPr>
            <w:rFonts w:asciiTheme="minorHAnsi" w:hAnsiTheme="minorHAnsi" w:cstheme="minorHAnsi"/>
          </w:rPr>
          <w:delText xml:space="preserve"> Deriving the total CO</w:delText>
        </w:r>
        <w:r w:rsidRPr="0045212B" w:rsidDel="00FD134E">
          <w:rPr>
            <w:rFonts w:asciiTheme="minorHAnsi" w:hAnsiTheme="minorHAnsi" w:cstheme="minorHAnsi"/>
            <w:vertAlign w:val="subscript"/>
          </w:rPr>
          <w:delText>2</w:delText>
        </w:r>
        <w:r w:rsidRPr="0045212B" w:rsidDel="00FD134E">
          <w:rPr>
            <w:rFonts w:asciiTheme="minorHAnsi" w:hAnsiTheme="minorHAnsi" w:cstheme="minorHAnsi"/>
          </w:rPr>
          <w:delText xml:space="preserve">-fe emissions from total observed RF offers a way to include any feedbacks as well as the direct RF from emissions themselves. </w:delText>
        </w:r>
        <w:r w:rsidR="004F2D73" w:rsidRPr="0045212B" w:rsidDel="00FD134E">
          <w:rPr>
            <w:rFonts w:asciiTheme="minorHAnsi" w:hAnsiTheme="minorHAnsi" w:cstheme="minorHAnsi"/>
          </w:rPr>
          <w:delText xml:space="preserve">So long as we can attribute the climate feedbacks and indirect forcing </w:delText>
        </w:r>
        <w:r w:rsidR="00F77887" w:rsidRPr="0045212B" w:rsidDel="00FD134E">
          <w:rPr>
            <w:rFonts w:asciiTheme="minorHAnsi" w:hAnsiTheme="minorHAnsi" w:cstheme="minorHAnsi"/>
          </w:rPr>
          <w:delText xml:space="preserve">to a particular perturbation we can account for these directly. The challenge </w:delText>
        </w:r>
        <w:r w:rsidR="00F46F7C" w:rsidRPr="0045212B" w:rsidDel="00FD134E">
          <w:rPr>
            <w:rFonts w:asciiTheme="minorHAnsi" w:hAnsiTheme="minorHAnsi" w:cstheme="minorHAnsi"/>
          </w:rPr>
          <w:delText>for</w:delText>
        </w:r>
        <w:r w:rsidR="00E44BB1" w:rsidRPr="0045212B" w:rsidDel="00FD134E">
          <w:rPr>
            <w:rFonts w:asciiTheme="minorHAnsi" w:hAnsiTheme="minorHAnsi" w:cstheme="minorHAnsi"/>
          </w:rPr>
          <w:delText xml:space="preserve"> delivering</w:delText>
        </w:r>
        <w:r w:rsidR="00F46F7C" w:rsidRPr="0045212B" w:rsidDel="00FD134E">
          <w:rPr>
            <w:rFonts w:asciiTheme="minorHAnsi" w:hAnsiTheme="minorHAnsi" w:cstheme="minorHAnsi"/>
          </w:rPr>
          <w:delText xml:space="preserve"> accuracy in the </w:delText>
        </w:r>
        <w:r w:rsidR="00E44BB1" w:rsidRPr="0045212B" w:rsidDel="00FD134E">
          <w:rPr>
            <w:rFonts w:asciiTheme="minorHAnsi" w:hAnsiTheme="minorHAnsi" w:cstheme="minorHAnsi"/>
          </w:rPr>
          <w:delText xml:space="preserve">diagnosed carbon budget </w:delText>
        </w:r>
        <w:r w:rsidR="00F77887" w:rsidRPr="0045212B" w:rsidDel="00FD134E">
          <w:rPr>
            <w:rFonts w:asciiTheme="minorHAnsi" w:hAnsiTheme="minorHAnsi" w:cstheme="minorHAnsi"/>
          </w:rPr>
          <w:delText xml:space="preserve">then is two-fold: 1) to pull apart the contributions to the total RF including indirect and feedback effects; and 2) to understand the contemporary carbon cycle and how its evolution under different future scenarios will impact the carbon-equivalence of different RF contributions. </w:delText>
        </w:r>
      </w:del>
    </w:p>
    <w:p w14:paraId="64C17D6F" w14:textId="505A64CC" w:rsidR="00B33881" w:rsidRPr="0045212B" w:rsidDel="00FD134E" w:rsidRDefault="00B33881" w:rsidP="001534AA">
      <w:pPr>
        <w:jc w:val="both"/>
        <w:rPr>
          <w:del w:id="437" w:author="Myles Allen" w:date="2019-11-26T06:31:00Z"/>
          <w:rFonts w:asciiTheme="minorHAnsi" w:hAnsiTheme="minorHAnsi" w:cstheme="minorHAnsi"/>
        </w:rPr>
      </w:pPr>
    </w:p>
    <w:p w14:paraId="65BADF3C" w14:textId="5043550D" w:rsidR="001534AA" w:rsidRPr="0045212B" w:rsidDel="00FD134E" w:rsidRDefault="00115BDA" w:rsidP="001534AA">
      <w:pPr>
        <w:jc w:val="both"/>
        <w:rPr>
          <w:del w:id="438" w:author="Myles Allen" w:date="2019-11-26T06:31:00Z"/>
          <w:rFonts w:asciiTheme="minorHAnsi" w:hAnsiTheme="minorHAnsi" w:cstheme="minorHAnsi"/>
        </w:rPr>
      </w:pPr>
      <w:del w:id="439" w:author="Myles Allen" w:date="2019-11-26T06:31:00Z">
        <w:r w:rsidRPr="0045212B" w:rsidDel="00FD134E">
          <w:rPr>
            <w:rFonts w:asciiTheme="minorHAnsi" w:hAnsiTheme="minorHAnsi" w:cstheme="minorHAnsi"/>
          </w:rPr>
          <w:delText>Figure 2b shows the cumulative emissions timeseries for each pollutant plotted in panel 2a. Since each pollutant has been converted into an equivalent quantity of CO</w:delText>
        </w:r>
        <w:r w:rsidRPr="0045212B" w:rsidDel="00FD134E">
          <w:rPr>
            <w:rFonts w:asciiTheme="minorHAnsi" w:hAnsiTheme="minorHAnsi" w:cstheme="minorHAnsi"/>
            <w:vertAlign w:val="subscript"/>
          </w:rPr>
          <w:delText>2</w:delText>
        </w:r>
        <w:r w:rsidRPr="0045212B" w:rsidDel="00FD134E">
          <w:rPr>
            <w:rFonts w:asciiTheme="minorHAnsi" w:hAnsiTheme="minorHAnsi" w:cstheme="minorHAnsi"/>
          </w:rPr>
          <w:delText>, comparing the contributions from each agent becomes trivial. All pollutants provide a net-positive CO</w:delText>
        </w:r>
        <w:r w:rsidRPr="0045212B" w:rsidDel="00FD134E">
          <w:rPr>
            <w:rFonts w:asciiTheme="minorHAnsi" w:hAnsiTheme="minorHAnsi" w:cstheme="minorHAnsi"/>
            <w:vertAlign w:val="subscript"/>
          </w:rPr>
          <w:delText>2</w:delText>
        </w:r>
        <w:r w:rsidRPr="0045212B" w:rsidDel="00FD134E">
          <w:rPr>
            <w:rFonts w:asciiTheme="minorHAnsi" w:hAnsiTheme="minorHAnsi" w:cstheme="minorHAnsi"/>
          </w:rPr>
          <w:delText xml:space="preserve">-fe budget over the interval plotted (1900-2100), except for aerosols which are cooling and are therefore net-negative. </w:delText>
        </w:r>
        <w:r w:rsidR="006835D4" w:rsidRPr="0045212B" w:rsidDel="00FD134E">
          <w:rPr>
            <w:rFonts w:asciiTheme="minorHAnsi" w:hAnsiTheme="minorHAnsi" w:cstheme="minorHAnsi"/>
          </w:rPr>
          <w:delText>CO</w:delText>
        </w:r>
        <w:r w:rsidR="006835D4" w:rsidRPr="0045212B" w:rsidDel="00FD134E">
          <w:rPr>
            <w:rFonts w:asciiTheme="minorHAnsi" w:hAnsiTheme="minorHAnsi" w:cstheme="minorHAnsi"/>
            <w:vertAlign w:val="subscript"/>
          </w:rPr>
          <w:delText>2</w:delText>
        </w:r>
        <w:r w:rsidR="006835D4" w:rsidRPr="0045212B" w:rsidDel="00FD134E">
          <w:rPr>
            <w:rFonts w:asciiTheme="minorHAnsi" w:hAnsiTheme="minorHAnsi" w:cstheme="minorHAnsi"/>
          </w:rPr>
          <w:delText xml:space="preserve"> is the biggest single contributor to the total cumulative emissions quantity, followed by aerosols (negative contribution) or CH</w:delText>
        </w:r>
        <w:r w:rsidR="006835D4" w:rsidRPr="0045212B" w:rsidDel="00FD134E">
          <w:rPr>
            <w:rFonts w:asciiTheme="minorHAnsi" w:hAnsiTheme="minorHAnsi" w:cstheme="minorHAnsi"/>
            <w:vertAlign w:val="subscript"/>
          </w:rPr>
          <w:delText>4</w:delText>
        </w:r>
        <w:r w:rsidR="006835D4" w:rsidRPr="0045212B" w:rsidDel="00FD134E">
          <w:rPr>
            <w:rFonts w:asciiTheme="minorHAnsi" w:hAnsiTheme="minorHAnsi" w:cstheme="minorHAnsi"/>
          </w:rPr>
          <w:delText xml:space="preserve"> (positive contribution).</w:delText>
        </w:r>
      </w:del>
    </w:p>
    <w:p w14:paraId="24FAD9F8" w14:textId="4222A133" w:rsidR="0032431B" w:rsidRPr="0045212B" w:rsidDel="00FD134E" w:rsidRDefault="0032431B" w:rsidP="001534AA">
      <w:pPr>
        <w:jc w:val="both"/>
        <w:rPr>
          <w:del w:id="440" w:author="Myles Allen" w:date="2019-11-26T06:31:00Z"/>
          <w:rFonts w:asciiTheme="minorHAnsi" w:hAnsiTheme="minorHAnsi" w:cstheme="minorHAnsi"/>
        </w:rPr>
      </w:pPr>
    </w:p>
    <w:p w14:paraId="05BE76A3" w14:textId="6CE343C1" w:rsidR="0032431B" w:rsidRPr="0045212B" w:rsidDel="00FD134E" w:rsidRDefault="0032431B" w:rsidP="001534AA">
      <w:pPr>
        <w:jc w:val="both"/>
        <w:rPr>
          <w:del w:id="441" w:author="Myles Allen" w:date="2019-11-26T06:31:00Z"/>
          <w:rFonts w:asciiTheme="minorHAnsi" w:hAnsiTheme="minorHAnsi" w:cstheme="minorHAnsi"/>
          <w:color w:val="FF0000"/>
        </w:rPr>
      </w:pPr>
      <w:del w:id="442" w:author="Myles Allen" w:date="2019-11-26T06:31:00Z">
        <w:r w:rsidRPr="0045212B" w:rsidDel="00FD134E">
          <w:rPr>
            <w:rFonts w:asciiTheme="minorHAnsi" w:hAnsiTheme="minorHAnsi" w:cstheme="minorHAnsi"/>
            <w:color w:val="FF0000"/>
          </w:rPr>
          <w:delText>Should add table and paragraph talking about their contributions to the total remaining budget over the 21</w:delText>
        </w:r>
        <w:r w:rsidRPr="0045212B" w:rsidDel="00FD134E">
          <w:rPr>
            <w:rFonts w:asciiTheme="minorHAnsi" w:hAnsiTheme="minorHAnsi" w:cstheme="minorHAnsi"/>
            <w:color w:val="FF0000"/>
            <w:vertAlign w:val="superscript"/>
          </w:rPr>
          <w:delText>st</w:delText>
        </w:r>
        <w:r w:rsidRPr="0045212B" w:rsidDel="00FD134E">
          <w:rPr>
            <w:rFonts w:asciiTheme="minorHAnsi" w:hAnsiTheme="minorHAnsi" w:cstheme="minorHAnsi"/>
            <w:color w:val="FF0000"/>
          </w:rPr>
          <w:delText xml:space="preserve"> century.</w:delText>
        </w:r>
      </w:del>
    </w:p>
    <w:p w14:paraId="096B0DC3" w14:textId="0C64FA33" w:rsidR="00BE633F" w:rsidRPr="0045212B" w:rsidRDefault="00BE633F" w:rsidP="001E7D0F">
      <w:pPr>
        <w:jc w:val="both"/>
        <w:rPr>
          <w:rFonts w:asciiTheme="minorHAnsi" w:hAnsiTheme="minorHAnsi" w:cstheme="minorHAnsi"/>
        </w:rPr>
      </w:pPr>
    </w:p>
    <w:p w14:paraId="18DF2164" w14:textId="12ECA58A" w:rsidR="00E44BB1" w:rsidRPr="0045212B" w:rsidRDefault="00E44BB1" w:rsidP="001E7D0F">
      <w:pPr>
        <w:jc w:val="both"/>
        <w:rPr>
          <w:rFonts w:asciiTheme="minorHAnsi" w:hAnsiTheme="minorHAnsi" w:cstheme="minorHAnsi"/>
        </w:rPr>
      </w:pPr>
      <w:r w:rsidRPr="0045212B">
        <w:rPr>
          <w:rFonts w:asciiTheme="minorHAnsi" w:hAnsiTheme="minorHAnsi" w:cstheme="minorHAnsi"/>
        </w:rPr>
        <w:t>-------------- BOX for Simple Formula --------------</w:t>
      </w:r>
    </w:p>
    <w:p w14:paraId="712CB33B" w14:textId="50D6EE3B" w:rsidR="00E44BB1" w:rsidRPr="0045212B" w:rsidRDefault="00E44BB1" w:rsidP="001E7D0F">
      <w:pPr>
        <w:jc w:val="both"/>
        <w:rPr>
          <w:rFonts w:asciiTheme="minorHAnsi" w:hAnsiTheme="minorHAnsi" w:cstheme="minorHAnsi"/>
        </w:rPr>
      </w:pPr>
    </w:p>
    <w:p w14:paraId="607E3A14" w14:textId="6F912954" w:rsidR="00EB2C8A" w:rsidRPr="0045212B" w:rsidRDefault="00EB2C8A" w:rsidP="001E7D0F">
      <w:pPr>
        <w:jc w:val="both"/>
        <w:rPr>
          <w:rFonts w:asciiTheme="minorHAnsi" w:hAnsiTheme="minorHAnsi" w:cstheme="minorHAnsi"/>
          <w:b/>
          <w:bCs/>
        </w:rPr>
      </w:pPr>
      <w:r w:rsidRPr="0045212B">
        <w:rPr>
          <w:rFonts w:asciiTheme="minorHAnsi" w:hAnsiTheme="minorHAnsi" w:cstheme="minorHAnsi"/>
          <w:b/>
          <w:bCs/>
        </w:rPr>
        <w:t>A simple formula for accounting for the non-CO</w:t>
      </w:r>
      <w:r w:rsidRPr="0045212B">
        <w:rPr>
          <w:rFonts w:asciiTheme="minorHAnsi" w:hAnsiTheme="minorHAnsi" w:cstheme="minorHAnsi"/>
          <w:b/>
          <w:bCs/>
          <w:vertAlign w:val="subscript"/>
        </w:rPr>
        <w:t>2</w:t>
      </w:r>
      <w:r w:rsidRPr="0045212B">
        <w:rPr>
          <w:rFonts w:asciiTheme="minorHAnsi" w:hAnsiTheme="minorHAnsi" w:cstheme="minorHAnsi"/>
          <w:b/>
          <w:bCs/>
        </w:rPr>
        <w:t xml:space="preserve"> contribution to remaining </w:t>
      </w:r>
      <w:del w:id="443" w:author="Myles Allen" w:date="2019-11-24T07:50:00Z">
        <w:r w:rsidRPr="0045212B" w:rsidDel="001E6FBB">
          <w:rPr>
            <w:rFonts w:asciiTheme="minorHAnsi" w:hAnsiTheme="minorHAnsi" w:cstheme="minorHAnsi"/>
            <w:b/>
            <w:bCs/>
          </w:rPr>
          <w:delText>CO</w:delText>
        </w:r>
        <w:r w:rsidRPr="0045212B" w:rsidDel="001E6FBB">
          <w:rPr>
            <w:rFonts w:asciiTheme="minorHAnsi" w:hAnsiTheme="minorHAnsi" w:cstheme="minorHAnsi"/>
            <w:b/>
            <w:bCs/>
            <w:vertAlign w:val="subscript"/>
          </w:rPr>
          <w:delText>2</w:delText>
        </w:r>
        <w:r w:rsidRPr="0045212B" w:rsidDel="001E6FBB">
          <w:rPr>
            <w:rFonts w:asciiTheme="minorHAnsi" w:hAnsiTheme="minorHAnsi" w:cstheme="minorHAnsi"/>
            <w:b/>
            <w:bCs/>
          </w:rPr>
          <w:delText xml:space="preserve"> </w:delText>
        </w:r>
      </w:del>
      <w:ins w:id="444" w:author="Myles Allen" w:date="2019-11-24T07:50:00Z">
        <w:r w:rsidR="001E6FBB">
          <w:rPr>
            <w:rFonts w:asciiTheme="minorHAnsi" w:hAnsiTheme="minorHAnsi" w:cstheme="minorHAnsi"/>
            <w:b/>
            <w:bCs/>
          </w:rPr>
          <w:t>carbon</w:t>
        </w:r>
        <w:r w:rsidR="001E6FBB" w:rsidRPr="0045212B">
          <w:rPr>
            <w:rFonts w:asciiTheme="minorHAnsi" w:hAnsiTheme="minorHAnsi" w:cstheme="minorHAnsi"/>
            <w:b/>
            <w:bCs/>
          </w:rPr>
          <w:t xml:space="preserve"> </w:t>
        </w:r>
      </w:ins>
      <w:r w:rsidRPr="0045212B">
        <w:rPr>
          <w:rFonts w:asciiTheme="minorHAnsi" w:hAnsiTheme="minorHAnsi" w:cstheme="minorHAnsi"/>
          <w:b/>
          <w:bCs/>
        </w:rPr>
        <w:t>budgets</w:t>
      </w:r>
    </w:p>
    <w:p w14:paraId="38DEA7C4" w14:textId="77777777" w:rsidR="00EB2C8A" w:rsidRPr="0045212B" w:rsidRDefault="00EB2C8A" w:rsidP="001E7D0F">
      <w:pPr>
        <w:jc w:val="both"/>
        <w:rPr>
          <w:rFonts w:asciiTheme="minorHAnsi" w:hAnsiTheme="minorHAnsi" w:cstheme="minorHAnsi"/>
        </w:rPr>
      </w:pPr>
    </w:p>
    <w:p w14:paraId="17EDA824" w14:textId="444FE54F" w:rsidR="000D2A88" w:rsidRPr="0045212B" w:rsidRDefault="006B36B6" w:rsidP="00983A74">
      <w:pPr>
        <w:rPr>
          <w:rFonts w:asciiTheme="minorHAnsi" w:hAnsiTheme="minorHAnsi" w:cstheme="minorHAnsi"/>
          <w:color w:val="000000"/>
        </w:rPr>
      </w:pPr>
      <w:r>
        <w:rPr>
          <w:rFonts w:asciiTheme="minorHAnsi" w:hAnsiTheme="minorHAnsi" w:cstheme="minorHAnsi"/>
          <w:color w:val="000000"/>
        </w:rPr>
        <w:t>C</w:t>
      </w:r>
      <w:r w:rsidR="00983A74" w:rsidRPr="0045212B">
        <w:rPr>
          <w:rFonts w:asciiTheme="minorHAnsi" w:hAnsiTheme="minorHAnsi" w:cstheme="minorHAnsi"/>
          <w:color w:val="000000"/>
        </w:rPr>
        <w:t>onvert</w:t>
      </w:r>
      <w:r>
        <w:rPr>
          <w:rFonts w:asciiTheme="minorHAnsi" w:hAnsiTheme="minorHAnsi" w:cstheme="minorHAnsi"/>
          <w:color w:val="000000"/>
        </w:rPr>
        <w:t>ing</w:t>
      </w:r>
      <w:r w:rsidR="00983A74" w:rsidRPr="0045212B">
        <w:rPr>
          <w:rFonts w:asciiTheme="minorHAnsi" w:hAnsiTheme="minorHAnsi" w:cstheme="minorHAnsi"/>
          <w:color w:val="000000"/>
        </w:rPr>
        <w:t xml:space="preserve"> </w:t>
      </w:r>
      <w:r>
        <w:rPr>
          <w:rFonts w:asciiTheme="minorHAnsi" w:hAnsiTheme="minorHAnsi" w:cstheme="minorHAnsi"/>
          <w:color w:val="000000"/>
        </w:rPr>
        <w:t>all climate forcing agents</w:t>
      </w:r>
      <w:r w:rsidRPr="0045212B">
        <w:rPr>
          <w:rFonts w:asciiTheme="minorHAnsi" w:hAnsiTheme="minorHAnsi" w:cstheme="minorHAnsi"/>
          <w:color w:val="000000"/>
        </w:rPr>
        <w:t xml:space="preserve"> </w:t>
      </w:r>
      <w:r w:rsidR="00983A74" w:rsidRPr="0045212B">
        <w:rPr>
          <w:rFonts w:asciiTheme="minorHAnsi" w:hAnsiTheme="minorHAnsi" w:cstheme="minorHAnsi"/>
          <w:color w:val="000000"/>
        </w:rPr>
        <w:t>to CO</w:t>
      </w:r>
      <w:r w:rsidR="00983A74" w:rsidRPr="0045212B">
        <w:rPr>
          <w:rFonts w:asciiTheme="minorHAnsi" w:hAnsiTheme="minorHAnsi" w:cstheme="minorHAnsi"/>
          <w:color w:val="000000"/>
          <w:vertAlign w:val="subscript"/>
        </w:rPr>
        <w:t>2</w:t>
      </w:r>
      <w:r w:rsidR="00983A74" w:rsidRPr="0045212B">
        <w:rPr>
          <w:rFonts w:asciiTheme="minorHAnsi" w:hAnsiTheme="minorHAnsi" w:cstheme="minorHAnsi"/>
          <w:color w:val="000000"/>
        </w:rPr>
        <w:t>-forcing-equivalent (CO</w:t>
      </w:r>
      <w:r w:rsidR="00983A74" w:rsidRPr="0045212B">
        <w:rPr>
          <w:rFonts w:asciiTheme="minorHAnsi" w:hAnsiTheme="minorHAnsi" w:cstheme="minorHAnsi"/>
          <w:color w:val="000000"/>
          <w:vertAlign w:val="subscript"/>
        </w:rPr>
        <w:t>2</w:t>
      </w:r>
      <w:r w:rsidR="00983A74" w:rsidRPr="0045212B">
        <w:rPr>
          <w:rFonts w:asciiTheme="minorHAnsi" w:hAnsiTheme="minorHAnsi" w:cstheme="minorHAnsi"/>
          <w:color w:val="000000"/>
        </w:rPr>
        <w:t xml:space="preserve">-fe) emissions provides the most accurate </w:t>
      </w:r>
      <w:r w:rsidR="00F91FC8">
        <w:rPr>
          <w:rFonts w:asciiTheme="minorHAnsi" w:hAnsiTheme="minorHAnsi" w:cstheme="minorHAnsi"/>
          <w:color w:val="000000"/>
        </w:rPr>
        <w:t xml:space="preserve">and physically justified </w:t>
      </w:r>
      <w:r w:rsidR="00983A74" w:rsidRPr="0045212B">
        <w:rPr>
          <w:rFonts w:asciiTheme="minorHAnsi" w:hAnsiTheme="minorHAnsi" w:cstheme="minorHAnsi"/>
          <w:color w:val="000000"/>
        </w:rPr>
        <w:t>definition of an ‘all-pollutants CO</w:t>
      </w:r>
      <w:r w:rsidR="00983A74" w:rsidRPr="0045212B">
        <w:rPr>
          <w:rFonts w:asciiTheme="minorHAnsi" w:hAnsiTheme="minorHAnsi" w:cstheme="minorHAnsi"/>
          <w:color w:val="000000"/>
          <w:vertAlign w:val="subscript"/>
        </w:rPr>
        <w:t>2</w:t>
      </w:r>
      <w:r w:rsidR="00983A74" w:rsidRPr="0045212B">
        <w:rPr>
          <w:rFonts w:asciiTheme="minorHAnsi" w:hAnsiTheme="minorHAnsi" w:cstheme="minorHAnsi"/>
          <w:color w:val="000000"/>
        </w:rPr>
        <w:t xml:space="preserve"> budget’ </w:t>
      </w:r>
      <w:r w:rsidR="00047425">
        <w:rPr>
          <w:rFonts w:asciiTheme="minorHAnsi" w:hAnsiTheme="minorHAnsi" w:cstheme="minorHAnsi"/>
          <w:color w:val="000000"/>
        </w:rPr>
        <w:t>but</w:t>
      </w:r>
      <w:r w:rsidR="00983A74" w:rsidRPr="0045212B">
        <w:rPr>
          <w:rFonts w:asciiTheme="minorHAnsi" w:hAnsiTheme="minorHAnsi" w:cstheme="minorHAnsi"/>
          <w:color w:val="000000"/>
        </w:rPr>
        <w:t xml:space="preserve"> requires </w:t>
      </w:r>
      <w:r w:rsidR="00F91FC8">
        <w:rPr>
          <w:rFonts w:asciiTheme="minorHAnsi" w:hAnsiTheme="minorHAnsi" w:cstheme="minorHAnsi"/>
          <w:color w:val="000000"/>
        </w:rPr>
        <w:t xml:space="preserve">full forcing histories and </w:t>
      </w:r>
      <w:r w:rsidR="00983A74" w:rsidRPr="0045212B">
        <w:rPr>
          <w:rFonts w:asciiTheme="minorHAnsi" w:hAnsiTheme="minorHAnsi" w:cstheme="minorHAnsi"/>
          <w:color w:val="000000"/>
        </w:rPr>
        <w:t>an invertible carbon cycle model</w:t>
      </w:r>
      <w:r w:rsidR="00047425">
        <w:rPr>
          <w:rFonts w:asciiTheme="minorHAnsi" w:hAnsiTheme="minorHAnsi" w:cstheme="minorHAnsi"/>
          <w:color w:val="000000"/>
        </w:rPr>
        <w:t>. O</w:t>
      </w:r>
      <w:r w:rsidR="00983A74" w:rsidRPr="0045212B">
        <w:rPr>
          <w:rFonts w:asciiTheme="minorHAnsi" w:hAnsiTheme="minorHAnsi" w:cstheme="minorHAnsi"/>
          <w:color w:val="000000"/>
        </w:rPr>
        <w:t>n decade-to-century timescales</w:t>
      </w:r>
      <w:r w:rsidR="00970EBD">
        <w:rPr>
          <w:rFonts w:asciiTheme="minorHAnsi" w:hAnsiTheme="minorHAnsi" w:cstheme="minorHAnsi"/>
          <w:color w:val="000000"/>
        </w:rPr>
        <w:t>, however,</w:t>
      </w:r>
      <w:r w:rsidR="00983A74" w:rsidRPr="0045212B">
        <w:rPr>
          <w:rFonts w:asciiTheme="minorHAnsi" w:hAnsiTheme="minorHAnsi" w:cstheme="minorHAnsi"/>
          <w:color w:val="000000"/>
        </w:rPr>
        <w:t xml:space="preserve"> CO</w:t>
      </w:r>
      <w:r w:rsidR="00983A74" w:rsidRPr="0045212B">
        <w:rPr>
          <w:rFonts w:asciiTheme="minorHAnsi" w:hAnsiTheme="minorHAnsi" w:cstheme="minorHAnsi"/>
          <w:color w:val="000000"/>
          <w:vertAlign w:val="subscript"/>
        </w:rPr>
        <w:t>2</w:t>
      </w:r>
      <w:r w:rsidR="00983A74" w:rsidRPr="0045212B">
        <w:rPr>
          <w:rFonts w:asciiTheme="minorHAnsi" w:hAnsiTheme="minorHAnsi" w:cstheme="minorHAnsi"/>
          <w:color w:val="000000"/>
        </w:rPr>
        <w:t xml:space="preserve">-fe emissions </w:t>
      </w:r>
      <w:r w:rsidR="00D977BA">
        <w:rPr>
          <w:rFonts w:asciiTheme="minorHAnsi" w:hAnsiTheme="minorHAnsi" w:cstheme="minorHAnsi"/>
          <w:color w:val="000000"/>
        </w:rPr>
        <w:t>associated with any individual</w:t>
      </w:r>
      <w:r w:rsidR="00D977BA" w:rsidRPr="00193CB3">
        <w:rPr>
          <w:rFonts w:asciiTheme="minorHAnsi" w:hAnsiTheme="minorHAnsi" w:cstheme="minorHAnsi"/>
          <w:color w:val="000000"/>
        </w:rPr>
        <w:t xml:space="preserve"> </w:t>
      </w:r>
      <w:r w:rsidR="00D977BA">
        <w:rPr>
          <w:rFonts w:asciiTheme="minorHAnsi" w:hAnsiTheme="minorHAnsi" w:cstheme="minorHAnsi"/>
          <w:color w:val="000000"/>
        </w:rPr>
        <w:t xml:space="preserve">forcing agent </w:t>
      </w:r>
      <w:r w:rsidR="00983A74" w:rsidRPr="0045212B">
        <w:rPr>
          <w:rFonts w:asciiTheme="minorHAnsi" w:hAnsiTheme="minorHAnsi" w:cstheme="minorHAnsi"/>
          <w:color w:val="000000"/>
        </w:rPr>
        <w:t xml:space="preserve">may be approximated </w:t>
      </w:r>
      <w:r w:rsidR="00F069E7">
        <w:rPr>
          <w:rFonts w:asciiTheme="minorHAnsi" w:hAnsiTheme="minorHAnsi" w:cstheme="minorHAnsi"/>
          <w:color w:val="000000"/>
        </w:rPr>
        <w:t xml:space="preserve">by “warming equivalent” emissions, </w:t>
      </w:r>
      <w:r w:rsidR="00F069E7" w:rsidRPr="000F54A8">
        <w:rPr>
          <w:rFonts w:asciiTheme="minorHAnsi" w:hAnsiTheme="minorHAnsi" w:cstheme="minorHAnsi"/>
          <w:color w:val="000000"/>
        </w:rPr>
        <w:t>CO</w:t>
      </w:r>
      <w:r w:rsidR="00F069E7" w:rsidRPr="000F54A8">
        <w:rPr>
          <w:rFonts w:asciiTheme="minorHAnsi" w:hAnsiTheme="minorHAnsi" w:cstheme="minorHAnsi"/>
          <w:color w:val="000000"/>
          <w:vertAlign w:val="subscript"/>
        </w:rPr>
        <w:t>2</w:t>
      </w:r>
      <w:r w:rsidR="00F069E7" w:rsidRPr="000F54A8">
        <w:rPr>
          <w:rFonts w:asciiTheme="minorHAnsi" w:hAnsiTheme="minorHAnsi" w:cstheme="minorHAnsi"/>
          <w:color w:val="000000"/>
        </w:rPr>
        <w:t>-</w:t>
      </w:r>
      <w:r w:rsidR="00F069E7">
        <w:rPr>
          <w:rFonts w:asciiTheme="minorHAnsi" w:hAnsiTheme="minorHAnsi" w:cstheme="minorHAnsi"/>
          <w:color w:val="000000"/>
        </w:rPr>
        <w:t xml:space="preserve">we, or a simple linear combination of the current emission level and how </w:t>
      </w:r>
      <w:del w:id="445" w:author="Myles Allen" w:date="2019-11-26T06:32:00Z">
        <w:r w:rsidR="00F069E7" w:rsidDel="00FD134E">
          <w:rPr>
            <w:rFonts w:asciiTheme="minorHAnsi" w:hAnsiTheme="minorHAnsi" w:cstheme="minorHAnsi"/>
            <w:color w:val="000000"/>
          </w:rPr>
          <w:delText xml:space="preserve">it </w:delText>
        </w:r>
      </w:del>
      <w:ins w:id="446" w:author="Myles Allen" w:date="2019-11-26T06:32:00Z">
        <w:r w:rsidR="00FD134E">
          <w:rPr>
            <w:rFonts w:asciiTheme="minorHAnsi" w:hAnsiTheme="minorHAnsi" w:cstheme="minorHAnsi"/>
            <w:color w:val="000000"/>
          </w:rPr>
          <w:t xml:space="preserve">this </w:t>
        </w:r>
      </w:ins>
      <w:r w:rsidR="00F069E7">
        <w:rPr>
          <w:rFonts w:asciiTheme="minorHAnsi" w:hAnsiTheme="minorHAnsi" w:cstheme="minorHAnsi"/>
          <w:color w:val="000000"/>
        </w:rPr>
        <w:t xml:space="preserve">has changed over a recent time-interval, </w:t>
      </w:r>
      <m:oMath>
        <m:r>
          <w:rPr>
            <w:rFonts w:ascii="Cambria Math" w:hAnsi="Cambria Math"/>
            <w:color w:val="231F20"/>
          </w:rPr>
          <m:t>∆t</m:t>
        </m:r>
      </m:oMath>
      <w:r w:rsidR="00983A74" w:rsidRPr="0045212B">
        <w:rPr>
          <w:rFonts w:asciiTheme="minorHAnsi" w:hAnsiTheme="minorHAnsi" w:cstheme="minorHAnsi"/>
          <w:color w:val="000000"/>
        </w:rPr>
        <w:t>. If non-CO</w:t>
      </w:r>
      <w:r w:rsidR="00983A74" w:rsidRPr="0045212B">
        <w:rPr>
          <w:rFonts w:asciiTheme="minorHAnsi" w:hAnsiTheme="minorHAnsi" w:cstheme="minorHAnsi"/>
          <w:color w:val="000000"/>
          <w:vertAlign w:val="subscript"/>
        </w:rPr>
        <w:t>2</w:t>
      </w:r>
      <w:r w:rsidR="00EF41D8" w:rsidRPr="0045212B">
        <w:rPr>
          <w:rFonts w:asciiTheme="minorHAnsi" w:hAnsiTheme="minorHAnsi" w:cstheme="minorHAnsi"/>
          <w:color w:val="000000"/>
        </w:rPr>
        <w:t xml:space="preserve"> </w:t>
      </w:r>
      <w:r w:rsidR="000D7CE5">
        <w:rPr>
          <w:rFonts w:asciiTheme="minorHAnsi" w:hAnsiTheme="minorHAnsi" w:cstheme="minorHAnsi"/>
          <w:color w:val="000000"/>
        </w:rPr>
        <w:t>climate</w:t>
      </w:r>
      <w:r w:rsidR="006D59A1" w:rsidRPr="0045212B">
        <w:rPr>
          <w:rFonts w:asciiTheme="minorHAnsi" w:hAnsiTheme="minorHAnsi" w:cstheme="minorHAnsi"/>
          <w:color w:val="000000"/>
        </w:rPr>
        <w:t xml:space="preserve"> forc</w:t>
      </w:r>
      <w:r w:rsidR="000D7CE5">
        <w:rPr>
          <w:rFonts w:asciiTheme="minorHAnsi" w:hAnsiTheme="minorHAnsi" w:cstheme="minorHAnsi"/>
          <w:color w:val="000000"/>
        </w:rPr>
        <w:t>ers</w:t>
      </w:r>
      <w:r w:rsidR="006D59A1" w:rsidRPr="0045212B">
        <w:rPr>
          <w:rFonts w:asciiTheme="minorHAnsi" w:hAnsiTheme="minorHAnsi" w:cstheme="minorHAnsi"/>
          <w:color w:val="000000"/>
        </w:rPr>
        <w:t xml:space="preserve"> </w:t>
      </w:r>
      <w:r w:rsidR="009F1BFC" w:rsidRPr="0045212B">
        <w:rPr>
          <w:rFonts w:asciiTheme="minorHAnsi" w:hAnsiTheme="minorHAnsi" w:cstheme="minorHAnsi"/>
          <w:color w:val="000000"/>
        </w:rPr>
        <w:t>are expressed as CO</w:t>
      </w:r>
      <w:r w:rsidR="009F1BFC" w:rsidRPr="0045212B">
        <w:rPr>
          <w:rFonts w:asciiTheme="minorHAnsi" w:hAnsiTheme="minorHAnsi" w:cstheme="minorHAnsi"/>
          <w:color w:val="000000"/>
          <w:vertAlign w:val="subscript"/>
        </w:rPr>
        <w:t>2</w:t>
      </w:r>
      <w:r w:rsidR="009F1BFC" w:rsidRPr="0045212B">
        <w:rPr>
          <w:rFonts w:asciiTheme="minorHAnsi" w:hAnsiTheme="minorHAnsi" w:cstheme="minorHAnsi"/>
          <w:color w:val="000000"/>
        </w:rPr>
        <w:t xml:space="preserve">-equivalent </w:t>
      </w:r>
      <w:r w:rsidR="007161C2">
        <w:rPr>
          <w:rFonts w:asciiTheme="minorHAnsi" w:hAnsiTheme="minorHAnsi" w:cstheme="minorHAnsi"/>
          <w:color w:val="000000"/>
        </w:rPr>
        <w:t>(CO</w:t>
      </w:r>
      <w:r w:rsidR="007161C2">
        <w:rPr>
          <w:rFonts w:asciiTheme="minorHAnsi" w:hAnsiTheme="minorHAnsi" w:cstheme="minorHAnsi"/>
          <w:color w:val="000000"/>
          <w:vertAlign w:val="subscript"/>
        </w:rPr>
        <w:t>2</w:t>
      </w:r>
      <w:r w:rsidR="007161C2">
        <w:rPr>
          <w:rFonts w:asciiTheme="minorHAnsi" w:hAnsiTheme="minorHAnsi" w:cstheme="minorHAnsi"/>
          <w:color w:val="000000"/>
        </w:rPr>
        <w:t xml:space="preserve">-e) </w:t>
      </w:r>
      <w:r w:rsidR="006D59A1" w:rsidRPr="0045212B">
        <w:rPr>
          <w:rFonts w:asciiTheme="minorHAnsi" w:hAnsiTheme="minorHAnsi" w:cstheme="minorHAnsi"/>
          <w:color w:val="000000"/>
        </w:rPr>
        <w:t xml:space="preserve">emissions </w:t>
      </w:r>
      <m:oMath>
        <m:r>
          <w:rPr>
            <w:rFonts w:ascii="Cambria Math" w:hAnsi="Cambria Math"/>
            <w:color w:val="231F20"/>
          </w:rPr>
          <m:t>E</m:t>
        </m:r>
        <m:d>
          <m:dPr>
            <m:ctrlPr>
              <w:rPr>
                <w:rFonts w:ascii="Cambria Math" w:hAnsi="Cambria Math"/>
                <w:i/>
                <w:color w:val="231F20"/>
              </w:rPr>
            </m:ctrlPr>
          </m:dPr>
          <m:e>
            <m:r>
              <w:rPr>
                <w:rFonts w:ascii="Cambria Math" w:hAnsi="Cambria Math"/>
                <w:color w:val="231F20"/>
              </w:rPr>
              <m:t>t</m:t>
            </m:r>
          </m:e>
        </m:d>
      </m:oMath>
      <w:del w:id="447" w:author="Myles Allen" w:date="2019-11-26T06:33:00Z">
        <w:r w:rsidR="00B8223A" w:rsidDel="00FD134E">
          <w:rPr>
            <w:rFonts w:asciiTheme="minorHAnsi" w:hAnsiTheme="minorHAnsi" w:cstheme="minorHAnsi"/>
            <w:color w:val="231F20"/>
          </w:rPr>
          <w:delText>,</w:delText>
        </w:r>
      </w:del>
      <w:r w:rsidR="006D59A1" w:rsidRPr="00B8223A">
        <w:rPr>
          <w:rFonts w:asciiTheme="minorHAnsi" w:hAnsiTheme="minorHAnsi" w:cstheme="minorHAnsi"/>
          <w:color w:val="231F20"/>
        </w:rPr>
        <w:t xml:space="preserve"> </w:t>
      </w:r>
      <w:r w:rsidR="009F1BFC" w:rsidRPr="0045212B">
        <w:rPr>
          <w:rFonts w:asciiTheme="minorHAnsi" w:hAnsiTheme="minorHAnsi" w:cstheme="minorHAnsi"/>
          <w:color w:val="000000"/>
        </w:rPr>
        <w:t xml:space="preserve">by multiplying </w:t>
      </w:r>
      <w:r w:rsidR="006D59A1" w:rsidRPr="0045212B">
        <w:rPr>
          <w:rFonts w:asciiTheme="minorHAnsi" w:hAnsiTheme="minorHAnsi" w:cstheme="minorHAnsi"/>
          <w:color w:val="000000"/>
        </w:rPr>
        <w:t xml:space="preserve">emissions </w:t>
      </w:r>
      <w:r w:rsidR="009F1BFC" w:rsidRPr="0045212B">
        <w:rPr>
          <w:rFonts w:asciiTheme="minorHAnsi" w:hAnsiTheme="minorHAnsi" w:cstheme="minorHAnsi"/>
          <w:color w:val="000000"/>
        </w:rPr>
        <w:t>by the</w:t>
      </w:r>
      <w:r w:rsidR="000D7CE5">
        <w:rPr>
          <w:rFonts w:asciiTheme="minorHAnsi" w:hAnsiTheme="minorHAnsi" w:cstheme="minorHAnsi"/>
          <w:color w:val="000000"/>
        </w:rPr>
        <w:t>ir</w:t>
      </w:r>
      <w:r w:rsidR="009F1BFC" w:rsidRPr="0045212B">
        <w:rPr>
          <w:rFonts w:asciiTheme="minorHAnsi" w:hAnsiTheme="minorHAnsi" w:cstheme="minorHAnsi"/>
          <w:color w:val="000000"/>
        </w:rPr>
        <w:t xml:space="preserve"> </w:t>
      </w:r>
      <w:r w:rsidR="003945D2">
        <w:rPr>
          <w:rFonts w:asciiTheme="minorHAnsi" w:hAnsiTheme="minorHAnsi" w:cstheme="minorHAnsi"/>
          <w:color w:val="000000"/>
        </w:rPr>
        <w:t xml:space="preserve">Global Warming Potential, </w:t>
      </w:r>
      <w:r w:rsidR="009F1BFC" w:rsidRPr="0045212B">
        <w:rPr>
          <w:rFonts w:asciiTheme="minorHAnsi" w:hAnsiTheme="minorHAnsi" w:cstheme="minorHAnsi"/>
          <w:color w:val="000000"/>
        </w:rPr>
        <w:t xml:space="preserve">GWP </w:t>
      </w:r>
      <w:ins w:id="448" w:author="Myles Allen" w:date="2019-11-26T06:33:00Z">
        <w:r w:rsidR="00FD134E">
          <w:rPr>
            <w:rFonts w:asciiTheme="minorHAnsi" w:hAnsiTheme="minorHAnsi" w:cstheme="minorHAnsi"/>
            <w:color w:val="000000"/>
          </w:rPr>
          <w:t>(</w:t>
        </w:r>
      </w:ins>
      <w:r w:rsidR="00B8223A">
        <w:rPr>
          <w:rFonts w:asciiTheme="minorHAnsi" w:hAnsiTheme="minorHAnsi" w:cstheme="minorHAnsi"/>
          <w:color w:val="000000"/>
        </w:rPr>
        <w:t>or</w:t>
      </w:r>
      <w:r w:rsidR="000D7CE5">
        <w:rPr>
          <w:rFonts w:asciiTheme="minorHAnsi" w:hAnsiTheme="minorHAnsi" w:cstheme="minorHAnsi"/>
          <w:color w:val="000000"/>
        </w:rPr>
        <w:t xml:space="preserve">, for components </w:t>
      </w:r>
      <w:r w:rsidR="000D4217">
        <w:rPr>
          <w:rFonts w:asciiTheme="minorHAnsi" w:hAnsiTheme="minorHAnsi" w:cstheme="minorHAnsi"/>
          <w:color w:val="000000"/>
        </w:rPr>
        <w:t>such as aerosols</w:t>
      </w:r>
      <w:r w:rsidR="000D7CE5">
        <w:rPr>
          <w:rFonts w:asciiTheme="minorHAnsi" w:hAnsiTheme="minorHAnsi" w:cstheme="minorHAnsi"/>
          <w:color w:val="000000"/>
        </w:rPr>
        <w:t>,</w:t>
      </w:r>
      <w:r w:rsidR="009F1BFC" w:rsidRPr="0045212B">
        <w:rPr>
          <w:rFonts w:asciiTheme="minorHAnsi" w:hAnsiTheme="minorHAnsi" w:cstheme="minorHAnsi"/>
          <w:color w:val="000000"/>
        </w:rPr>
        <w:t xml:space="preserve"> </w:t>
      </w:r>
      <w:r w:rsidR="000D4217">
        <w:rPr>
          <w:rFonts w:asciiTheme="minorHAnsi" w:hAnsiTheme="minorHAnsi" w:cstheme="minorHAnsi"/>
          <w:color w:val="000000"/>
        </w:rPr>
        <w:t xml:space="preserve">by </w:t>
      </w:r>
      <w:r w:rsidR="00B8223A">
        <w:rPr>
          <w:rFonts w:asciiTheme="minorHAnsi" w:hAnsiTheme="minorHAnsi" w:cstheme="minorHAnsi"/>
          <w:color w:val="000000"/>
        </w:rPr>
        <w:t xml:space="preserve">dividing </w:t>
      </w:r>
      <w:r w:rsidR="000D7CE5">
        <w:rPr>
          <w:rFonts w:asciiTheme="minorHAnsi" w:hAnsiTheme="minorHAnsi" w:cstheme="minorHAnsi"/>
          <w:color w:val="000000"/>
        </w:rPr>
        <w:t xml:space="preserve">their </w:t>
      </w:r>
      <w:r w:rsidR="00970EBD">
        <w:rPr>
          <w:rFonts w:asciiTheme="minorHAnsi" w:hAnsiTheme="minorHAnsi" w:cstheme="minorHAnsi"/>
          <w:color w:val="000000"/>
        </w:rPr>
        <w:t xml:space="preserve">contribution to </w:t>
      </w:r>
      <w:del w:id="449" w:author="Myles Allen" w:date="2019-11-26T06:34:00Z">
        <w:r w:rsidR="009F1BFC" w:rsidRPr="0045212B" w:rsidDel="00FD134E">
          <w:rPr>
            <w:rFonts w:asciiTheme="minorHAnsi" w:hAnsiTheme="minorHAnsi" w:cstheme="minorHAnsi"/>
            <w:color w:val="000000"/>
          </w:rPr>
          <w:delText>instantaneous</w:delText>
        </w:r>
        <w:r w:rsidR="00983A74" w:rsidRPr="0045212B" w:rsidDel="00FD134E">
          <w:rPr>
            <w:rFonts w:asciiTheme="minorHAnsi" w:hAnsiTheme="minorHAnsi" w:cstheme="minorHAnsi"/>
            <w:color w:val="000000"/>
          </w:rPr>
          <w:delText xml:space="preserve"> </w:delText>
        </w:r>
      </w:del>
      <w:r w:rsidR="00983A74" w:rsidRPr="0045212B">
        <w:rPr>
          <w:rFonts w:asciiTheme="minorHAnsi" w:hAnsiTheme="minorHAnsi" w:cstheme="minorHAnsi"/>
          <w:color w:val="000000"/>
        </w:rPr>
        <w:t>effective radiative forcing</w:t>
      </w:r>
      <w:r w:rsidR="009F1BFC" w:rsidRPr="0045212B">
        <w:rPr>
          <w:rFonts w:asciiTheme="minorHAnsi" w:hAnsiTheme="minorHAnsi" w:cstheme="minorHAnsi"/>
          <w:color w:val="000000"/>
        </w:rPr>
        <w:t xml:space="preserve"> by the Absolute Global Warming Potential </w:t>
      </w:r>
      <w:r w:rsidR="000D2A88" w:rsidRPr="0045212B">
        <w:rPr>
          <w:rFonts w:asciiTheme="minorHAnsi" w:hAnsiTheme="minorHAnsi" w:cstheme="minorHAnsi"/>
          <w:color w:val="000000"/>
        </w:rPr>
        <w:t xml:space="preserve">(AGWP) </w:t>
      </w:r>
      <w:r w:rsidR="009F1BFC" w:rsidRPr="0045212B">
        <w:rPr>
          <w:rFonts w:asciiTheme="minorHAnsi" w:hAnsiTheme="minorHAnsi" w:cstheme="minorHAnsi"/>
          <w:color w:val="000000"/>
        </w:rPr>
        <w:t>of CO</w:t>
      </w:r>
      <w:r w:rsidR="009F1BFC" w:rsidRPr="0045212B">
        <w:rPr>
          <w:rFonts w:asciiTheme="minorHAnsi" w:hAnsiTheme="minorHAnsi" w:cstheme="minorHAnsi"/>
          <w:color w:val="000000"/>
          <w:vertAlign w:val="subscript"/>
        </w:rPr>
        <w:t>2</w:t>
      </w:r>
      <w:ins w:id="450" w:author="Myles Allen" w:date="2019-11-26T06:33:00Z">
        <w:r w:rsidR="00FD134E">
          <w:rPr>
            <w:rFonts w:asciiTheme="minorHAnsi" w:hAnsiTheme="minorHAnsi" w:cstheme="minorHAnsi"/>
            <w:color w:val="000000"/>
          </w:rPr>
          <w:t>)</w:t>
        </w:r>
      </w:ins>
      <w:del w:id="451" w:author="Myles Allen" w:date="2019-11-26T06:33:00Z">
        <w:r w:rsidR="00983A74" w:rsidRPr="0045212B" w:rsidDel="00FD134E">
          <w:rPr>
            <w:rFonts w:asciiTheme="minorHAnsi" w:hAnsiTheme="minorHAnsi" w:cstheme="minorHAnsi"/>
            <w:color w:val="000000"/>
          </w:rPr>
          <w:delText>,</w:delText>
        </w:r>
      </w:del>
      <w:r w:rsidR="00983A74" w:rsidRPr="0045212B">
        <w:rPr>
          <w:rFonts w:asciiTheme="minorHAnsi" w:hAnsiTheme="minorHAnsi" w:cstheme="minorHAnsi"/>
          <w:color w:val="000000"/>
        </w:rPr>
        <w:t xml:space="preserve"> then </w:t>
      </w:r>
    </w:p>
    <w:p w14:paraId="3A2D137F" w14:textId="78169ED6" w:rsidR="000D2A88" w:rsidRPr="0045212B" w:rsidRDefault="003D0D14" w:rsidP="00983A74">
      <w:pPr>
        <w:rPr>
          <w:rFonts w:asciiTheme="minorHAnsi" w:hAnsiTheme="minorHAnsi" w:cstheme="minorHAnsi"/>
          <w:color w:val="000000"/>
        </w:rPr>
      </w:pPr>
      <m:oMath>
        <m:sSub>
          <m:sSubPr>
            <m:ctrlPr>
              <w:rPr>
                <w:rFonts w:ascii="Cambria Math" w:hAnsi="Cambria Math"/>
                <w:i/>
                <w:color w:val="231F20"/>
              </w:rPr>
            </m:ctrlPr>
          </m:sSubPr>
          <m:e>
            <m:r>
              <w:rPr>
                <w:rFonts w:ascii="Cambria Math" w:hAnsi="Cambria Math"/>
                <w:color w:val="231F20"/>
              </w:rPr>
              <m:t>E</m:t>
            </m:r>
          </m:e>
          <m:sub>
            <m:r>
              <m:rPr>
                <m:nor/>
              </m:rPr>
              <w:rPr>
                <w:rFonts w:ascii="Cambria Math" w:hAnsi="Cambria Math"/>
                <w:color w:val="231F20"/>
              </w:rPr>
              <m:t>CO2-fe</m:t>
            </m:r>
          </m:sub>
        </m:sSub>
        <m:d>
          <m:dPr>
            <m:ctrlPr>
              <w:rPr>
                <w:rFonts w:ascii="Cambria Math" w:hAnsi="Cambria Math"/>
                <w:i/>
                <w:color w:val="231F20"/>
              </w:rPr>
            </m:ctrlPr>
          </m:dPr>
          <m:e>
            <m:r>
              <w:rPr>
                <w:rFonts w:ascii="Cambria Math" w:hAnsi="Cambria Math"/>
                <w:color w:val="231F20"/>
              </w:rPr>
              <m:t>t</m:t>
            </m:r>
          </m:e>
        </m:d>
        <m:r>
          <w:rPr>
            <w:rFonts w:ascii="Cambria Math" w:hAnsi="Cambria Math"/>
            <w:color w:val="231F20"/>
          </w:rPr>
          <m:t>≈</m:t>
        </m:r>
        <m:sSub>
          <m:sSubPr>
            <m:ctrlPr>
              <w:rPr>
                <w:rFonts w:ascii="Cambria Math" w:hAnsi="Cambria Math"/>
                <w:i/>
                <w:color w:val="231F20"/>
              </w:rPr>
            </m:ctrlPr>
          </m:sSubPr>
          <m:e>
            <m:r>
              <w:rPr>
                <w:rFonts w:ascii="Cambria Math" w:hAnsi="Cambria Math"/>
                <w:color w:val="231F20"/>
              </w:rPr>
              <m:t>E</m:t>
            </m:r>
          </m:e>
          <m:sub>
            <m:r>
              <m:rPr>
                <m:nor/>
              </m:rPr>
              <w:rPr>
                <w:rFonts w:ascii="Cambria Math" w:hAnsi="Cambria Math"/>
                <w:color w:val="231F20"/>
              </w:rPr>
              <m:t>CO2-we</m:t>
            </m:r>
          </m:sub>
        </m:sSub>
        <m:d>
          <m:dPr>
            <m:ctrlPr>
              <w:rPr>
                <w:rFonts w:ascii="Cambria Math" w:hAnsi="Cambria Math"/>
                <w:i/>
                <w:color w:val="231F20"/>
              </w:rPr>
            </m:ctrlPr>
          </m:dPr>
          <m:e>
            <m:r>
              <w:rPr>
                <w:rFonts w:ascii="Cambria Math" w:hAnsi="Cambria Math"/>
                <w:color w:val="231F20"/>
              </w:rPr>
              <m:t>t</m:t>
            </m:r>
          </m:e>
        </m:d>
        <m:r>
          <w:rPr>
            <w:rFonts w:ascii="Cambria Math" w:hAnsi="Cambria Math"/>
            <w:color w:val="231F20"/>
          </w:rPr>
          <m:t>=αE</m:t>
        </m:r>
        <m:d>
          <m:dPr>
            <m:ctrlPr>
              <w:rPr>
                <w:rFonts w:ascii="Cambria Math" w:hAnsi="Cambria Math"/>
                <w:i/>
                <w:color w:val="231F20"/>
              </w:rPr>
            </m:ctrlPr>
          </m:dPr>
          <m:e>
            <m:r>
              <w:rPr>
                <w:rFonts w:ascii="Cambria Math" w:hAnsi="Cambria Math"/>
                <w:color w:val="231F20"/>
              </w:rPr>
              <m:t>t</m:t>
            </m:r>
          </m:e>
        </m:d>
        <m:r>
          <w:rPr>
            <w:rFonts w:ascii="Cambria Math" w:hAnsi="Cambria Math"/>
            <w:color w:val="231F20"/>
          </w:rPr>
          <m:t>+</m:t>
        </m:r>
        <m:f>
          <m:fPr>
            <m:ctrlPr>
              <w:rPr>
                <w:rFonts w:ascii="Cambria Math" w:hAnsi="Cambria Math"/>
                <w:i/>
                <w:color w:val="231F20"/>
              </w:rPr>
            </m:ctrlPr>
          </m:fPr>
          <m:num>
            <m:r>
              <w:rPr>
                <w:rFonts w:ascii="Cambria Math" w:hAnsi="Cambria Math"/>
                <w:color w:val="231F20"/>
              </w:rPr>
              <m:t>H</m:t>
            </m:r>
            <m:d>
              <m:dPr>
                <m:ctrlPr>
                  <w:rPr>
                    <w:rFonts w:ascii="Cambria Math" w:hAnsi="Cambria Math"/>
                    <w:i/>
                    <w:color w:val="231F20"/>
                  </w:rPr>
                </m:ctrlPr>
              </m:dPr>
              <m:e>
                <m:r>
                  <w:rPr>
                    <w:rFonts w:ascii="Cambria Math" w:hAnsi="Cambria Math"/>
                    <w:color w:val="231F20"/>
                  </w:rPr>
                  <m:t>1-α</m:t>
                </m:r>
              </m:e>
            </m:d>
          </m:num>
          <m:den>
            <m:r>
              <w:rPr>
                <w:rFonts w:ascii="Cambria Math" w:hAnsi="Cambria Math"/>
                <w:color w:val="231F20"/>
              </w:rPr>
              <m:t>∆t</m:t>
            </m:r>
          </m:den>
        </m:f>
        <m:d>
          <m:dPr>
            <m:ctrlPr>
              <w:rPr>
                <w:rFonts w:ascii="Cambria Math" w:hAnsi="Cambria Math"/>
                <w:i/>
                <w:color w:val="231F20"/>
              </w:rPr>
            </m:ctrlPr>
          </m:dPr>
          <m:e>
            <m:r>
              <w:rPr>
                <w:rFonts w:ascii="Cambria Math" w:hAnsi="Cambria Math"/>
                <w:color w:val="231F20"/>
              </w:rPr>
              <m:t>E</m:t>
            </m:r>
            <m:d>
              <m:dPr>
                <m:ctrlPr>
                  <w:rPr>
                    <w:rFonts w:ascii="Cambria Math" w:hAnsi="Cambria Math"/>
                    <w:i/>
                    <w:color w:val="231F20"/>
                  </w:rPr>
                </m:ctrlPr>
              </m:dPr>
              <m:e>
                <m:r>
                  <w:rPr>
                    <w:rFonts w:ascii="Cambria Math" w:hAnsi="Cambria Math"/>
                    <w:color w:val="231F20"/>
                  </w:rPr>
                  <m:t>t</m:t>
                </m:r>
              </m:e>
            </m:d>
            <m:r>
              <w:rPr>
                <w:rFonts w:ascii="Cambria Math" w:hAnsi="Cambria Math"/>
                <w:color w:val="231F20"/>
              </w:rPr>
              <m:t>-E</m:t>
            </m:r>
            <m:d>
              <m:dPr>
                <m:ctrlPr>
                  <w:rPr>
                    <w:rFonts w:ascii="Cambria Math" w:hAnsi="Cambria Math"/>
                    <w:i/>
                    <w:color w:val="231F20"/>
                  </w:rPr>
                </m:ctrlPr>
              </m:dPr>
              <m:e>
                <m:r>
                  <w:rPr>
                    <w:rFonts w:ascii="Cambria Math" w:hAnsi="Cambria Math"/>
                    <w:color w:val="231F20"/>
                  </w:rPr>
                  <m:t>t-∆t</m:t>
                </m:r>
              </m:e>
            </m:d>
          </m:e>
        </m:d>
      </m:oMath>
      <w:r w:rsidR="00F069E7">
        <w:rPr>
          <w:rFonts w:asciiTheme="minorHAnsi" w:hAnsiTheme="minorHAnsi" w:cstheme="minorHAnsi"/>
          <w:color w:val="231F20"/>
        </w:rPr>
        <w:tab/>
      </w:r>
      <w:r w:rsidR="00F069E7">
        <w:rPr>
          <w:rFonts w:asciiTheme="minorHAnsi" w:hAnsiTheme="minorHAnsi" w:cstheme="minorHAnsi"/>
          <w:color w:val="231F20"/>
        </w:rPr>
        <w:tab/>
      </w:r>
      <w:r w:rsidR="00F069E7">
        <w:rPr>
          <w:rFonts w:asciiTheme="minorHAnsi" w:hAnsiTheme="minorHAnsi" w:cstheme="minorHAnsi"/>
          <w:color w:val="231F20"/>
        </w:rPr>
        <w:tab/>
      </w:r>
      <w:r w:rsidR="00BB01FA">
        <w:rPr>
          <w:rFonts w:asciiTheme="minorHAnsi" w:hAnsiTheme="minorHAnsi" w:cstheme="minorHAnsi"/>
          <w:color w:val="231F20"/>
        </w:rPr>
        <w:tab/>
      </w:r>
      <w:r w:rsidR="00BB01FA">
        <w:rPr>
          <w:rFonts w:asciiTheme="minorHAnsi" w:hAnsiTheme="minorHAnsi" w:cstheme="minorHAnsi"/>
          <w:color w:val="231F20"/>
        </w:rPr>
        <w:tab/>
      </w:r>
      <w:r w:rsidR="00755BA1">
        <w:rPr>
          <w:rFonts w:asciiTheme="minorHAnsi" w:hAnsiTheme="minorHAnsi" w:cstheme="minorHAnsi"/>
          <w:color w:val="231F20"/>
        </w:rPr>
        <w:t>(1)</w:t>
      </w:r>
    </w:p>
    <w:p w14:paraId="44A6CC13" w14:textId="4282F096" w:rsidR="000D2A88" w:rsidRDefault="006D59A1" w:rsidP="00983A74">
      <w:pPr>
        <w:rPr>
          <w:rFonts w:asciiTheme="minorHAnsi" w:hAnsiTheme="minorHAnsi" w:cstheme="minorHAnsi"/>
          <w:color w:val="231F20"/>
        </w:rPr>
      </w:pPr>
      <w:r w:rsidRPr="0045212B">
        <w:rPr>
          <w:rFonts w:asciiTheme="minorHAnsi" w:hAnsiTheme="minorHAnsi" w:cstheme="minorHAnsi"/>
          <w:color w:val="000000"/>
        </w:rPr>
        <w:t>w</w:t>
      </w:r>
      <w:r w:rsidR="000D2A88" w:rsidRPr="0045212B">
        <w:rPr>
          <w:rFonts w:asciiTheme="minorHAnsi" w:hAnsiTheme="minorHAnsi" w:cstheme="minorHAnsi"/>
          <w:color w:val="000000"/>
        </w:rPr>
        <w:t>here</w:t>
      </w:r>
      <w:r w:rsidRPr="0045212B">
        <w:rPr>
          <w:rFonts w:asciiTheme="minorHAnsi" w:hAnsiTheme="minorHAnsi" w:cstheme="minorHAnsi"/>
          <w:color w:val="000000"/>
        </w:rPr>
        <w:t xml:space="preserve"> </w:t>
      </w:r>
      <m:oMath>
        <m:r>
          <w:rPr>
            <w:rFonts w:ascii="Cambria Math" w:hAnsi="Cambria Math"/>
            <w:color w:val="231F20"/>
          </w:rPr>
          <m:t>H</m:t>
        </m:r>
      </m:oMath>
      <w:r w:rsidR="009261E2" w:rsidRPr="0045212B">
        <w:rPr>
          <w:rFonts w:asciiTheme="minorHAnsi" w:hAnsiTheme="minorHAnsi" w:cstheme="minorHAnsi"/>
          <w:color w:val="000000"/>
        </w:rPr>
        <w:t xml:space="preserve"> is the time-horizon used </w:t>
      </w:r>
      <w:r w:rsidR="00D47EF3" w:rsidRPr="0045212B">
        <w:rPr>
          <w:rFonts w:asciiTheme="minorHAnsi" w:hAnsiTheme="minorHAnsi" w:cstheme="minorHAnsi"/>
          <w:color w:val="000000"/>
        </w:rPr>
        <w:t xml:space="preserve">for the GWP and AGWP </w:t>
      </w:r>
      <w:r w:rsidR="00EC267D">
        <w:rPr>
          <w:rFonts w:asciiTheme="minorHAnsi" w:hAnsiTheme="minorHAnsi" w:cstheme="minorHAnsi"/>
          <w:color w:val="000000"/>
        </w:rPr>
        <w:t>(conventionally 100 years)</w:t>
      </w:r>
      <w:r w:rsidR="003945D2">
        <w:rPr>
          <w:rFonts w:asciiTheme="minorHAnsi" w:hAnsiTheme="minorHAnsi" w:cstheme="minorHAnsi"/>
          <w:color w:val="000000"/>
        </w:rPr>
        <w:t>,</w:t>
      </w:r>
      <w:r w:rsidR="00EC267D">
        <w:rPr>
          <w:rFonts w:asciiTheme="minorHAnsi" w:hAnsiTheme="minorHAnsi" w:cstheme="minorHAnsi"/>
          <w:color w:val="000000"/>
        </w:rPr>
        <w:t xml:space="preserve"> </w:t>
      </w:r>
      <m:oMath>
        <m:r>
          <w:rPr>
            <w:rFonts w:ascii="Cambria Math" w:hAnsi="Cambria Math"/>
            <w:color w:val="231F20"/>
          </w:rPr>
          <m:t>α</m:t>
        </m:r>
      </m:oMath>
      <w:r w:rsidR="000D2A88" w:rsidRPr="0045212B">
        <w:rPr>
          <w:rFonts w:asciiTheme="minorHAnsi" w:hAnsiTheme="minorHAnsi" w:cstheme="minorHAnsi"/>
          <w:color w:val="000000"/>
        </w:rPr>
        <w:t xml:space="preserve"> </w:t>
      </w:r>
      <w:r w:rsidR="00D47EF3" w:rsidRPr="0045212B">
        <w:rPr>
          <w:rFonts w:asciiTheme="minorHAnsi" w:hAnsiTheme="minorHAnsi" w:cstheme="minorHAnsi"/>
          <w:color w:val="000000"/>
        </w:rPr>
        <w:t>depend</w:t>
      </w:r>
      <w:r w:rsidR="003945D2">
        <w:rPr>
          <w:rFonts w:asciiTheme="minorHAnsi" w:hAnsiTheme="minorHAnsi" w:cstheme="minorHAnsi"/>
          <w:color w:val="000000"/>
        </w:rPr>
        <w:t>s</w:t>
      </w:r>
      <w:r w:rsidR="00D47EF3" w:rsidRPr="0045212B">
        <w:rPr>
          <w:rFonts w:asciiTheme="minorHAnsi" w:hAnsiTheme="minorHAnsi" w:cstheme="minorHAnsi"/>
          <w:color w:val="000000"/>
        </w:rPr>
        <w:t xml:space="preserve"> on the properties and time-history of th</w:t>
      </w:r>
      <w:r w:rsidR="00293B50">
        <w:rPr>
          <w:rFonts w:asciiTheme="minorHAnsi" w:hAnsiTheme="minorHAnsi" w:cstheme="minorHAnsi"/>
          <w:color w:val="000000"/>
        </w:rPr>
        <w:t>at</w:t>
      </w:r>
      <w:r w:rsidR="00D47EF3" w:rsidRPr="0045212B">
        <w:rPr>
          <w:rFonts w:asciiTheme="minorHAnsi" w:hAnsiTheme="minorHAnsi" w:cstheme="minorHAnsi"/>
          <w:color w:val="000000"/>
        </w:rPr>
        <w:t xml:space="preserve"> forcing agent, </w:t>
      </w:r>
      <m:oMath>
        <m:f>
          <m:fPr>
            <m:type m:val="lin"/>
            <m:ctrlPr>
              <w:rPr>
                <w:rFonts w:ascii="Cambria Math" w:hAnsi="Cambria Math" w:cstheme="minorHAnsi"/>
                <w:i/>
                <w:color w:val="000000"/>
              </w:rPr>
            </m:ctrlPr>
          </m:fPr>
          <m:num>
            <m:r>
              <w:rPr>
                <w:rFonts w:ascii="Cambria Math" w:hAnsi="Cambria Math" w:cstheme="minorHAnsi"/>
                <w:color w:val="000000"/>
              </w:rPr>
              <m:t>α</m:t>
            </m:r>
          </m:num>
          <m:den>
            <m:d>
              <m:dPr>
                <m:begChr m:val="["/>
                <m:endChr m:val="]"/>
                <m:ctrlPr>
                  <w:rPr>
                    <w:rFonts w:ascii="Cambria Math" w:hAnsi="Cambria Math" w:cstheme="minorHAnsi"/>
                    <w:i/>
                    <w:color w:val="000000"/>
                  </w:rPr>
                </m:ctrlPr>
              </m:dPr>
              <m:e>
                <m:r>
                  <w:rPr>
                    <w:rFonts w:ascii="Cambria Math" w:hAnsi="Cambria Math" w:cstheme="minorHAnsi"/>
                    <w:color w:val="000000"/>
                  </w:rPr>
                  <m:t>H</m:t>
                </m:r>
                <m:d>
                  <m:dPr>
                    <m:ctrlPr>
                      <w:rPr>
                        <w:rFonts w:ascii="Cambria Math" w:hAnsi="Cambria Math" w:cstheme="minorHAnsi"/>
                        <w:i/>
                        <w:color w:val="000000"/>
                      </w:rPr>
                    </m:ctrlPr>
                  </m:dPr>
                  <m:e>
                    <m:r>
                      <w:rPr>
                        <w:rFonts w:ascii="Cambria Math" w:hAnsi="Cambria Math" w:cstheme="minorHAnsi"/>
                        <w:color w:val="000000"/>
                      </w:rPr>
                      <m:t>1-α</m:t>
                    </m:r>
                  </m:e>
                </m:d>
              </m:e>
            </m:d>
          </m:den>
        </m:f>
      </m:oMath>
      <w:r w:rsidR="00D47EF3" w:rsidRPr="0045212B">
        <w:rPr>
          <w:rFonts w:asciiTheme="minorHAnsi" w:hAnsiTheme="minorHAnsi" w:cstheme="minorHAnsi"/>
          <w:color w:val="000000"/>
        </w:rPr>
        <w:t xml:space="preserve"> being the </w:t>
      </w:r>
      <w:r w:rsidR="00293B50">
        <w:rPr>
          <w:rFonts w:asciiTheme="minorHAnsi" w:hAnsiTheme="minorHAnsi" w:cstheme="minorHAnsi"/>
          <w:color w:val="000000"/>
        </w:rPr>
        <w:t xml:space="preserve">fractional </w:t>
      </w:r>
      <w:r w:rsidR="00D47EF3" w:rsidRPr="0045212B">
        <w:rPr>
          <w:rFonts w:asciiTheme="minorHAnsi" w:hAnsiTheme="minorHAnsi" w:cstheme="minorHAnsi"/>
          <w:color w:val="000000"/>
        </w:rPr>
        <w:t xml:space="preserve">rate at which </w:t>
      </w:r>
      <m:oMath>
        <m:r>
          <w:rPr>
            <w:rFonts w:ascii="Cambria Math" w:hAnsi="Cambria Math"/>
            <w:color w:val="231F20"/>
          </w:rPr>
          <m:t>E</m:t>
        </m:r>
        <m:d>
          <m:dPr>
            <m:ctrlPr>
              <w:rPr>
                <w:rFonts w:ascii="Cambria Math" w:hAnsi="Cambria Math"/>
                <w:i/>
                <w:color w:val="231F20"/>
              </w:rPr>
            </m:ctrlPr>
          </m:dPr>
          <m:e>
            <m:r>
              <w:rPr>
                <w:rFonts w:ascii="Cambria Math" w:hAnsi="Cambria Math"/>
                <w:color w:val="231F20"/>
              </w:rPr>
              <m:t>t</m:t>
            </m:r>
          </m:e>
        </m:d>
      </m:oMath>
      <w:r w:rsidR="006B074A">
        <w:rPr>
          <w:rFonts w:asciiTheme="minorHAnsi" w:hAnsiTheme="minorHAnsi" w:cstheme="minorHAnsi"/>
          <w:color w:val="231F20"/>
        </w:rPr>
        <w:t xml:space="preserve"> </w:t>
      </w:r>
      <w:r w:rsidR="00D47EF3" w:rsidRPr="0045212B">
        <w:rPr>
          <w:rFonts w:asciiTheme="minorHAnsi" w:hAnsiTheme="minorHAnsi" w:cstheme="minorHAnsi"/>
          <w:color w:val="000000"/>
        </w:rPr>
        <w:t>would need to decline to caus</w:t>
      </w:r>
      <w:r w:rsidR="00B8223A" w:rsidRPr="0045212B">
        <w:rPr>
          <w:rFonts w:asciiTheme="minorHAnsi" w:hAnsiTheme="minorHAnsi" w:cstheme="minorHAnsi"/>
          <w:color w:val="000000"/>
        </w:rPr>
        <w:t>e</w:t>
      </w:r>
      <w:r w:rsidR="00D47EF3" w:rsidRPr="0045212B">
        <w:rPr>
          <w:rFonts w:asciiTheme="minorHAnsi" w:hAnsiTheme="minorHAnsi" w:cstheme="minorHAnsi"/>
          <w:color w:val="000000"/>
        </w:rPr>
        <w:t xml:space="preserve"> no further warming</w:t>
      </w:r>
      <w:r w:rsidR="00B8223A" w:rsidRPr="0045212B">
        <w:rPr>
          <w:rFonts w:asciiTheme="minorHAnsi" w:hAnsiTheme="minorHAnsi" w:cstheme="minorHAnsi"/>
          <w:color w:val="000000"/>
        </w:rPr>
        <w:t xml:space="preserve"> in the decades following year </w:t>
      </w:r>
      <m:oMath>
        <m:r>
          <w:rPr>
            <w:rFonts w:ascii="Cambria Math" w:hAnsi="Cambria Math"/>
            <w:color w:val="231F20"/>
          </w:rPr>
          <m:t>t</m:t>
        </m:r>
      </m:oMath>
      <w:r w:rsidR="003945D2">
        <w:rPr>
          <w:rFonts w:asciiTheme="minorHAnsi" w:hAnsiTheme="minorHAnsi" w:cstheme="minorHAnsi"/>
          <w:color w:val="231F20"/>
        </w:rPr>
        <w:t xml:space="preserve">, and </w:t>
      </w:r>
      <m:oMath>
        <m:r>
          <w:rPr>
            <w:rFonts w:ascii="Cambria Math" w:hAnsi="Cambria Math"/>
            <w:color w:val="231F20"/>
          </w:rPr>
          <m:t>∆t</m:t>
        </m:r>
      </m:oMath>
      <w:r w:rsidR="003945D2">
        <w:rPr>
          <w:rFonts w:asciiTheme="minorHAnsi" w:hAnsiTheme="minorHAnsi" w:cstheme="minorHAnsi"/>
          <w:color w:val="231F20"/>
        </w:rPr>
        <w:t xml:space="preserve"> is approximately double the atmospheric lifetime for a short-lived climate pollutant.</w:t>
      </w:r>
    </w:p>
    <w:p w14:paraId="1CA1F278" w14:textId="0BDFA62F" w:rsidR="006B074A" w:rsidRDefault="006B074A" w:rsidP="00983A74">
      <w:pPr>
        <w:rPr>
          <w:rFonts w:asciiTheme="minorHAnsi" w:hAnsiTheme="minorHAnsi" w:cstheme="minorHAnsi"/>
          <w:color w:val="231F20"/>
        </w:rPr>
      </w:pPr>
    </w:p>
    <w:p w14:paraId="1DF72295" w14:textId="52CD6C31" w:rsidR="006B074A" w:rsidRPr="0045212B" w:rsidRDefault="006B074A" w:rsidP="00983A74">
      <w:pPr>
        <w:rPr>
          <w:rFonts w:asciiTheme="minorHAnsi" w:hAnsiTheme="minorHAnsi" w:cstheme="minorHAnsi"/>
          <w:color w:val="000000"/>
        </w:rPr>
      </w:pPr>
      <w:r>
        <w:rPr>
          <w:rFonts w:asciiTheme="minorHAnsi" w:hAnsiTheme="minorHAnsi" w:cstheme="minorHAnsi"/>
          <w:color w:val="231F20"/>
        </w:rPr>
        <w:t>For long-lived climate pollutants</w:t>
      </w:r>
      <w:r w:rsidR="00BB01FA">
        <w:rPr>
          <w:rFonts w:asciiTheme="minorHAnsi" w:hAnsiTheme="minorHAnsi" w:cstheme="minorHAnsi"/>
          <w:color w:val="231F20"/>
        </w:rPr>
        <w:t xml:space="preserve"> (LLCPs, with lifetimes longer than </w:t>
      </w:r>
      <m:oMath>
        <m:r>
          <w:rPr>
            <w:rFonts w:ascii="Cambria Math" w:hAnsi="Cambria Math"/>
            <w:color w:val="231F20"/>
          </w:rPr>
          <m:t>H</m:t>
        </m:r>
      </m:oMath>
      <w:r w:rsidR="00BB01FA">
        <w:rPr>
          <w:rFonts w:asciiTheme="minorHAnsi" w:hAnsiTheme="minorHAnsi" w:cstheme="minorHAnsi"/>
          <w:color w:val="231F20"/>
        </w:rPr>
        <w:t>)</w:t>
      </w:r>
      <w:r>
        <w:rPr>
          <w:rFonts w:asciiTheme="minorHAnsi" w:hAnsiTheme="minorHAnsi" w:cstheme="minorHAnsi"/>
          <w:color w:val="231F20"/>
        </w:rPr>
        <w:t xml:space="preserve"> </w:t>
      </w:r>
      <w:r w:rsidR="00BB01FA">
        <w:rPr>
          <w:rFonts w:asciiTheme="minorHAnsi" w:hAnsiTheme="minorHAnsi" w:cstheme="minorHAnsi"/>
          <w:color w:val="231F20"/>
        </w:rPr>
        <w:t xml:space="preserve">such as </w:t>
      </w:r>
      <w:r>
        <w:rPr>
          <w:rFonts w:asciiTheme="minorHAnsi" w:hAnsiTheme="minorHAnsi" w:cstheme="minorHAnsi"/>
          <w:color w:val="231F20"/>
        </w:rPr>
        <w:t>CO</w:t>
      </w:r>
      <w:r>
        <w:rPr>
          <w:rFonts w:asciiTheme="minorHAnsi" w:hAnsiTheme="minorHAnsi" w:cstheme="minorHAnsi"/>
          <w:color w:val="231F20"/>
          <w:vertAlign w:val="subscript"/>
        </w:rPr>
        <w:t>2</w:t>
      </w:r>
      <w:r>
        <w:rPr>
          <w:rFonts w:asciiTheme="minorHAnsi" w:hAnsiTheme="minorHAnsi" w:cstheme="minorHAnsi"/>
          <w:color w:val="231F20"/>
        </w:rPr>
        <w:t xml:space="preserve"> and N</w:t>
      </w:r>
      <w:r>
        <w:rPr>
          <w:rFonts w:asciiTheme="minorHAnsi" w:hAnsiTheme="minorHAnsi" w:cstheme="minorHAnsi"/>
          <w:color w:val="231F20"/>
          <w:vertAlign w:val="subscript"/>
        </w:rPr>
        <w:t>2</w:t>
      </w:r>
      <w:r>
        <w:rPr>
          <w:rFonts w:asciiTheme="minorHAnsi" w:hAnsiTheme="minorHAnsi" w:cstheme="minorHAnsi"/>
          <w:color w:val="231F20"/>
        </w:rPr>
        <w:t xml:space="preserve">O, </w:t>
      </w:r>
      <m:oMath>
        <m:r>
          <w:rPr>
            <w:rFonts w:ascii="Cambria Math" w:hAnsi="Cambria Math"/>
            <w:color w:val="231F20"/>
          </w:rPr>
          <m:t>α</m:t>
        </m:r>
        <m:r>
          <w:rPr>
            <w:rFonts w:ascii="Cambria Math" w:hAnsi="Cambria Math" w:cstheme="minorHAnsi"/>
            <w:color w:val="231F20"/>
          </w:rPr>
          <m:t>=1</m:t>
        </m:r>
      </m:oMath>
      <w:r>
        <w:rPr>
          <w:rFonts w:asciiTheme="minorHAnsi" w:hAnsiTheme="minorHAnsi" w:cstheme="minorHAnsi"/>
          <w:color w:val="231F20"/>
        </w:rPr>
        <w:t>. For methane</w:t>
      </w:r>
      <w:r w:rsidR="007526D1">
        <w:rPr>
          <w:rFonts w:asciiTheme="minorHAnsi" w:hAnsiTheme="minorHAnsi" w:cstheme="minorHAnsi"/>
          <w:color w:val="231F20"/>
        </w:rPr>
        <w:t xml:space="preserve">, </w:t>
      </w:r>
      <m:oMath>
        <m:r>
          <w:rPr>
            <w:rFonts w:ascii="Cambria Math" w:hAnsi="Cambria Math"/>
            <w:color w:val="231F20"/>
          </w:rPr>
          <m:t>α</m:t>
        </m:r>
        <m:r>
          <w:rPr>
            <w:rFonts w:ascii="Cambria Math" w:hAnsi="Cambria Math" w:cstheme="minorHAnsi"/>
            <w:color w:val="231F20"/>
          </w:rPr>
          <m:t>=0.25</m:t>
        </m:r>
      </m:oMath>
      <w:r>
        <w:rPr>
          <w:rFonts w:asciiTheme="minorHAnsi" w:hAnsiTheme="minorHAnsi" w:cstheme="minorHAnsi"/>
          <w:color w:val="231F20"/>
        </w:rPr>
        <w:t xml:space="preserve"> and</w:t>
      </w:r>
      <m:oMath>
        <m:r>
          <w:rPr>
            <w:rFonts w:ascii="Cambria Math" w:hAnsi="Cambria Math" w:cstheme="minorHAnsi"/>
            <w:color w:val="231F20"/>
          </w:rPr>
          <m:t xml:space="preserve"> </m:t>
        </m:r>
        <m:r>
          <w:rPr>
            <w:rFonts w:ascii="Cambria Math" w:hAnsi="Cambria Math"/>
            <w:color w:val="231F20"/>
          </w:rPr>
          <m:t>∆t=20</m:t>
        </m:r>
      </m:oMath>
      <w:r>
        <w:rPr>
          <w:rFonts w:asciiTheme="minorHAnsi" w:hAnsiTheme="minorHAnsi" w:cstheme="minorHAnsi"/>
          <w:color w:val="231F20"/>
        </w:rPr>
        <w:t xml:space="preserve"> years, reflecting </w:t>
      </w:r>
      <w:r w:rsidR="00201903">
        <w:rPr>
          <w:rFonts w:asciiTheme="minorHAnsi" w:hAnsiTheme="minorHAnsi" w:cstheme="minorHAnsi"/>
          <w:color w:val="231F20"/>
        </w:rPr>
        <w:t>its</w:t>
      </w:r>
      <w:r>
        <w:rPr>
          <w:rFonts w:asciiTheme="minorHAnsi" w:hAnsiTheme="minorHAnsi" w:cstheme="minorHAnsi"/>
          <w:color w:val="231F20"/>
        </w:rPr>
        <w:t xml:space="preserve"> recent </w:t>
      </w:r>
      <w:r w:rsidR="00201903">
        <w:rPr>
          <w:rFonts w:asciiTheme="minorHAnsi" w:hAnsiTheme="minorHAnsi" w:cstheme="minorHAnsi"/>
          <w:color w:val="231F20"/>
        </w:rPr>
        <w:t xml:space="preserve">emissions </w:t>
      </w:r>
      <w:r>
        <w:rPr>
          <w:rFonts w:asciiTheme="minorHAnsi" w:hAnsiTheme="minorHAnsi" w:cstheme="minorHAnsi"/>
          <w:color w:val="231F20"/>
        </w:rPr>
        <w:t>history and lifetime</w:t>
      </w:r>
      <w:r w:rsidR="00BB01FA">
        <w:rPr>
          <w:rFonts w:asciiTheme="minorHAnsi" w:hAnsiTheme="minorHAnsi" w:cstheme="minorHAnsi"/>
          <w:color w:val="231F20"/>
        </w:rPr>
        <w:t xml:space="preserve"> (Cain et al, 2019)</w:t>
      </w:r>
      <w:r>
        <w:rPr>
          <w:rFonts w:asciiTheme="minorHAnsi" w:hAnsiTheme="minorHAnsi" w:cstheme="minorHAnsi"/>
          <w:color w:val="231F20"/>
        </w:rPr>
        <w:t>. For aerosols</w:t>
      </w:r>
      <w:r w:rsidR="007526D1">
        <w:rPr>
          <w:rFonts w:asciiTheme="minorHAnsi" w:hAnsiTheme="minorHAnsi" w:cstheme="minorHAnsi"/>
          <w:color w:val="231F20"/>
        </w:rPr>
        <w:t xml:space="preserve">, the best-fit </w:t>
      </w:r>
      <m:oMath>
        <m:r>
          <w:rPr>
            <w:rFonts w:ascii="Cambria Math" w:hAnsi="Cambria Math"/>
            <w:color w:val="231F20"/>
          </w:rPr>
          <m:t>∆t=1</m:t>
        </m:r>
      </m:oMath>
      <w:r w:rsidR="003945D2">
        <w:rPr>
          <w:rFonts w:asciiTheme="minorHAnsi" w:hAnsiTheme="minorHAnsi" w:cstheme="minorHAnsi"/>
          <w:color w:val="231F20"/>
        </w:rPr>
        <w:t xml:space="preserve"> year</w:t>
      </w:r>
      <w:r w:rsidR="007526D1">
        <w:rPr>
          <w:rFonts w:asciiTheme="minorHAnsi" w:hAnsiTheme="minorHAnsi" w:cstheme="minorHAnsi"/>
          <w:color w:val="231F20"/>
        </w:rPr>
        <w:t xml:space="preserve"> while </w:t>
      </w:r>
      <m:oMath>
        <m:r>
          <w:rPr>
            <w:rFonts w:ascii="Cambria Math" w:hAnsi="Cambria Math"/>
            <w:color w:val="231F20"/>
          </w:rPr>
          <m:t>α</m:t>
        </m:r>
        <m:r>
          <w:rPr>
            <w:rFonts w:ascii="Cambria Math" w:hAnsi="Cambria Math" w:cstheme="minorHAnsi"/>
            <w:color w:val="231F20"/>
          </w:rPr>
          <m:t>=0.1</m:t>
        </m:r>
      </m:oMath>
      <w:r w:rsidR="007526D1">
        <w:rPr>
          <w:rFonts w:asciiTheme="minorHAnsi" w:hAnsiTheme="minorHAnsi" w:cstheme="minorHAnsi"/>
          <w:color w:val="231F20"/>
        </w:rPr>
        <w:t xml:space="preserve">, </w:t>
      </w:r>
      <w:r w:rsidR="00BB01FA">
        <w:rPr>
          <w:rFonts w:asciiTheme="minorHAnsi" w:hAnsiTheme="minorHAnsi" w:cstheme="minorHAnsi"/>
          <w:color w:val="231F20"/>
        </w:rPr>
        <w:t xml:space="preserve">reflecting their very short lifetime and </w:t>
      </w:r>
      <w:r w:rsidR="007526D1">
        <w:rPr>
          <w:rFonts w:asciiTheme="minorHAnsi" w:hAnsiTheme="minorHAnsi" w:cstheme="minorHAnsi"/>
          <w:color w:val="231F20"/>
        </w:rPr>
        <w:t xml:space="preserve">the fact that GMST is already </w:t>
      </w:r>
      <w:r w:rsidR="00201903">
        <w:rPr>
          <w:rFonts w:asciiTheme="minorHAnsi" w:hAnsiTheme="minorHAnsi" w:cstheme="minorHAnsi"/>
          <w:color w:val="231F20"/>
        </w:rPr>
        <w:t>partially</w:t>
      </w:r>
      <w:r w:rsidR="007526D1">
        <w:rPr>
          <w:rFonts w:asciiTheme="minorHAnsi" w:hAnsiTheme="minorHAnsi" w:cstheme="minorHAnsi"/>
          <w:color w:val="231F20"/>
        </w:rPr>
        <w:t xml:space="preserve"> equilibrated with current net global aerosol forcing.</w:t>
      </w:r>
    </w:p>
    <w:p w14:paraId="04E0B4EE" w14:textId="77777777" w:rsidR="000D2A88" w:rsidRPr="0045212B" w:rsidRDefault="000D2A88" w:rsidP="00983A74">
      <w:pPr>
        <w:rPr>
          <w:rFonts w:asciiTheme="minorHAnsi" w:hAnsiTheme="minorHAnsi" w:cstheme="minorHAnsi"/>
          <w:color w:val="000000"/>
        </w:rPr>
      </w:pPr>
    </w:p>
    <w:p w14:paraId="2CB2F33D" w14:textId="6333288E" w:rsidR="00983A74" w:rsidRPr="0045212B" w:rsidRDefault="007526D1" w:rsidP="00983A74">
      <w:pPr>
        <w:rPr>
          <w:rFonts w:asciiTheme="minorHAnsi" w:hAnsiTheme="minorHAnsi" w:cstheme="minorHAnsi"/>
          <w:color w:val="000000"/>
        </w:rPr>
      </w:pPr>
      <w:r>
        <w:rPr>
          <w:rFonts w:asciiTheme="minorHAnsi" w:hAnsiTheme="minorHAnsi" w:cstheme="minorHAnsi"/>
          <w:color w:val="000000"/>
        </w:rPr>
        <w:t xml:space="preserve">Hence </w:t>
      </w:r>
      <w:r w:rsidR="00983A74" w:rsidRPr="0045212B">
        <w:rPr>
          <w:rFonts w:asciiTheme="minorHAnsi" w:hAnsiTheme="minorHAnsi" w:cstheme="minorHAnsi"/>
          <w:color w:val="000000"/>
        </w:rPr>
        <w:t xml:space="preserve">human-induced warming </w:t>
      </w:r>
      <m:oMath>
        <m:r>
          <w:rPr>
            <w:rFonts w:ascii="Cambria Math" w:hAnsi="Cambria Math"/>
            <w:color w:val="231F20"/>
          </w:rPr>
          <m:t>∆T</m:t>
        </m:r>
      </m:oMath>
      <w:r w:rsidR="00EF41D8" w:rsidRPr="0045212B">
        <w:rPr>
          <w:rFonts w:asciiTheme="minorHAnsi" w:hAnsiTheme="minorHAnsi" w:cstheme="minorHAnsi"/>
          <w:color w:val="000000"/>
        </w:rPr>
        <w:t xml:space="preserve"> </w:t>
      </w:r>
      <w:r w:rsidR="00983A74" w:rsidRPr="0045212B">
        <w:rPr>
          <w:rFonts w:asciiTheme="minorHAnsi" w:hAnsiTheme="minorHAnsi" w:cstheme="minorHAnsi"/>
          <w:color w:val="000000"/>
        </w:rPr>
        <w:t xml:space="preserve">over a multi-decade interval </w:t>
      </w:r>
      <m:oMath>
        <m:sSub>
          <m:sSubPr>
            <m:ctrlPr>
              <w:rPr>
                <w:rFonts w:ascii="Cambria Math" w:hAnsi="Cambria Math"/>
                <w:i/>
                <w:color w:val="231F20"/>
              </w:rPr>
            </m:ctrlPr>
          </m:sSubPr>
          <m:e>
            <m:r>
              <w:rPr>
                <w:rFonts w:ascii="Cambria Math" w:hAnsi="Cambria Math"/>
                <w:color w:val="231F20"/>
              </w:rPr>
              <m:t>t</m:t>
            </m:r>
          </m:e>
          <m:sub>
            <m:r>
              <w:rPr>
                <w:rFonts w:ascii="Cambria Math" w:hAnsi="Cambria Math"/>
                <w:color w:val="231F20"/>
              </w:rPr>
              <m:t>0</m:t>
            </m:r>
          </m:sub>
        </m:sSub>
      </m:oMath>
      <w:r w:rsidR="00BB01FA">
        <w:rPr>
          <w:rFonts w:asciiTheme="minorHAnsi" w:hAnsiTheme="minorHAnsi" w:cstheme="minorHAnsi"/>
          <w:color w:val="231F20"/>
        </w:rPr>
        <w:t xml:space="preserve"> to </w:t>
      </w:r>
      <m:oMath>
        <m:sSub>
          <m:sSubPr>
            <m:ctrlPr>
              <w:rPr>
                <w:rFonts w:ascii="Cambria Math" w:hAnsi="Cambria Math"/>
                <w:i/>
                <w:color w:val="231F20"/>
              </w:rPr>
            </m:ctrlPr>
          </m:sSubPr>
          <m:e>
            <m:r>
              <w:rPr>
                <w:rFonts w:ascii="Cambria Math" w:hAnsi="Cambria Math"/>
                <w:color w:val="231F20"/>
              </w:rPr>
              <m:t>t</m:t>
            </m:r>
          </m:e>
          <m:sub>
            <m:r>
              <w:rPr>
                <w:rFonts w:ascii="Cambria Math" w:hAnsi="Cambria Math"/>
                <w:color w:val="231F20"/>
              </w:rPr>
              <m:t>1</m:t>
            </m:r>
          </m:sub>
        </m:sSub>
      </m:oMath>
      <w:r w:rsidRPr="007526D1" w:rsidDel="007526D1">
        <w:rPr>
          <w:rFonts w:asciiTheme="minorHAnsi" w:hAnsiTheme="minorHAnsi" w:cstheme="minorHAnsi"/>
          <w:color w:val="000000"/>
        </w:rPr>
        <w:t xml:space="preserve"> </w:t>
      </w:r>
      <w:r>
        <w:rPr>
          <w:rFonts w:asciiTheme="minorHAnsi" w:hAnsiTheme="minorHAnsi" w:cstheme="minorHAnsi"/>
          <w:color w:val="000000"/>
        </w:rPr>
        <w:t>may be</w:t>
      </w:r>
      <w:r w:rsidR="000D2A88" w:rsidRPr="0045212B">
        <w:rPr>
          <w:rFonts w:asciiTheme="minorHAnsi" w:hAnsiTheme="minorHAnsi" w:cstheme="minorHAnsi"/>
          <w:color w:val="000000"/>
        </w:rPr>
        <w:t xml:space="preserve"> approximated by</w:t>
      </w:r>
    </w:p>
    <w:p w14:paraId="12F1EC28" w14:textId="1A98505F" w:rsidR="00E52AA1" w:rsidRPr="0045212B" w:rsidRDefault="00E52AA1" w:rsidP="00983A74">
      <w:pPr>
        <w:rPr>
          <w:rFonts w:asciiTheme="minorHAnsi" w:hAnsiTheme="minorHAnsi" w:cstheme="minorHAnsi"/>
          <w:color w:val="000000"/>
        </w:rPr>
      </w:pPr>
      <m:oMath>
        <m:r>
          <w:rPr>
            <w:rFonts w:ascii="Cambria Math" w:hAnsi="Cambria Math"/>
            <w:color w:val="231F20"/>
          </w:rPr>
          <m:t>∆T≈</m:t>
        </m:r>
        <m:r>
          <m:rPr>
            <m:nor/>
          </m:rPr>
          <w:rPr>
            <w:rFonts w:ascii="Cambria Math" w:hAnsi="Cambria Math"/>
            <w:color w:val="231F20"/>
          </w:rPr>
          <m:t>TCRE</m:t>
        </m:r>
        <m:r>
          <w:rPr>
            <w:rFonts w:ascii="Cambria Math" w:hAnsi="Cambria Math"/>
            <w:color w:val="231F20"/>
          </w:rPr>
          <m:t>×</m:t>
        </m:r>
        <m:d>
          <m:dPr>
            <m:begChr m:val="{"/>
            <m:endChr m:val="}"/>
            <m:ctrlPr>
              <w:rPr>
                <w:rFonts w:ascii="Cambria Math" w:hAnsi="Cambria Math"/>
                <w:i/>
                <w:color w:val="231F20"/>
              </w:rPr>
            </m:ctrlPr>
          </m:dPr>
          <m:e>
            <m:eqArr>
              <m:eqArrPr>
                <m:ctrlPr>
                  <w:rPr>
                    <w:rFonts w:ascii="Cambria Math" w:hAnsi="Cambria Math"/>
                    <w:i/>
                    <w:color w:val="231F20"/>
                  </w:rPr>
                </m:ctrlPr>
              </m:eqArrPr>
              <m:e>
                <m:nary>
                  <m:naryPr>
                    <m:chr m:val="∑"/>
                    <m:limLoc m:val="undOvr"/>
                    <m:ctrlPr>
                      <w:rPr>
                        <w:rFonts w:ascii="Cambria Math" w:hAnsi="Cambria Math"/>
                        <w:i/>
                        <w:color w:val="231F20"/>
                      </w:rPr>
                    </m:ctrlPr>
                  </m:naryPr>
                  <m:sub>
                    <m:r>
                      <w:rPr>
                        <w:rFonts w:ascii="Cambria Math" w:hAnsi="Cambria Math"/>
                        <w:color w:val="231F20"/>
                      </w:rPr>
                      <m:t>t=</m:t>
                    </m:r>
                    <m:sSub>
                      <m:sSubPr>
                        <m:ctrlPr>
                          <w:rPr>
                            <w:rFonts w:ascii="Cambria Math" w:hAnsi="Cambria Math"/>
                            <w:i/>
                            <w:color w:val="231F20"/>
                          </w:rPr>
                        </m:ctrlPr>
                      </m:sSubPr>
                      <m:e>
                        <m:r>
                          <w:rPr>
                            <w:rFonts w:ascii="Cambria Math" w:hAnsi="Cambria Math"/>
                            <w:color w:val="231F20"/>
                          </w:rPr>
                          <m:t>t</m:t>
                        </m:r>
                      </m:e>
                      <m:sub>
                        <m:r>
                          <w:rPr>
                            <w:rFonts w:ascii="Cambria Math" w:hAnsi="Cambria Math"/>
                            <w:color w:val="231F20"/>
                          </w:rPr>
                          <m:t>0</m:t>
                        </m:r>
                      </m:sub>
                    </m:sSub>
                  </m:sub>
                  <m:sup>
                    <m:sSub>
                      <m:sSubPr>
                        <m:ctrlPr>
                          <w:rPr>
                            <w:rFonts w:ascii="Cambria Math" w:hAnsi="Cambria Math"/>
                            <w:i/>
                            <w:color w:val="231F20"/>
                          </w:rPr>
                        </m:ctrlPr>
                      </m:sSubPr>
                      <m:e>
                        <m:r>
                          <w:rPr>
                            <w:rFonts w:ascii="Cambria Math" w:hAnsi="Cambria Math"/>
                            <w:color w:val="231F20"/>
                          </w:rPr>
                          <m:t>t</m:t>
                        </m:r>
                      </m:e>
                      <m:sub>
                        <m:r>
                          <w:rPr>
                            <w:rFonts w:ascii="Cambria Math" w:hAnsi="Cambria Math"/>
                            <w:color w:val="231F20"/>
                          </w:rPr>
                          <m:t>1</m:t>
                        </m:r>
                      </m:sub>
                    </m:sSub>
                  </m:sup>
                  <m:e>
                    <m:d>
                      <m:dPr>
                        <m:begChr m:val="["/>
                        <m:endChr m:val="]"/>
                        <m:ctrlPr>
                          <w:rPr>
                            <w:rFonts w:ascii="Cambria Math" w:hAnsi="Cambria Math"/>
                            <w:i/>
                            <w:color w:val="231F20"/>
                          </w:rPr>
                        </m:ctrlPr>
                      </m:dPr>
                      <m:e>
                        <m:sSub>
                          <m:sSubPr>
                            <m:ctrlPr>
                              <w:rPr>
                                <w:rFonts w:ascii="Cambria Math" w:hAnsi="Cambria Math"/>
                                <w:i/>
                                <w:color w:val="231F20"/>
                              </w:rPr>
                            </m:ctrlPr>
                          </m:sSubPr>
                          <m:e>
                            <m:r>
                              <w:rPr>
                                <w:rFonts w:ascii="Cambria Math" w:hAnsi="Cambria Math"/>
                                <w:color w:val="231F20"/>
                              </w:rPr>
                              <m:t>E</m:t>
                            </m:r>
                          </m:e>
                          <m:sub>
                            <m:r>
                              <m:rPr>
                                <m:nor/>
                              </m:rPr>
                              <w:rPr>
                                <w:rFonts w:ascii="Cambria Math" w:hAnsi="Cambria Math"/>
                                <w:color w:val="231F20"/>
                              </w:rPr>
                              <m:t>LLCP</m:t>
                            </m:r>
                          </m:sub>
                        </m:sSub>
                        <m:d>
                          <m:dPr>
                            <m:ctrlPr>
                              <w:rPr>
                                <w:rFonts w:ascii="Cambria Math" w:hAnsi="Cambria Math"/>
                                <w:i/>
                                <w:color w:val="231F20"/>
                              </w:rPr>
                            </m:ctrlPr>
                          </m:dPr>
                          <m:e>
                            <m:r>
                              <w:rPr>
                                <w:rFonts w:ascii="Cambria Math" w:hAnsi="Cambria Math"/>
                                <w:color w:val="231F20"/>
                              </w:rPr>
                              <m:t>t</m:t>
                            </m:r>
                          </m:e>
                        </m:d>
                        <m:r>
                          <w:rPr>
                            <w:rFonts w:ascii="Cambria Math" w:hAnsi="Cambria Math"/>
                            <w:color w:val="231F20"/>
                          </w:rPr>
                          <m:t>+4</m:t>
                        </m:r>
                        <m:sSub>
                          <m:sSubPr>
                            <m:ctrlPr>
                              <w:rPr>
                                <w:rFonts w:ascii="Cambria Math" w:hAnsi="Cambria Math"/>
                                <w:i/>
                                <w:color w:val="231F20"/>
                              </w:rPr>
                            </m:ctrlPr>
                          </m:sSubPr>
                          <m:e>
                            <m:r>
                              <m:rPr>
                                <m:sty m:val="p"/>
                              </m:rPr>
                              <w:rPr>
                                <w:rFonts w:ascii="Cambria Math" w:hAnsi="Cambria Math" w:cstheme="minorHAnsi"/>
                                <w:color w:val="000000"/>
                              </w:rPr>
                              <m:t>×</m:t>
                            </m:r>
                            <m:r>
                              <w:rPr>
                                <w:rFonts w:ascii="Cambria Math" w:hAnsi="Cambria Math"/>
                                <w:color w:val="231F20"/>
                              </w:rPr>
                              <m:t>E</m:t>
                            </m:r>
                          </m:e>
                          <m:sub>
                            <m:r>
                              <m:rPr>
                                <m:nor/>
                              </m:rPr>
                              <w:rPr>
                                <w:rFonts w:ascii="Cambria Math" w:hAnsi="Cambria Math"/>
                                <w:color w:val="231F20"/>
                              </w:rPr>
                              <m:t>CH4</m:t>
                            </m:r>
                          </m:sub>
                        </m:sSub>
                        <m:d>
                          <m:dPr>
                            <m:ctrlPr>
                              <w:rPr>
                                <w:rFonts w:ascii="Cambria Math" w:hAnsi="Cambria Math"/>
                                <w:i/>
                                <w:color w:val="231F20"/>
                              </w:rPr>
                            </m:ctrlPr>
                          </m:dPr>
                          <m:e>
                            <m:r>
                              <w:rPr>
                                <w:rFonts w:ascii="Cambria Math" w:hAnsi="Cambria Math"/>
                                <w:color w:val="231F20"/>
                              </w:rPr>
                              <m:t>t</m:t>
                            </m:r>
                          </m:e>
                        </m:d>
                        <m:r>
                          <w:rPr>
                            <w:rFonts w:ascii="Cambria Math" w:hAnsi="Cambria Math"/>
                            <w:color w:val="231F20"/>
                          </w:rPr>
                          <m:t>-3.75</m:t>
                        </m:r>
                        <m:sSub>
                          <m:sSubPr>
                            <m:ctrlPr>
                              <w:rPr>
                                <w:rFonts w:ascii="Cambria Math" w:hAnsi="Cambria Math"/>
                                <w:i/>
                                <w:color w:val="231F20"/>
                              </w:rPr>
                            </m:ctrlPr>
                          </m:sSubPr>
                          <m:e>
                            <m:r>
                              <m:rPr>
                                <m:sty m:val="p"/>
                              </m:rPr>
                              <w:rPr>
                                <w:rFonts w:ascii="Cambria Math" w:hAnsi="Cambria Math" w:cstheme="minorHAnsi"/>
                                <w:color w:val="000000"/>
                              </w:rPr>
                              <m:t>×</m:t>
                            </m:r>
                            <m:r>
                              <w:rPr>
                                <w:rFonts w:ascii="Cambria Math" w:hAnsi="Cambria Math"/>
                                <w:color w:val="231F20"/>
                              </w:rPr>
                              <m:t>E</m:t>
                            </m:r>
                          </m:e>
                          <m:sub>
                            <m:r>
                              <m:rPr>
                                <m:nor/>
                              </m:rPr>
                              <w:rPr>
                                <w:rFonts w:ascii="Cambria Math" w:hAnsi="Cambria Math"/>
                                <w:color w:val="231F20"/>
                              </w:rPr>
                              <m:t>CH4</m:t>
                            </m:r>
                          </m:sub>
                        </m:sSub>
                        <m:d>
                          <m:dPr>
                            <m:ctrlPr>
                              <w:rPr>
                                <w:rFonts w:ascii="Cambria Math" w:hAnsi="Cambria Math"/>
                                <w:i/>
                                <w:color w:val="231F20"/>
                              </w:rPr>
                            </m:ctrlPr>
                          </m:dPr>
                          <m:e>
                            <m:r>
                              <w:rPr>
                                <w:rFonts w:ascii="Cambria Math" w:hAnsi="Cambria Math"/>
                                <w:color w:val="231F20"/>
                              </w:rPr>
                              <m:t>t-20</m:t>
                            </m:r>
                          </m:e>
                        </m:d>
                      </m:e>
                    </m:d>
                  </m:e>
                </m:nary>
              </m:e>
              <m:e>
                <m:r>
                  <w:rPr>
                    <w:rFonts w:ascii="Cambria Math" w:hAnsi="Cambria Math"/>
                    <w:color w:val="231F20"/>
                  </w:rPr>
                  <m:t>+</m:t>
                </m:r>
                <m:r>
                  <w:rPr>
                    <w:rFonts w:ascii="Cambria Math" w:hAnsi="Cambria Math" w:cstheme="minorHAnsi"/>
                    <w:color w:val="000000"/>
                  </w:rPr>
                  <m:t>1000</m:t>
                </m:r>
                <m:r>
                  <m:rPr>
                    <m:sty m:val="p"/>
                  </m:rPr>
                  <w:rPr>
                    <w:rFonts w:ascii="Cambria Math" w:hAnsi="Cambria Math" w:cstheme="minorHAnsi"/>
                    <w:color w:val="000000"/>
                  </w:rPr>
                  <m:t>×Δ</m:t>
                </m:r>
                <m:r>
                  <w:rPr>
                    <w:rFonts w:ascii="Cambria Math" w:hAnsi="Cambria Math" w:cstheme="minorHAnsi"/>
                    <w:color w:val="000000"/>
                  </w:rPr>
                  <m:t>F+1.1×</m:t>
                </m:r>
                <m:acc>
                  <m:accPr>
                    <m:chr m:val="̅"/>
                    <m:ctrlPr>
                      <w:rPr>
                        <w:rFonts w:ascii="Cambria Math" w:hAnsi="Cambria Math" w:cstheme="minorHAnsi"/>
                        <w:i/>
                        <w:color w:val="000000"/>
                      </w:rPr>
                    </m:ctrlPr>
                  </m:accPr>
                  <m:e>
                    <m:r>
                      <w:rPr>
                        <w:rFonts w:ascii="Cambria Math" w:hAnsi="Cambria Math" w:cstheme="minorHAnsi"/>
                        <w:color w:val="000000"/>
                      </w:rPr>
                      <m:t>F</m:t>
                    </m:r>
                  </m:e>
                </m:acc>
                <m:d>
                  <m:dPr>
                    <m:ctrlPr>
                      <w:rPr>
                        <w:rFonts w:ascii="Cambria Math" w:hAnsi="Cambria Math" w:cstheme="minorHAnsi"/>
                        <w:color w:val="000000"/>
                      </w:rPr>
                    </m:ctrlPr>
                  </m:dPr>
                  <m:e>
                    <m:sSub>
                      <m:sSubPr>
                        <m:ctrlPr>
                          <w:rPr>
                            <w:rFonts w:ascii="Cambria Math" w:hAnsi="Cambria Math" w:cstheme="minorHAnsi"/>
                            <w:i/>
                            <w:color w:val="000000"/>
                          </w:rPr>
                        </m:ctrlPr>
                      </m:sSubPr>
                      <m:e>
                        <m:r>
                          <w:rPr>
                            <w:rFonts w:ascii="Cambria Math" w:hAnsi="Cambria Math" w:cstheme="minorHAnsi"/>
                            <w:color w:val="000000"/>
                          </w:rPr>
                          <m:t>t</m:t>
                        </m:r>
                      </m:e>
                      <m:sub>
                        <m:r>
                          <w:rPr>
                            <w:rFonts w:ascii="Cambria Math" w:hAnsi="Cambria Math" w:cstheme="minorHAnsi"/>
                            <w:color w:val="000000"/>
                          </w:rPr>
                          <m:t>1</m:t>
                        </m:r>
                      </m:sub>
                    </m:sSub>
                    <m:r>
                      <w:rPr>
                        <w:rFonts w:ascii="Cambria Math" w:hAnsi="Cambria Math" w:cstheme="minorHAnsi"/>
                        <w:color w:val="000000"/>
                      </w:rPr>
                      <m:t>-</m:t>
                    </m:r>
                    <m:sSub>
                      <m:sSubPr>
                        <m:ctrlPr>
                          <w:rPr>
                            <w:rFonts w:ascii="Cambria Math" w:hAnsi="Cambria Math" w:cstheme="minorHAnsi"/>
                            <w:i/>
                            <w:color w:val="000000"/>
                          </w:rPr>
                        </m:ctrlPr>
                      </m:sSubPr>
                      <m:e>
                        <m:r>
                          <w:rPr>
                            <w:rFonts w:ascii="Cambria Math" w:hAnsi="Cambria Math" w:cstheme="minorHAnsi"/>
                            <w:color w:val="000000"/>
                          </w:rPr>
                          <m:t>t</m:t>
                        </m:r>
                      </m:e>
                      <m:sub>
                        <m:r>
                          <w:rPr>
                            <w:rFonts w:ascii="Cambria Math" w:hAnsi="Cambria Math" w:cstheme="minorHAnsi"/>
                            <w:color w:val="000000"/>
                          </w:rPr>
                          <m:t>0</m:t>
                        </m:r>
                      </m:sub>
                    </m:sSub>
                  </m:e>
                </m:d>
                <m:ctrlPr>
                  <w:rPr>
                    <w:rFonts w:ascii="Cambria Math" w:hAnsi="Cambria Math" w:cstheme="minorHAnsi"/>
                    <w:i/>
                    <w:color w:val="000000"/>
                  </w:rPr>
                </m:ctrlPr>
              </m:e>
            </m:eqArr>
          </m:e>
        </m:d>
      </m:oMath>
      <w:r w:rsidR="00755BA1">
        <w:rPr>
          <w:rFonts w:asciiTheme="minorHAnsi" w:hAnsiTheme="minorHAnsi" w:cstheme="minorHAnsi"/>
          <w:color w:val="231F20"/>
        </w:rPr>
        <w:tab/>
      </w:r>
      <w:r w:rsidR="00755BA1">
        <w:rPr>
          <w:rFonts w:asciiTheme="minorHAnsi" w:hAnsiTheme="minorHAnsi" w:cstheme="minorHAnsi"/>
          <w:color w:val="231F20"/>
        </w:rPr>
        <w:tab/>
      </w:r>
      <w:r w:rsidR="00755BA1">
        <w:rPr>
          <w:rFonts w:asciiTheme="minorHAnsi" w:hAnsiTheme="minorHAnsi" w:cstheme="minorHAnsi"/>
          <w:color w:val="231F20"/>
        </w:rPr>
        <w:tab/>
      </w:r>
      <w:r w:rsidR="00755BA1">
        <w:rPr>
          <w:rFonts w:asciiTheme="minorHAnsi" w:hAnsiTheme="minorHAnsi" w:cstheme="minorHAnsi"/>
          <w:color w:val="231F20"/>
        </w:rPr>
        <w:tab/>
        <w:t>(2)</w:t>
      </w:r>
    </w:p>
    <w:p w14:paraId="6AD8BFE1" w14:textId="44D5E97F" w:rsidR="006B36B6" w:rsidRPr="0045212B" w:rsidRDefault="00EF41D8" w:rsidP="001E7D0F">
      <w:pPr>
        <w:jc w:val="both"/>
        <w:rPr>
          <w:rFonts w:asciiTheme="minorHAnsi" w:hAnsiTheme="minorHAnsi" w:cstheme="minorHAnsi"/>
          <w:color w:val="000000"/>
        </w:rPr>
      </w:pPr>
      <w:r w:rsidRPr="0045212B">
        <w:rPr>
          <w:rFonts w:asciiTheme="minorHAnsi" w:hAnsiTheme="minorHAnsi" w:cstheme="minorHAnsi"/>
          <w:color w:val="000000"/>
        </w:rPr>
        <w:lastRenderedPageBreak/>
        <w:t>where the TCRE is the transient climate response to emissions</w:t>
      </w:r>
      <w:r w:rsidR="00753C71">
        <w:rPr>
          <w:rFonts w:asciiTheme="minorHAnsi" w:hAnsiTheme="minorHAnsi" w:cstheme="minorHAnsi"/>
          <w:color w:val="000000"/>
        </w:rPr>
        <w:t xml:space="preserve"> and the term in curly brackets represents </w:t>
      </w:r>
      <w:del w:id="452" w:author="Myles Allen" w:date="2019-11-26T06:35:00Z">
        <w:r w:rsidR="00753C71" w:rsidDel="00FD134E">
          <w:rPr>
            <w:rFonts w:asciiTheme="minorHAnsi" w:hAnsiTheme="minorHAnsi" w:cstheme="minorHAnsi"/>
            <w:color w:val="000000"/>
          </w:rPr>
          <w:delText xml:space="preserve">an estimate of </w:delText>
        </w:r>
      </w:del>
      <w:r w:rsidR="00753C71">
        <w:rPr>
          <w:rFonts w:asciiTheme="minorHAnsi" w:hAnsiTheme="minorHAnsi" w:cstheme="minorHAnsi"/>
          <w:color w:val="000000"/>
        </w:rPr>
        <w:t>total warming-equivalent emissions</w:t>
      </w:r>
      <w:r w:rsidR="00BB01FA">
        <w:rPr>
          <w:rFonts w:asciiTheme="minorHAnsi" w:hAnsiTheme="minorHAnsi" w:cstheme="minorHAnsi"/>
          <w:color w:val="000000"/>
        </w:rPr>
        <w:t xml:space="preserve"> over </w:t>
      </w:r>
      <w:del w:id="453" w:author="Myles Allen" w:date="2019-11-26T07:07:00Z">
        <w:r w:rsidR="00BB01FA" w:rsidDel="002A7A66">
          <w:rPr>
            <w:rFonts w:asciiTheme="minorHAnsi" w:hAnsiTheme="minorHAnsi" w:cstheme="minorHAnsi"/>
            <w:color w:val="000000"/>
          </w:rPr>
          <w:delText xml:space="preserve">that </w:delText>
        </w:r>
      </w:del>
      <w:ins w:id="454" w:author="Myles Allen" w:date="2019-11-26T07:07:00Z">
        <w:r w:rsidR="002A7A66">
          <w:rPr>
            <w:rFonts w:asciiTheme="minorHAnsi" w:hAnsiTheme="minorHAnsi" w:cstheme="minorHAnsi"/>
            <w:color w:val="000000"/>
          </w:rPr>
          <w:t xml:space="preserve">the </w:t>
        </w:r>
      </w:ins>
      <w:r w:rsidR="00BB01FA">
        <w:rPr>
          <w:rFonts w:asciiTheme="minorHAnsi" w:hAnsiTheme="minorHAnsi" w:cstheme="minorHAnsi"/>
          <w:color w:val="000000"/>
        </w:rPr>
        <w:t>interval</w:t>
      </w:r>
      <w:ins w:id="455" w:author="Myles Allen" w:date="2019-11-26T07:07:00Z">
        <w:r w:rsidR="002A7A66">
          <w:rPr>
            <w:rFonts w:asciiTheme="minorHAnsi" w:hAnsiTheme="minorHAnsi" w:cstheme="minorHAnsi"/>
            <w:color w:val="000000"/>
          </w:rPr>
          <w:t xml:space="preserve"> </w:t>
        </w:r>
        <m:oMath>
          <m:sSub>
            <m:sSubPr>
              <m:ctrlPr>
                <w:rPr>
                  <w:rFonts w:ascii="Cambria Math" w:hAnsi="Cambria Math"/>
                  <w:i/>
                  <w:color w:val="231F20"/>
                </w:rPr>
              </m:ctrlPr>
            </m:sSubPr>
            <m:e>
              <m:r>
                <w:rPr>
                  <w:rFonts w:ascii="Cambria Math" w:hAnsi="Cambria Math"/>
                  <w:color w:val="231F20"/>
                </w:rPr>
                <m:t>t</m:t>
              </m:r>
            </m:e>
            <m:sub>
              <m:r>
                <w:rPr>
                  <w:rFonts w:ascii="Cambria Math" w:hAnsi="Cambria Math"/>
                  <w:color w:val="231F20"/>
                </w:rPr>
                <m:t>0</m:t>
              </m:r>
            </m:sub>
          </m:sSub>
        </m:oMath>
        <w:r w:rsidR="002A7A66">
          <w:rPr>
            <w:rFonts w:asciiTheme="minorHAnsi" w:hAnsiTheme="minorHAnsi" w:cstheme="minorHAnsi"/>
            <w:color w:val="231F20"/>
          </w:rPr>
          <w:t xml:space="preserve"> to </w:t>
        </w:r>
        <m:oMath>
          <m:sSub>
            <m:sSubPr>
              <m:ctrlPr>
                <w:rPr>
                  <w:rFonts w:ascii="Cambria Math" w:hAnsi="Cambria Math"/>
                  <w:i/>
                  <w:color w:val="231F20"/>
                </w:rPr>
              </m:ctrlPr>
            </m:sSubPr>
            <m:e>
              <m:r>
                <w:rPr>
                  <w:rFonts w:ascii="Cambria Math" w:hAnsi="Cambria Math"/>
                  <w:color w:val="231F20"/>
                </w:rPr>
                <m:t>t</m:t>
              </m:r>
            </m:e>
            <m:sub>
              <m:r>
                <w:rPr>
                  <w:rFonts w:ascii="Cambria Math" w:hAnsi="Cambria Math"/>
                  <w:color w:val="231F20"/>
                </w:rPr>
                <m:t>1</m:t>
              </m:r>
            </m:sub>
          </m:sSub>
        </m:oMath>
      </w:ins>
      <m:oMath>
        <m:r>
          <w:del w:id="456" w:author="Myles Allen" w:date="2019-11-26T07:07:00Z">
            <m:rPr>
              <m:sty m:val="p"/>
            </m:rPr>
            <w:rPr>
              <w:rFonts w:ascii="Cambria Math" w:hAnsi="Cambria Math" w:cstheme="minorHAnsi"/>
              <w:color w:val="000000"/>
            </w:rPr>
            <m:t>, accounting for aerosol forcing</m:t>
          </w:del>
        </m:r>
      </m:oMath>
      <w:r w:rsidR="00753C71">
        <w:rPr>
          <w:rFonts w:asciiTheme="minorHAnsi" w:hAnsiTheme="minorHAnsi" w:cstheme="minorHAnsi"/>
          <w:color w:val="000000"/>
        </w:rPr>
        <w:t>.</w:t>
      </w:r>
      <w:r w:rsidRPr="0045212B">
        <w:rPr>
          <w:rFonts w:asciiTheme="minorHAnsi" w:hAnsiTheme="minorHAnsi" w:cstheme="minorHAnsi"/>
          <w:color w:val="000000"/>
        </w:rPr>
        <w:t xml:space="preserve"> </w:t>
      </w:r>
      <m:oMath>
        <m:sSub>
          <m:sSubPr>
            <m:ctrlPr>
              <w:rPr>
                <w:rFonts w:ascii="Cambria Math" w:hAnsi="Cambria Math"/>
                <w:i/>
                <w:color w:val="231F20"/>
              </w:rPr>
            </m:ctrlPr>
          </m:sSubPr>
          <m:e>
            <m:r>
              <w:rPr>
                <w:rFonts w:ascii="Cambria Math" w:hAnsi="Cambria Math"/>
                <w:color w:val="231F20"/>
              </w:rPr>
              <m:t>E</m:t>
            </m:r>
          </m:e>
          <m:sub>
            <m:r>
              <m:rPr>
                <m:nor/>
              </m:rPr>
              <w:rPr>
                <w:rFonts w:ascii="Cambria Math" w:hAnsi="Cambria Math"/>
                <w:color w:val="231F20"/>
              </w:rPr>
              <m:t>LLCP</m:t>
            </m:r>
          </m:sub>
        </m:sSub>
        <m:d>
          <m:dPr>
            <m:ctrlPr>
              <w:rPr>
                <w:rFonts w:ascii="Cambria Math" w:hAnsi="Cambria Math"/>
                <w:i/>
                <w:color w:val="231F20"/>
              </w:rPr>
            </m:ctrlPr>
          </m:dPr>
          <m:e>
            <m:r>
              <w:rPr>
                <w:rFonts w:ascii="Cambria Math" w:hAnsi="Cambria Math"/>
                <w:color w:val="231F20"/>
              </w:rPr>
              <m:t>t</m:t>
            </m:r>
          </m:e>
        </m:d>
      </m:oMath>
      <w:r w:rsidR="00B90BCE" w:rsidRPr="0045212B">
        <w:rPr>
          <w:rFonts w:asciiTheme="minorHAnsi" w:hAnsiTheme="minorHAnsi" w:cstheme="minorHAnsi"/>
          <w:color w:val="000000"/>
        </w:rPr>
        <w:t xml:space="preserve"> </w:t>
      </w:r>
      <w:r w:rsidR="00EC267D">
        <w:rPr>
          <w:rFonts w:asciiTheme="minorHAnsi" w:hAnsiTheme="minorHAnsi" w:cstheme="minorHAnsi"/>
          <w:color w:val="000000"/>
        </w:rPr>
        <w:t>represents combined</w:t>
      </w:r>
      <w:r w:rsidRPr="0045212B">
        <w:rPr>
          <w:rFonts w:asciiTheme="minorHAnsi" w:hAnsiTheme="minorHAnsi" w:cstheme="minorHAnsi"/>
          <w:color w:val="000000"/>
        </w:rPr>
        <w:t xml:space="preserve"> CO</w:t>
      </w:r>
      <w:r w:rsidRPr="0045212B">
        <w:rPr>
          <w:rFonts w:asciiTheme="minorHAnsi" w:hAnsiTheme="minorHAnsi" w:cstheme="minorHAnsi"/>
          <w:color w:val="000000"/>
          <w:vertAlign w:val="subscript"/>
        </w:rPr>
        <w:t>2</w:t>
      </w:r>
      <w:r w:rsidRPr="0045212B">
        <w:rPr>
          <w:rFonts w:asciiTheme="minorHAnsi" w:hAnsiTheme="minorHAnsi" w:cstheme="minorHAnsi"/>
          <w:color w:val="000000"/>
        </w:rPr>
        <w:t xml:space="preserve"> </w:t>
      </w:r>
      <w:r w:rsidR="00EC267D">
        <w:rPr>
          <w:rFonts w:asciiTheme="minorHAnsi" w:hAnsiTheme="minorHAnsi" w:cstheme="minorHAnsi"/>
          <w:color w:val="000000"/>
        </w:rPr>
        <w:t>and N</w:t>
      </w:r>
      <w:r w:rsidR="00EC267D">
        <w:rPr>
          <w:rFonts w:asciiTheme="minorHAnsi" w:hAnsiTheme="minorHAnsi" w:cstheme="minorHAnsi"/>
          <w:color w:val="000000"/>
          <w:vertAlign w:val="subscript"/>
        </w:rPr>
        <w:t>2</w:t>
      </w:r>
      <w:r w:rsidR="00EC267D">
        <w:rPr>
          <w:rFonts w:asciiTheme="minorHAnsi" w:hAnsiTheme="minorHAnsi" w:cstheme="minorHAnsi"/>
          <w:color w:val="000000"/>
        </w:rPr>
        <w:t xml:space="preserve">O </w:t>
      </w:r>
      <w:r w:rsidRPr="0045212B">
        <w:rPr>
          <w:rFonts w:asciiTheme="minorHAnsi" w:hAnsiTheme="minorHAnsi" w:cstheme="minorHAnsi"/>
          <w:color w:val="000000"/>
        </w:rPr>
        <w:t>emissions</w:t>
      </w:r>
      <w:r w:rsidR="00EC267D">
        <w:rPr>
          <w:rFonts w:asciiTheme="minorHAnsi" w:hAnsiTheme="minorHAnsi" w:cstheme="minorHAnsi"/>
          <w:color w:val="000000"/>
        </w:rPr>
        <w:t xml:space="preserve">, </w:t>
      </w:r>
      <w:r w:rsidR="00D17AEF">
        <w:rPr>
          <w:rFonts w:asciiTheme="minorHAnsi" w:hAnsiTheme="minorHAnsi" w:cstheme="minorHAnsi"/>
          <w:color w:val="000000"/>
        </w:rPr>
        <w:t xml:space="preserve">while </w:t>
      </w:r>
      <m:oMath>
        <m:sSub>
          <m:sSubPr>
            <m:ctrlPr>
              <w:rPr>
                <w:rFonts w:ascii="Cambria Math" w:hAnsi="Cambria Math"/>
                <w:i/>
                <w:color w:val="231F20"/>
              </w:rPr>
            </m:ctrlPr>
          </m:sSubPr>
          <m:e>
            <m:r>
              <w:rPr>
                <w:rFonts w:ascii="Cambria Math" w:hAnsi="Cambria Math"/>
                <w:color w:val="231F20"/>
              </w:rPr>
              <m:t>E</m:t>
            </m:r>
          </m:e>
          <m:sub>
            <m:r>
              <m:rPr>
                <m:nor/>
              </m:rPr>
              <w:rPr>
                <w:rFonts w:ascii="Cambria Math" w:hAnsi="Cambria Math"/>
                <w:color w:val="231F20"/>
              </w:rPr>
              <m:t>CH4</m:t>
            </m:r>
          </m:sub>
        </m:sSub>
        <m:d>
          <m:dPr>
            <m:ctrlPr>
              <w:rPr>
                <w:rFonts w:ascii="Cambria Math" w:hAnsi="Cambria Math"/>
                <w:i/>
                <w:color w:val="231F20"/>
              </w:rPr>
            </m:ctrlPr>
          </m:dPr>
          <m:e>
            <m:r>
              <w:rPr>
                <w:rFonts w:ascii="Cambria Math" w:hAnsi="Cambria Math"/>
                <w:color w:val="231F20"/>
              </w:rPr>
              <m:t>t</m:t>
            </m:r>
          </m:e>
        </m:d>
      </m:oMath>
      <w:r w:rsidR="00D17AEF">
        <w:rPr>
          <w:rFonts w:asciiTheme="minorHAnsi" w:hAnsiTheme="minorHAnsi" w:cstheme="minorHAnsi"/>
          <w:color w:val="231F20"/>
        </w:rPr>
        <w:t xml:space="preserve"> represents methane emissions, all </w:t>
      </w:r>
      <w:r w:rsidR="007161C2">
        <w:rPr>
          <w:rFonts w:asciiTheme="minorHAnsi" w:hAnsiTheme="minorHAnsi" w:cstheme="minorHAnsi"/>
          <w:color w:val="000000"/>
        </w:rPr>
        <w:t>in units of GtCO</w:t>
      </w:r>
      <w:r w:rsidR="007161C2">
        <w:rPr>
          <w:rFonts w:asciiTheme="minorHAnsi" w:hAnsiTheme="minorHAnsi" w:cstheme="minorHAnsi"/>
          <w:color w:val="000000"/>
          <w:vertAlign w:val="subscript"/>
        </w:rPr>
        <w:t>2</w:t>
      </w:r>
      <w:r w:rsidR="007161C2">
        <w:rPr>
          <w:rFonts w:asciiTheme="minorHAnsi" w:hAnsiTheme="minorHAnsi" w:cstheme="minorHAnsi"/>
          <w:color w:val="000000"/>
        </w:rPr>
        <w:t>-e using GWP</w:t>
      </w:r>
      <w:r w:rsidR="007161C2">
        <w:rPr>
          <w:rFonts w:asciiTheme="minorHAnsi" w:hAnsiTheme="minorHAnsi" w:cstheme="minorHAnsi"/>
          <w:color w:val="000000"/>
          <w:vertAlign w:val="subscript"/>
        </w:rPr>
        <w:t>100</w:t>
      </w:r>
      <w:ins w:id="457" w:author="Myles Allen" w:date="2019-11-26T07:09:00Z">
        <w:r w:rsidR="002A7A66">
          <w:rPr>
            <w:rFonts w:asciiTheme="minorHAnsi" w:hAnsiTheme="minorHAnsi" w:cstheme="minorHAnsi"/>
            <w:color w:val="000000"/>
          </w:rPr>
          <w:t xml:space="preserve"> (which conven</w:t>
        </w:r>
      </w:ins>
      <w:ins w:id="458" w:author="Myles Allen" w:date="2019-11-26T07:10:00Z">
        <w:r w:rsidR="002A7A66">
          <w:rPr>
            <w:rFonts w:asciiTheme="minorHAnsi" w:hAnsiTheme="minorHAnsi" w:cstheme="minorHAnsi"/>
            <w:color w:val="000000"/>
          </w:rPr>
          <w:t xml:space="preserve">tionally </w:t>
        </w:r>
      </w:ins>
      <w:ins w:id="459" w:author="Myles Allen" w:date="2019-11-26T07:09:00Z">
        <w:r w:rsidR="002A7A66">
          <w:rPr>
            <w:rFonts w:asciiTheme="minorHAnsi" w:hAnsiTheme="minorHAnsi" w:cstheme="minorHAnsi"/>
            <w:color w:val="000000"/>
          </w:rPr>
          <w:t>includ</w:t>
        </w:r>
      </w:ins>
      <w:ins w:id="460" w:author="Myles Allen" w:date="2019-11-26T07:10:00Z">
        <w:r w:rsidR="00846361">
          <w:rPr>
            <w:rFonts w:asciiTheme="minorHAnsi" w:hAnsiTheme="minorHAnsi" w:cstheme="minorHAnsi"/>
            <w:color w:val="000000"/>
          </w:rPr>
          <w:t>es</w:t>
        </w:r>
      </w:ins>
      <w:ins w:id="461" w:author="Myles Allen" w:date="2019-11-26T07:09:00Z">
        <w:r w:rsidR="002A7A66">
          <w:rPr>
            <w:rFonts w:asciiTheme="minorHAnsi" w:hAnsiTheme="minorHAnsi" w:cstheme="minorHAnsi"/>
            <w:color w:val="000000"/>
          </w:rPr>
          <w:t xml:space="preserve"> the impact of tropospheric ozone changes into the GWP of methane)</w:t>
        </w:r>
      </w:ins>
      <w:ins w:id="462" w:author="Myles Allen" w:date="2019-11-26T07:10:00Z">
        <w:r w:rsidR="00846361">
          <w:rPr>
            <w:rFonts w:asciiTheme="minorHAnsi" w:hAnsiTheme="minorHAnsi" w:cstheme="minorHAnsi"/>
            <w:color w:val="000000"/>
          </w:rPr>
          <w:t>,</w:t>
        </w:r>
      </w:ins>
      <w:del w:id="463" w:author="Myles Allen" w:date="2019-11-26T07:09:00Z">
        <w:r w:rsidRPr="0045212B" w:rsidDel="002A7A66">
          <w:rPr>
            <w:rFonts w:asciiTheme="minorHAnsi" w:hAnsiTheme="minorHAnsi" w:cstheme="minorHAnsi"/>
            <w:color w:val="000000"/>
          </w:rPr>
          <w:delText>,</w:delText>
        </w:r>
      </w:del>
      <w:r w:rsidRPr="0045212B">
        <w:rPr>
          <w:rFonts w:asciiTheme="minorHAnsi" w:hAnsiTheme="minorHAnsi" w:cstheme="minorHAnsi"/>
          <w:color w:val="000000"/>
        </w:rPr>
        <w:t> </w:t>
      </w:r>
      <m:oMath>
        <m:acc>
          <m:accPr>
            <m:chr m:val="̅"/>
            <m:ctrlPr>
              <w:rPr>
                <w:rFonts w:ascii="Cambria Math" w:hAnsi="Cambria Math" w:cstheme="minorHAnsi"/>
                <w:i/>
                <w:color w:val="000000"/>
              </w:rPr>
            </m:ctrlPr>
          </m:accPr>
          <m:e>
            <m:r>
              <w:rPr>
                <w:rFonts w:ascii="Cambria Math" w:hAnsi="Cambria Math" w:cstheme="minorHAnsi"/>
                <w:color w:val="000000"/>
              </w:rPr>
              <m:t>F</m:t>
            </m:r>
          </m:e>
        </m:acc>
      </m:oMath>
      <w:r w:rsidRPr="0045212B">
        <w:rPr>
          <w:rFonts w:asciiTheme="minorHAnsi" w:hAnsiTheme="minorHAnsi" w:cstheme="minorHAnsi"/>
          <w:color w:val="000000"/>
        </w:rPr>
        <w:t xml:space="preserve"> </w:t>
      </w:r>
      <w:r w:rsidR="00D17AEF">
        <w:rPr>
          <w:rFonts w:asciiTheme="minorHAnsi" w:hAnsiTheme="minorHAnsi" w:cstheme="minorHAnsi"/>
          <w:color w:val="000000"/>
        </w:rPr>
        <w:t xml:space="preserve">is </w:t>
      </w:r>
      <w:r w:rsidRPr="0045212B">
        <w:rPr>
          <w:rFonts w:asciiTheme="minorHAnsi" w:hAnsiTheme="minorHAnsi" w:cstheme="minorHAnsi"/>
          <w:color w:val="000000"/>
        </w:rPr>
        <w:t xml:space="preserve">the average and </w:t>
      </w:r>
      <m:oMath>
        <m:r>
          <m:rPr>
            <m:sty m:val="p"/>
          </m:rPr>
          <w:rPr>
            <w:rFonts w:ascii="Cambria Math" w:hAnsi="Cambria Math" w:cstheme="minorHAnsi"/>
            <w:color w:val="000000"/>
          </w:rPr>
          <m:t>Δ</m:t>
        </m:r>
        <m:r>
          <w:rPr>
            <w:rFonts w:ascii="Cambria Math" w:hAnsi="Cambria Math" w:cstheme="minorHAnsi"/>
            <w:color w:val="000000"/>
          </w:rPr>
          <m:t>F</m:t>
        </m:r>
      </m:oMath>
      <w:r w:rsidRPr="0045212B">
        <w:rPr>
          <w:rFonts w:asciiTheme="minorHAnsi" w:hAnsiTheme="minorHAnsi" w:cstheme="minorHAnsi"/>
          <w:color w:val="000000"/>
        </w:rPr>
        <w:t xml:space="preserve"> the change in </w:t>
      </w:r>
      <w:r w:rsidR="00D17AEF">
        <w:rPr>
          <w:rFonts w:asciiTheme="minorHAnsi" w:hAnsiTheme="minorHAnsi" w:cstheme="minorHAnsi"/>
          <w:color w:val="000000"/>
        </w:rPr>
        <w:t>other</w:t>
      </w:r>
      <w:r w:rsidRPr="0045212B">
        <w:rPr>
          <w:rFonts w:asciiTheme="minorHAnsi" w:hAnsiTheme="minorHAnsi" w:cstheme="minorHAnsi"/>
          <w:color w:val="000000"/>
        </w:rPr>
        <w:t xml:space="preserve"> radiative forcing </w:t>
      </w:r>
      <w:r w:rsidR="00D17AEF">
        <w:rPr>
          <w:rFonts w:asciiTheme="minorHAnsi" w:hAnsiTheme="minorHAnsi" w:cstheme="minorHAnsi"/>
          <w:color w:val="000000"/>
        </w:rPr>
        <w:t>(primarily aerosols)</w:t>
      </w:r>
      <w:r w:rsidR="006B36B6">
        <w:rPr>
          <w:rFonts w:asciiTheme="minorHAnsi" w:hAnsiTheme="minorHAnsi" w:cstheme="minorHAnsi"/>
          <w:color w:val="000000"/>
        </w:rPr>
        <w:t>, in units of W/m</w:t>
      </w:r>
      <w:r w:rsidR="006B36B6">
        <w:rPr>
          <w:rFonts w:asciiTheme="minorHAnsi" w:hAnsiTheme="minorHAnsi" w:cstheme="minorHAnsi"/>
          <w:color w:val="000000"/>
          <w:vertAlign w:val="superscript"/>
        </w:rPr>
        <w:t>2</w:t>
      </w:r>
      <w:r w:rsidR="006B36B6">
        <w:rPr>
          <w:rFonts w:asciiTheme="minorHAnsi" w:hAnsiTheme="minorHAnsi" w:cstheme="minorHAnsi"/>
          <w:color w:val="000000"/>
        </w:rPr>
        <w:t xml:space="preserve">, </w:t>
      </w:r>
      <w:ins w:id="464" w:author="Myles Allen" w:date="2019-11-26T07:11:00Z">
        <w:r w:rsidR="00846361">
          <w:rPr>
            <w:rFonts w:asciiTheme="minorHAnsi" w:hAnsiTheme="minorHAnsi" w:cstheme="minorHAnsi"/>
            <w:color w:val="000000"/>
          </w:rPr>
          <w:t xml:space="preserve">all </w:t>
        </w:r>
      </w:ins>
      <w:ins w:id="465" w:author="Myles Allen" w:date="2019-11-26T07:12:00Z">
        <w:r w:rsidR="00846361">
          <w:rPr>
            <w:rFonts w:asciiTheme="minorHAnsi" w:hAnsiTheme="minorHAnsi" w:cstheme="minorHAnsi"/>
            <w:color w:val="000000"/>
          </w:rPr>
          <w:t xml:space="preserve">computed </w:t>
        </w:r>
      </w:ins>
      <w:r w:rsidRPr="0045212B">
        <w:rPr>
          <w:rFonts w:asciiTheme="minorHAnsi" w:hAnsiTheme="minorHAnsi" w:cstheme="minorHAnsi"/>
          <w:color w:val="000000"/>
        </w:rPr>
        <w:t xml:space="preserve">over </w:t>
      </w:r>
      <w:r w:rsidR="006B36B6" w:rsidRPr="0045212B">
        <w:rPr>
          <w:rFonts w:asciiTheme="minorHAnsi" w:hAnsiTheme="minorHAnsi" w:cstheme="minorHAnsi"/>
          <w:color w:val="000000"/>
        </w:rPr>
        <w:t>th</w:t>
      </w:r>
      <w:r w:rsidR="006B36B6">
        <w:rPr>
          <w:rFonts w:asciiTheme="minorHAnsi" w:hAnsiTheme="minorHAnsi" w:cstheme="minorHAnsi"/>
          <w:color w:val="000000"/>
        </w:rPr>
        <w:t>e</w:t>
      </w:r>
      <w:r w:rsidR="006B36B6" w:rsidRPr="0045212B">
        <w:rPr>
          <w:rFonts w:asciiTheme="minorHAnsi" w:hAnsiTheme="minorHAnsi" w:cstheme="minorHAnsi"/>
          <w:color w:val="000000"/>
        </w:rPr>
        <w:t xml:space="preserve"> </w:t>
      </w:r>
      <w:r w:rsidRPr="0045212B">
        <w:rPr>
          <w:rFonts w:asciiTheme="minorHAnsi" w:hAnsiTheme="minorHAnsi" w:cstheme="minorHAnsi"/>
          <w:color w:val="000000"/>
        </w:rPr>
        <w:t>interval</w:t>
      </w:r>
      <w:r w:rsidR="006B36B6">
        <w:rPr>
          <w:rFonts w:asciiTheme="minorHAnsi" w:hAnsiTheme="minorHAnsi" w:cstheme="minorHAnsi"/>
          <w:color w:val="000000"/>
        </w:rPr>
        <w:t xml:space="preserve"> </w:t>
      </w:r>
      <m:oMath>
        <m:sSub>
          <m:sSubPr>
            <m:ctrlPr>
              <w:rPr>
                <w:rFonts w:ascii="Cambria Math" w:hAnsi="Cambria Math"/>
                <w:i/>
                <w:color w:val="231F20"/>
              </w:rPr>
            </m:ctrlPr>
          </m:sSubPr>
          <m:e>
            <m:r>
              <w:rPr>
                <w:rFonts w:ascii="Cambria Math" w:hAnsi="Cambria Math"/>
                <w:color w:val="231F20"/>
              </w:rPr>
              <m:t>t</m:t>
            </m:r>
          </m:e>
          <m:sub>
            <m:r>
              <w:rPr>
                <w:rFonts w:ascii="Cambria Math" w:hAnsi="Cambria Math"/>
                <w:color w:val="231F20"/>
              </w:rPr>
              <m:t>0</m:t>
            </m:r>
          </m:sub>
        </m:sSub>
      </m:oMath>
      <w:r w:rsidR="006B36B6">
        <w:rPr>
          <w:rFonts w:asciiTheme="minorHAnsi" w:hAnsiTheme="minorHAnsi" w:cstheme="minorHAnsi"/>
          <w:color w:val="231F20"/>
        </w:rPr>
        <w:t xml:space="preserve"> to </w:t>
      </w:r>
      <m:oMath>
        <m:sSub>
          <m:sSubPr>
            <m:ctrlPr>
              <w:rPr>
                <w:rFonts w:ascii="Cambria Math" w:hAnsi="Cambria Math"/>
                <w:i/>
                <w:color w:val="231F20"/>
              </w:rPr>
            </m:ctrlPr>
          </m:sSubPr>
          <m:e>
            <m:r>
              <w:rPr>
                <w:rFonts w:ascii="Cambria Math" w:hAnsi="Cambria Math"/>
                <w:color w:val="231F20"/>
              </w:rPr>
              <m:t>t</m:t>
            </m:r>
          </m:e>
          <m:sub>
            <m:r>
              <w:rPr>
                <w:rFonts w:ascii="Cambria Math" w:hAnsi="Cambria Math"/>
                <w:color w:val="231F20"/>
              </w:rPr>
              <m:t>1</m:t>
            </m:r>
          </m:sub>
        </m:sSub>
      </m:oMath>
      <w:r w:rsidRPr="0045212B">
        <w:rPr>
          <w:rFonts w:asciiTheme="minorHAnsi" w:hAnsiTheme="minorHAnsi" w:cstheme="minorHAnsi"/>
          <w:color w:val="000000"/>
        </w:rPr>
        <w:t xml:space="preserve">. </w:t>
      </w:r>
      <w:r w:rsidR="00970EBD">
        <w:rPr>
          <w:rFonts w:asciiTheme="minorHAnsi" w:hAnsiTheme="minorHAnsi" w:cstheme="minorHAnsi"/>
          <w:color w:val="000000"/>
        </w:rPr>
        <w:t xml:space="preserve">All coefficients </w:t>
      </w:r>
      <w:r w:rsidR="00B62FA5">
        <w:rPr>
          <w:rFonts w:asciiTheme="minorHAnsi" w:hAnsiTheme="minorHAnsi" w:cstheme="minorHAnsi"/>
          <w:color w:val="000000"/>
        </w:rPr>
        <w:t>here</w:t>
      </w:r>
      <w:r w:rsidR="00970EBD">
        <w:rPr>
          <w:rFonts w:asciiTheme="minorHAnsi" w:hAnsiTheme="minorHAnsi" w:cstheme="minorHAnsi"/>
          <w:color w:val="000000"/>
        </w:rPr>
        <w:t xml:space="preserve"> are based on values from the IPCC 5</w:t>
      </w:r>
      <w:r w:rsidR="00970EBD" w:rsidRPr="0045212B">
        <w:rPr>
          <w:rFonts w:asciiTheme="minorHAnsi" w:hAnsiTheme="minorHAnsi" w:cstheme="minorHAnsi"/>
          <w:color w:val="000000"/>
          <w:vertAlign w:val="superscript"/>
        </w:rPr>
        <w:t>th</w:t>
      </w:r>
      <w:r w:rsidR="00970EBD">
        <w:rPr>
          <w:rFonts w:asciiTheme="minorHAnsi" w:hAnsiTheme="minorHAnsi" w:cstheme="minorHAnsi"/>
          <w:color w:val="000000"/>
        </w:rPr>
        <w:t xml:space="preserve"> Assessment Report</w:t>
      </w:r>
      <w:del w:id="466" w:author="Myles Allen" w:date="2019-11-26T07:09:00Z">
        <w:r w:rsidR="00791FBE" w:rsidDel="002A7A66">
          <w:rPr>
            <w:rFonts w:asciiTheme="minorHAnsi" w:hAnsiTheme="minorHAnsi" w:cstheme="minorHAnsi"/>
            <w:color w:val="000000"/>
          </w:rPr>
          <w:delText xml:space="preserve"> (</w:delText>
        </w:r>
        <w:r w:rsidR="00970EBD" w:rsidDel="002A7A66">
          <w:rPr>
            <w:rFonts w:asciiTheme="minorHAnsi" w:hAnsiTheme="minorHAnsi" w:cstheme="minorHAnsi"/>
            <w:color w:val="000000"/>
          </w:rPr>
          <w:delText>includ</w:delText>
        </w:r>
        <w:r w:rsidR="00BB01FA" w:rsidDel="002A7A66">
          <w:rPr>
            <w:rFonts w:asciiTheme="minorHAnsi" w:hAnsiTheme="minorHAnsi" w:cstheme="minorHAnsi"/>
            <w:color w:val="000000"/>
          </w:rPr>
          <w:delText>ing</w:delText>
        </w:r>
        <w:r w:rsidR="00970EBD" w:rsidDel="002A7A66">
          <w:rPr>
            <w:rFonts w:asciiTheme="minorHAnsi" w:hAnsiTheme="minorHAnsi" w:cstheme="minorHAnsi"/>
            <w:color w:val="000000"/>
          </w:rPr>
          <w:delText xml:space="preserve"> the impact of tropospheric ozone changes into the GWP of methane</w:delText>
        </w:r>
        <w:r w:rsidR="00791FBE" w:rsidDel="002A7A66">
          <w:rPr>
            <w:rFonts w:asciiTheme="minorHAnsi" w:hAnsiTheme="minorHAnsi" w:cstheme="minorHAnsi"/>
            <w:color w:val="000000"/>
          </w:rPr>
          <w:delText>)</w:delText>
        </w:r>
      </w:del>
      <w:r w:rsidR="00BB01FA">
        <w:rPr>
          <w:rFonts w:asciiTheme="minorHAnsi" w:hAnsiTheme="minorHAnsi" w:cstheme="minorHAnsi"/>
          <w:color w:val="000000"/>
        </w:rPr>
        <w:t>:</w:t>
      </w:r>
      <w:r w:rsidR="00B62FA5">
        <w:rPr>
          <w:rFonts w:asciiTheme="minorHAnsi" w:hAnsiTheme="minorHAnsi" w:cstheme="minorHAnsi"/>
          <w:color w:val="000000"/>
        </w:rPr>
        <w:t xml:space="preserve"> </w:t>
      </w:r>
      <m:oMath>
        <m:r>
          <w:rPr>
            <w:rFonts w:ascii="Cambria Math" w:hAnsi="Cambria Math" w:cstheme="minorHAnsi"/>
            <w:color w:val="000000"/>
          </w:rPr>
          <m:t>H=100</m:t>
        </m:r>
      </m:oMath>
      <w:r w:rsidR="00B62FA5">
        <w:rPr>
          <w:rFonts w:asciiTheme="minorHAnsi" w:hAnsiTheme="minorHAnsi" w:cstheme="minorHAnsi"/>
          <w:color w:val="000000"/>
        </w:rPr>
        <w:t xml:space="preserve"> years</w:t>
      </w:r>
      <w:r w:rsidR="00BB01FA">
        <w:rPr>
          <w:rFonts w:asciiTheme="minorHAnsi" w:hAnsiTheme="minorHAnsi" w:cstheme="minorHAnsi"/>
          <w:color w:val="000000"/>
        </w:rPr>
        <w:t>;</w:t>
      </w:r>
      <w:r w:rsidR="00B62FA5">
        <w:rPr>
          <w:rFonts w:asciiTheme="minorHAnsi" w:hAnsiTheme="minorHAnsi" w:cstheme="minorHAnsi"/>
          <w:color w:val="000000"/>
        </w:rPr>
        <w:t xml:space="preserve"> </w:t>
      </w:r>
      <m:oMath>
        <m:sSub>
          <m:sSubPr>
            <m:ctrlPr>
              <w:rPr>
                <w:rFonts w:ascii="Cambria Math" w:hAnsi="Cambria Math" w:cstheme="minorHAnsi"/>
                <w:i/>
                <w:color w:val="000000"/>
              </w:rPr>
            </m:ctrlPr>
          </m:sSubPr>
          <m:e>
            <m:r>
              <m:rPr>
                <m:nor/>
              </m:rPr>
              <w:rPr>
                <w:rFonts w:ascii="Cambria Math" w:hAnsi="Cambria Math" w:cstheme="minorHAnsi"/>
                <w:color w:val="000000"/>
              </w:rPr>
              <m:t>AGWP</m:t>
            </m:r>
          </m:e>
          <m:sub>
            <m:r>
              <w:rPr>
                <w:rFonts w:ascii="Cambria Math" w:hAnsi="Cambria Math" w:cstheme="minorHAnsi"/>
                <w:color w:val="000000"/>
              </w:rPr>
              <m:t>H</m:t>
            </m:r>
          </m:sub>
        </m:sSub>
        <m:r>
          <w:rPr>
            <w:rFonts w:ascii="Cambria Math" w:hAnsi="Cambria Math" w:cstheme="minorHAnsi"/>
            <w:color w:val="000000"/>
          </w:rPr>
          <m:t>=</m:t>
        </m:r>
      </m:oMath>
      <w:r w:rsidR="00942D7E">
        <w:rPr>
          <w:rFonts w:asciiTheme="minorHAnsi" w:hAnsiTheme="minorHAnsi" w:cstheme="minorHAnsi"/>
          <w:color w:val="000000"/>
        </w:rPr>
        <w:t xml:space="preserve"> </w:t>
      </w:r>
      <w:r w:rsidR="00E1605B">
        <w:rPr>
          <w:rFonts w:asciiTheme="minorHAnsi" w:hAnsiTheme="minorHAnsi" w:cstheme="minorHAnsi"/>
          <w:color w:val="000000"/>
        </w:rPr>
        <w:t>0.092 W-</w:t>
      </w:r>
      <w:proofErr w:type="spellStart"/>
      <w:r w:rsidR="00E1605B">
        <w:rPr>
          <w:rFonts w:asciiTheme="minorHAnsi" w:hAnsiTheme="minorHAnsi" w:cstheme="minorHAnsi"/>
          <w:color w:val="000000"/>
        </w:rPr>
        <w:t>yr</w:t>
      </w:r>
      <w:proofErr w:type="spellEnd"/>
      <w:r w:rsidR="00E1605B">
        <w:rPr>
          <w:rFonts w:asciiTheme="minorHAnsi" w:hAnsiTheme="minorHAnsi" w:cstheme="minorHAnsi"/>
          <w:color w:val="000000"/>
        </w:rPr>
        <w:t>/m</w:t>
      </w:r>
      <w:r w:rsidR="00E1605B">
        <w:rPr>
          <w:rFonts w:asciiTheme="minorHAnsi" w:hAnsiTheme="minorHAnsi" w:cstheme="minorHAnsi"/>
          <w:color w:val="000000"/>
          <w:vertAlign w:val="superscript"/>
        </w:rPr>
        <w:t>2</w:t>
      </w:r>
      <w:r w:rsidR="00E1605B">
        <w:rPr>
          <w:rFonts w:asciiTheme="minorHAnsi" w:hAnsiTheme="minorHAnsi" w:cstheme="minorHAnsi"/>
          <w:color w:val="000000"/>
        </w:rPr>
        <w:t>/GtCO</w:t>
      </w:r>
      <w:r w:rsidR="00E1605B">
        <w:rPr>
          <w:rFonts w:asciiTheme="minorHAnsi" w:hAnsiTheme="minorHAnsi" w:cstheme="minorHAnsi"/>
          <w:color w:val="000000"/>
          <w:vertAlign w:val="subscript"/>
        </w:rPr>
        <w:t>2</w:t>
      </w:r>
      <w:r w:rsidR="00BB01FA">
        <w:rPr>
          <w:rFonts w:asciiTheme="minorHAnsi" w:hAnsiTheme="minorHAnsi" w:cstheme="minorHAnsi"/>
          <w:color w:val="000000"/>
        </w:rPr>
        <w:t>;</w:t>
      </w:r>
      <w:r w:rsidR="00E1605B">
        <w:rPr>
          <w:rFonts w:asciiTheme="minorHAnsi" w:hAnsiTheme="minorHAnsi" w:cstheme="minorHAnsi"/>
          <w:color w:val="000000"/>
        </w:rPr>
        <w:t xml:space="preserve"> </w:t>
      </w:r>
      <m:oMath>
        <m:r>
          <w:rPr>
            <w:rFonts w:ascii="Cambria Math" w:hAnsi="Cambria Math" w:cstheme="minorHAnsi"/>
            <w:color w:val="000000"/>
          </w:rPr>
          <m:t>H</m:t>
        </m:r>
        <m:f>
          <m:fPr>
            <m:type m:val="lin"/>
            <m:ctrlPr>
              <w:rPr>
                <w:rFonts w:ascii="Cambria Math" w:hAnsi="Cambria Math" w:cstheme="minorHAnsi"/>
                <w:i/>
                <w:color w:val="000000"/>
              </w:rPr>
            </m:ctrlPr>
          </m:fPr>
          <m:num>
            <m:d>
              <m:dPr>
                <m:ctrlPr>
                  <w:rPr>
                    <w:rFonts w:ascii="Cambria Math" w:hAnsi="Cambria Math" w:cstheme="minorHAnsi"/>
                    <w:i/>
                    <w:color w:val="000000"/>
                  </w:rPr>
                </m:ctrlPr>
              </m:dPr>
              <m:e>
                <m:r>
                  <w:rPr>
                    <w:rFonts w:ascii="Cambria Math" w:hAnsi="Cambria Math" w:cstheme="minorHAnsi"/>
                    <w:color w:val="000000"/>
                  </w:rPr>
                  <m:t>1-α</m:t>
                </m:r>
              </m:e>
            </m:d>
          </m:num>
          <m:den>
            <m:r>
              <w:rPr>
                <w:rFonts w:ascii="Cambria Math" w:hAnsi="Cambria Math" w:cstheme="minorHAnsi"/>
                <w:color w:val="000000"/>
              </w:rPr>
              <m:t>∆t</m:t>
            </m:r>
          </m:den>
        </m:f>
        <m:r>
          <w:rPr>
            <w:rFonts w:ascii="Cambria Math" w:hAnsi="Cambria Math" w:cstheme="minorHAnsi"/>
            <w:color w:val="000000"/>
          </w:rPr>
          <m:t>=3.75</m:t>
        </m:r>
      </m:oMath>
      <w:r w:rsidR="00775C49">
        <w:rPr>
          <w:rFonts w:asciiTheme="minorHAnsi" w:hAnsiTheme="minorHAnsi" w:cstheme="minorHAnsi"/>
          <w:color w:val="000000"/>
        </w:rPr>
        <w:t xml:space="preserve"> for </w:t>
      </w:r>
      <m:oMath>
        <m:r>
          <w:rPr>
            <w:rFonts w:ascii="Cambria Math" w:hAnsi="Cambria Math"/>
            <w:color w:val="231F20"/>
          </w:rPr>
          <m:t>α</m:t>
        </m:r>
        <m:r>
          <w:rPr>
            <w:rFonts w:ascii="Cambria Math" w:hAnsi="Cambria Math" w:cstheme="minorHAnsi"/>
            <w:color w:val="231F20"/>
          </w:rPr>
          <m:t>=0.25</m:t>
        </m:r>
      </m:oMath>
      <w:r w:rsidR="00D977BA">
        <w:rPr>
          <w:rFonts w:asciiTheme="minorHAnsi" w:hAnsiTheme="minorHAnsi" w:cstheme="minorHAnsi"/>
          <w:color w:val="000000"/>
        </w:rPr>
        <w:t>;</w:t>
      </w:r>
      <w:r w:rsidR="00942D7E">
        <w:rPr>
          <w:rFonts w:asciiTheme="minorHAnsi" w:hAnsiTheme="minorHAnsi" w:cstheme="minorHAnsi"/>
          <w:color w:val="000000"/>
        </w:rPr>
        <w:t xml:space="preserve"> </w:t>
      </w:r>
      <m:oMath>
        <m:r>
          <w:rPr>
            <w:rFonts w:ascii="Cambria Math" w:hAnsi="Cambria Math" w:cstheme="minorHAnsi"/>
            <w:color w:val="000000"/>
          </w:rPr>
          <m:t>H</m:t>
        </m:r>
        <m:f>
          <m:fPr>
            <m:type m:val="lin"/>
            <m:ctrlPr>
              <w:rPr>
                <w:rFonts w:ascii="Cambria Math" w:hAnsi="Cambria Math" w:cstheme="minorHAnsi"/>
                <w:i/>
                <w:color w:val="000000"/>
              </w:rPr>
            </m:ctrlPr>
          </m:fPr>
          <m:num>
            <m:d>
              <m:dPr>
                <m:ctrlPr>
                  <w:rPr>
                    <w:rFonts w:ascii="Cambria Math" w:hAnsi="Cambria Math" w:cstheme="minorHAnsi"/>
                    <w:i/>
                    <w:color w:val="000000"/>
                  </w:rPr>
                </m:ctrlPr>
              </m:dPr>
              <m:e>
                <m:r>
                  <w:rPr>
                    <w:rFonts w:ascii="Cambria Math" w:hAnsi="Cambria Math" w:cstheme="minorHAnsi"/>
                    <w:color w:val="000000"/>
                  </w:rPr>
                  <m:t>1-α</m:t>
                </m:r>
              </m:e>
            </m:d>
          </m:num>
          <m:den>
            <m:sSub>
              <m:sSubPr>
                <m:ctrlPr>
                  <w:rPr>
                    <w:rFonts w:ascii="Cambria Math" w:hAnsi="Cambria Math" w:cstheme="minorHAnsi"/>
                    <w:i/>
                    <w:color w:val="000000"/>
                  </w:rPr>
                </m:ctrlPr>
              </m:sSubPr>
              <m:e>
                <m:r>
                  <m:rPr>
                    <m:nor/>
                  </m:rPr>
                  <w:rPr>
                    <w:rFonts w:ascii="Cambria Math" w:hAnsi="Cambria Math" w:cstheme="minorHAnsi"/>
                    <w:color w:val="000000"/>
                  </w:rPr>
                  <m:t>AGWP</m:t>
                </m:r>
              </m:e>
              <m:sub>
                <m:r>
                  <w:rPr>
                    <w:rFonts w:ascii="Cambria Math" w:hAnsi="Cambria Math" w:cstheme="minorHAnsi"/>
                    <w:color w:val="000000"/>
                  </w:rPr>
                  <m:t>H</m:t>
                </m:r>
              </m:sub>
            </m:sSub>
          </m:den>
        </m:f>
        <m:r>
          <w:rPr>
            <w:rFonts w:ascii="Cambria Math" w:hAnsi="Cambria Math" w:cstheme="minorHAnsi"/>
            <w:color w:val="000000"/>
          </w:rPr>
          <m:t>=1000</m:t>
        </m:r>
      </m:oMath>
      <w:r w:rsidR="00942D7E">
        <w:rPr>
          <w:rFonts w:asciiTheme="minorHAnsi" w:hAnsiTheme="minorHAnsi" w:cstheme="minorHAnsi"/>
          <w:color w:val="000000"/>
        </w:rPr>
        <w:t xml:space="preserve"> GtCO</w:t>
      </w:r>
      <w:r w:rsidR="00942D7E">
        <w:rPr>
          <w:rFonts w:asciiTheme="minorHAnsi" w:hAnsiTheme="minorHAnsi" w:cstheme="minorHAnsi"/>
          <w:color w:val="000000"/>
          <w:vertAlign w:val="subscript"/>
        </w:rPr>
        <w:t>2</w:t>
      </w:r>
      <w:r w:rsidR="00942D7E">
        <w:rPr>
          <w:rFonts w:asciiTheme="minorHAnsi" w:hAnsiTheme="minorHAnsi" w:cstheme="minorHAnsi"/>
          <w:color w:val="000000"/>
        </w:rPr>
        <w:t xml:space="preserve"> per W/m</w:t>
      </w:r>
      <w:r w:rsidR="00942D7E">
        <w:rPr>
          <w:rFonts w:asciiTheme="minorHAnsi" w:hAnsiTheme="minorHAnsi" w:cstheme="minorHAnsi"/>
          <w:color w:val="000000"/>
          <w:vertAlign w:val="superscript"/>
        </w:rPr>
        <w:t>2</w:t>
      </w:r>
      <w:r w:rsidR="009A49B1">
        <w:rPr>
          <w:rFonts w:asciiTheme="minorHAnsi" w:hAnsiTheme="minorHAnsi" w:cstheme="minorHAnsi"/>
          <w:color w:val="000000"/>
        </w:rPr>
        <w:t xml:space="preserve"> </w:t>
      </w:r>
      <w:r w:rsidR="00D977BA">
        <w:rPr>
          <w:rFonts w:asciiTheme="minorHAnsi" w:hAnsiTheme="minorHAnsi" w:cstheme="minorHAnsi"/>
          <w:color w:val="000000"/>
        </w:rPr>
        <w:t xml:space="preserve">as noted in figure SPM.1 of ref. (SR1.5); </w:t>
      </w:r>
      <w:r w:rsidR="009A49B1">
        <w:rPr>
          <w:rFonts w:asciiTheme="minorHAnsi" w:hAnsiTheme="minorHAnsi" w:cstheme="minorHAnsi"/>
          <w:color w:val="000000"/>
        </w:rPr>
        <w:t xml:space="preserve">and </w:t>
      </w:r>
      <m:oMath>
        <m:f>
          <m:fPr>
            <m:type m:val="lin"/>
            <m:ctrlPr>
              <w:rPr>
                <w:rFonts w:ascii="Cambria Math" w:hAnsi="Cambria Math" w:cstheme="minorHAnsi"/>
                <w:i/>
                <w:color w:val="000000"/>
              </w:rPr>
            </m:ctrlPr>
          </m:fPr>
          <m:num>
            <m:r>
              <w:rPr>
                <w:rFonts w:ascii="Cambria Math" w:hAnsi="Cambria Math" w:cstheme="minorHAnsi"/>
                <w:color w:val="000000"/>
              </w:rPr>
              <m:t>α</m:t>
            </m:r>
          </m:num>
          <m:den>
            <m:sSub>
              <m:sSubPr>
                <m:ctrlPr>
                  <w:rPr>
                    <w:rFonts w:ascii="Cambria Math" w:hAnsi="Cambria Math" w:cstheme="minorHAnsi"/>
                    <w:i/>
                    <w:color w:val="000000"/>
                  </w:rPr>
                </m:ctrlPr>
              </m:sSubPr>
              <m:e>
                <m:r>
                  <m:rPr>
                    <m:nor/>
                  </m:rPr>
                  <w:rPr>
                    <w:rFonts w:ascii="Cambria Math" w:hAnsi="Cambria Math" w:cstheme="minorHAnsi"/>
                    <w:color w:val="000000"/>
                  </w:rPr>
                  <m:t>AGWP</m:t>
                </m:r>
              </m:e>
              <m:sub>
                <m:r>
                  <w:rPr>
                    <w:rFonts w:ascii="Cambria Math" w:hAnsi="Cambria Math" w:cstheme="minorHAnsi"/>
                    <w:color w:val="000000"/>
                  </w:rPr>
                  <m:t>H</m:t>
                </m:r>
              </m:sub>
            </m:sSub>
          </m:den>
        </m:f>
        <m:r>
          <w:rPr>
            <w:rFonts w:ascii="Cambria Math" w:hAnsi="Cambria Math" w:cstheme="minorHAnsi"/>
            <w:color w:val="000000"/>
          </w:rPr>
          <m:t>=1.1</m:t>
        </m:r>
      </m:oMath>
      <w:r w:rsidR="00775C49">
        <w:rPr>
          <w:rFonts w:asciiTheme="minorHAnsi" w:hAnsiTheme="minorHAnsi" w:cstheme="minorHAnsi"/>
          <w:color w:val="000000"/>
        </w:rPr>
        <w:t xml:space="preserve"> GtCO</w:t>
      </w:r>
      <w:r w:rsidR="00775C49">
        <w:rPr>
          <w:rFonts w:asciiTheme="minorHAnsi" w:hAnsiTheme="minorHAnsi" w:cstheme="minorHAnsi"/>
          <w:color w:val="000000"/>
          <w:vertAlign w:val="subscript"/>
        </w:rPr>
        <w:t>2</w:t>
      </w:r>
      <w:r w:rsidR="00775C49">
        <w:rPr>
          <w:rFonts w:asciiTheme="minorHAnsi" w:hAnsiTheme="minorHAnsi" w:cstheme="minorHAnsi"/>
          <w:color w:val="000000"/>
        </w:rPr>
        <w:t xml:space="preserve"> per W-</w:t>
      </w:r>
      <w:proofErr w:type="spellStart"/>
      <w:r w:rsidR="00775C49">
        <w:rPr>
          <w:rFonts w:asciiTheme="minorHAnsi" w:hAnsiTheme="minorHAnsi" w:cstheme="minorHAnsi"/>
          <w:color w:val="000000"/>
        </w:rPr>
        <w:t>yr</w:t>
      </w:r>
      <w:proofErr w:type="spellEnd"/>
      <w:r w:rsidR="00775C49">
        <w:rPr>
          <w:rFonts w:asciiTheme="minorHAnsi" w:hAnsiTheme="minorHAnsi" w:cstheme="minorHAnsi"/>
          <w:color w:val="000000"/>
        </w:rPr>
        <w:t>/m</w:t>
      </w:r>
      <w:r w:rsidR="00775C49">
        <w:rPr>
          <w:rFonts w:asciiTheme="minorHAnsi" w:hAnsiTheme="minorHAnsi" w:cstheme="minorHAnsi"/>
          <w:color w:val="000000"/>
          <w:vertAlign w:val="superscript"/>
        </w:rPr>
        <w:t>2</w:t>
      </w:r>
      <w:r w:rsidR="00775C49">
        <w:rPr>
          <w:rFonts w:asciiTheme="minorHAnsi" w:hAnsiTheme="minorHAnsi" w:cstheme="minorHAnsi"/>
          <w:color w:val="000000"/>
        </w:rPr>
        <w:t xml:space="preserve"> for </w:t>
      </w:r>
      <m:oMath>
        <m:r>
          <w:rPr>
            <w:rFonts w:ascii="Cambria Math" w:hAnsi="Cambria Math"/>
            <w:color w:val="231F20"/>
          </w:rPr>
          <m:t>α</m:t>
        </m:r>
        <m:r>
          <w:rPr>
            <w:rFonts w:ascii="Cambria Math" w:hAnsi="Cambria Math" w:cstheme="minorHAnsi"/>
            <w:color w:val="231F20"/>
          </w:rPr>
          <m:t>=0.1</m:t>
        </m:r>
      </m:oMath>
      <w:r w:rsidR="00D977BA">
        <w:rPr>
          <w:rFonts w:asciiTheme="minorHAnsi" w:hAnsiTheme="minorHAnsi" w:cstheme="minorHAnsi"/>
          <w:color w:val="231F20"/>
        </w:rPr>
        <w:t>. T</w:t>
      </w:r>
      <w:r w:rsidR="00753C71">
        <w:rPr>
          <w:rFonts w:asciiTheme="minorHAnsi" w:hAnsiTheme="minorHAnsi" w:cstheme="minorHAnsi"/>
          <w:color w:val="231F20"/>
        </w:rPr>
        <w:t xml:space="preserve">he AR5 </w:t>
      </w:r>
      <w:r w:rsidR="00D977BA">
        <w:rPr>
          <w:rFonts w:asciiTheme="minorHAnsi" w:hAnsiTheme="minorHAnsi" w:cstheme="minorHAnsi"/>
          <w:color w:val="231F20"/>
        </w:rPr>
        <w:t xml:space="preserve">likely range for </w:t>
      </w:r>
      <w:r w:rsidR="00753C71">
        <w:rPr>
          <w:rFonts w:asciiTheme="minorHAnsi" w:hAnsiTheme="minorHAnsi" w:cstheme="minorHAnsi"/>
          <w:color w:val="231F20"/>
        </w:rPr>
        <w:t xml:space="preserve">TCRE is </w:t>
      </w:r>
      <w:r w:rsidR="00753C71">
        <w:rPr>
          <w:rFonts w:asciiTheme="minorHAnsi" w:hAnsiTheme="minorHAnsi" w:cstheme="minorHAnsi"/>
          <w:color w:val="000000"/>
        </w:rPr>
        <w:t>0.45±0.23°C per 1000 GtCO</w:t>
      </w:r>
      <w:r w:rsidR="00753C71">
        <w:rPr>
          <w:rFonts w:asciiTheme="minorHAnsi" w:hAnsiTheme="minorHAnsi" w:cstheme="minorHAnsi"/>
          <w:color w:val="000000"/>
          <w:vertAlign w:val="subscript"/>
        </w:rPr>
        <w:t>2</w:t>
      </w:r>
      <w:r w:rsidR="000D4217">
        <w:rPr>
          <w:rFonts w:asciiTheme="minorHAnsi" w:hAnsiTheme="minorHAnsi" w:cstheme="minorHAnsi"/>
          <w:color w:val="000000"/>
        </w:rPr>
        <w:t xml:space="preserve">, </w:t>
      </w:r>
      <w:del w:id="467" w:author="Myles Allen" w:date="2019-11-26T06:36:00Z">
        <w:r w:rsidR="000D4217" w:rsidDel="00FD134E">
          <w:rPr>
            <w:rFonts w:asciiTheme="minorHAnsi" w:hAnsiTheme="minorHAnsi" w:cstheme="minorHAnsi"/>
            <w:color w:val="000000"/>
          </w:rPr>
          <w:delText xml:space="preserve">dwarfing </w:delText>
        </w:r>
      </w:del>
      <w:ins w:id="468" w:author="Myles Allen" w:date="2019-11-26T06:36:00Z">
        <w:r w:rsidR="00FD134E">
          <w:rPr>
            <w:rFonts w:asciiTheme="minorHAnsi" w:hAnsiTheme="minorHAnsi" w:cstheme="minorHAnsi"/>
            <w:color w:val="000000"/>
          </w:rPr>
          <w:t xml:space="preserve">which far outweighs </w:t>
        </w:r>
      </w:ins>
      <w:r w:rsidR="000D4217">
        <w:rPr>
          <w:rFonts w:asciiTheme="minorHAnsi" w:hAnsiTheme="minorHAnsi" w:cstheme="minorHAnsi"/>
          <w:color w:val="000000"/>
        </w:rPr>
        <w:t>uncertainty in other coefficients.</w:t>
      </w:r>
    </w:p>
    <w:p w14:paraId="3509D1A3" w14:textId="66CEC29C" w:rsidR="00EF41D8" w:rsidRPr="0045212B" w:rsidRDefault="00EF41D8" w:rsidP="001E7D0F">
      <w:pPr>
        <w:jc w:val="both"/>
        <w:rPr>
          <w:rFonts w:asciiTheme="minorHAnsi" w:hAnsiTheme="minorHAnsi" w:cstheme="minorHAnsi"/>
          <w:color w:val="000000"/>
        </w:rPr>
      </w:pPr>
    </w:p>
    <w:p w14:paraId="58822972" w14:textId="5E8BB8BB" w:rsidR="00972128" w:rsidRPr="0045212B" w:rsidRDefault="00972128" w:rsidP="00EF41D8">
      <w:pPr>
        <w:rPr>
          <w:rFonts w:asciiTheme="minorHAnsi" w:hAnsiTheme="minorHAnsi" w:cstheme="minorHAnsi"/>
          <w:color w:val="000000"/>
        </w:rPr>
      </w:pPr>
      <w:r w:rsidRPr="0045212B">
        <w:rPr>
          <w:rFonts w:asciiTheme="minorHAnsi" w:hAnsiTheme="minorHAnsi" w:cstheme="minorHAnsi"/>
          <w:color w:val="000000"/>
        </w:rPr>
        <w:t xml:space="preserve">Figure </w:t>
      </w:r>
      <w:r w:rsidR="00A469D7" w:rsidRPr="0045212B">
        <w:rPr>
          <w:rFonts w:asciiTheme="minorHAnsi" w:hAnsiTheme="minorHAnsi" w:cstheme="minorHAnsi"/>
          <w:color w:val="000000"/>
        </w:rPr>
        <w:t>3</w:t>
      </w:r>
      <w:r w:rsidR="00775C49">
        <w:rPr>
          <w:rFonts w:asciiTheme="minorHAnsi" w:hAnsiTheme="minorHAnsi" w:cstheme="minorHAnsi"/>
          <w:color w:val="000000"/>
        </w:rPr>
        <w:t xml:space="preserve"> </w:t>
      </w:r>
      <w:r w:rsidRPr="0045212B">
        <w:rPr>
          <w:rFonts w:asciiTheme="minorHAnsi" w:hAnsiTheme="minorHAnsi" w:cstheme="minorHAnsi"/>
          <w:color w:val="000000"/>
        </w:rPr>
        <w:t xml:space="preserve">shows </w:t>
      </w:r>
      <w:ins w:id="469" w:author="Myles Allen" w:date="2019-11-26T06:41:00Z">
        <w:r w:rsidR="00774A86">
          <w:rPr>
            <w:rFonts w:asciiTheme="minorHAnsi" w:hAnsiTheme="minorHAnsi" w:cstheme="minorHAnsi"/>
            <w:color w:val="000000"/>
          </w:rPr>
          <w:t xml:space="preserve">contributions to </w:t>
        </w:r>
      </w:ins>
      <w:del w:id="470" w:author="Myles Allen" w:date="2019-11-26T06:39:00Z">
        <w:r w:rsidRPr="0045212B" w:rsidDel="00FD134E">
          <w:rPr>
            <w:rFonts w:asciiTheme="minorHAnsi" w:hAnsiTheme="minorHAnsi" w:cstheme="minorHAnsi"/>
            <w:color w:val="000000"/>
          </w:rPr>
          <w:delText xml:space="preserve">the application of equation </w:delText>
        </w:r>
        <w:r w:rsidR="00755BA1" w:rsidDel="00FD134E">
          <w:rPr>
            <w:rFonts w:asciiTheme="minorHAnsi" w:hAnsiTheme="minorHAnsi" w:cstheme="minorHAnsi"/>
            <w:color w:val="000000"/>
          </w:rPr>
          <w:delText>2</w:delText>
        </w:r>
        <w:r w:rsidR="00755BA1" w:rsidRPr="0045212B" w:rsidDel="00FD134E">
          <w:rPr>
            <w:rFonts w:asciiTheme="minorHAnsi" w:hAnsiTheme="minorHAnsi" w:cstheme="minorHAnsi"/>
            <w:color w:val="000000"/>
          </w:rPr>
          <w:delText xml:space="preserve"> </w:delText>
        </w:r>
        <w:r w:rsidRPr="0045212B" w:rsidDel="00FD134E">
          <w:rPr>
            <w:rFonts w:asciiTheme="minorHAnsi" w:hAnsiTheme="minorHAnsi" w:cstheme="minorHAnsi"/>
            <w:color w:val="000000"/>
          </w:rPr>
          <w:delText xml:space="preserve">to </w:delText>
        </w:r>
        <w:r w:rsidR="00755BA1" w:rsidDel="00FD134E">
          <w:rPr>
            <w:rFonts w:asciiTheme="minorHAnsi" w:hAnsiTheme="minorHAnsi" w:cstheme="minorHAnsi"/>
            <w:color w:val="000000"/>
          </w:rPr>
          <w:delText>predict individual contributions to warming from 2020</w:delText>
        </w:r>
      </w:del>
      <w:ins w:id="471" w:author="Myles Allen" w:date="2019-11-26T07:00:00Z">
        <w:r w:rsidR="00471144">
          <w:rPr>
            <w:rFonts w:asciiTheme="minorHAnsi" w:hAnsiTheme="minorHAnsi" w:cstheme="minorHAnsi"/>
            <w:color w:val="000000"/>
          </w:rPr>
          <w:t>cumulative CO</w:t>
        </w:r>
        <w:r w:rsidR="00471144">
          <w:rPr>
            <w:rFonts w:asciiTheme="minorHAnsi" w:hAnsiTheme="minorHAnsi" w:cstheme="minorHAnsi"/>
            <w:color w:val="000000"/>
            <w:vertAlign w:val="subscript"/>
          </w:rPr>
          <w:t>2</w:t>
        </w:r>
        <w:r w:rsidR="00471144">
          <w:rPr>
            <w:rFonts w:asciiTheme="minorHAnsi" w:hAnsiTheme="minorHAnsi" w:cstheme="minorHAnsi"/>
            <w:color w:val="000000"/>
          </w:rPr>
          <w:t>-fe emissions</w:t>
        </w:r>
      </w:ins>
      <w:ins w:id="472" w:author="Myles Allen" w:date="2019-11-26T06:39:00Z">
        <w:r w:rsidR="00FD134E">
          <w:rPr>
            <w:rFonts w:asciiTheme="minorHAnsi" w:hAnsiTheme="minorHAnsi" w:cstheme="minorHAnsi"/>
            <w:color w:val="000000"/>
          </w:rPr>
          <w:t xml:space="preserve"> relative to </w:t>
        </w:r>
      </w:ins>
      <w:ins w:id="473" w:author="Myles Allen" w:date="2019-11-26T06:40:00Z">
        <w:r w:rsidR="00FD134E">
          <w:rPr>
            <w:rFonts w:asciiTheme="minorHAnsi" w:hAnsiTheme="minorHAnsi" w:cstheme="minorHAnsi"/>
            <w:color w:val="000000"/>
          </w:rPr>
          <w:t>2018</w:t>
        </w:r>
      </w:ins>
      <w:r w:rsidR="00755BA1">
        <w:rPr>
          <w:rFonts w:asciiTheme="minorHAnsi" w:hAnsiTheme="minorHAnsi" w:cstheme="minorHAnsi"/>
          <w:color w:val="000000"/>
        </w:rPr>
        <w:t xml:space="preserve"> in </w:t>
      </w:r>
      <w:del w:id="474" w:author="Myles Allen" w:date="2019-11-26T06:40:00Z">
        <w:r w:rsidR="00755BA1" w:rsidDel="00FD134E">
          <w:rPr>
            <w:rFonts w:asciiTheme="minorHAnsi" w:hAnsiTheme="minorHAnsi" w:cstheme="minorHAnsi"/>
            <w:color w:val="000000"/>
          </w:rPr>
          <w:delText>ambitious mitigation</w:delText>
        </w:r>
      </w:del>
      <w:ins w:id="475" w:author="Myles Allen" w:date="2019-11-26T06:40:00Z">
        <w:r w:rsidR="00FD134E">
          <w:rPr>
            <w:rFonts w:asciiTheme="minorHAnsi" w:hAnsiTheme="minorHAnsi" w:cstheme="minorHAnsi"/>
            <w:color w:val="000000"/>
          </w:rPr>
          <w:t>the median 1.5°C-compatible</w:t>
        </w:r>
      </w:ins>
      <w:r w:rsidR="00755BA1">
        <w:rPr>
          <w:rFonts w:asciiTheme="minorHAnsi" w:hAnsiTheme="minorHAnsi" w:cstheme="minorHAnsi"/>
          <w:color w:val="000000"/>
        </w:rPr>
        <w:t xml:space="preserve"> scenario</w:t>
      </w:r>
      <w:r w:rsidR="00753C71">
        <w:rPr>
          <w:rFonts w:asciiTheme="minorHAnsi" w:hAnsiTheme="minorHAnsi" w:cstheme="minorHAnsi"/>
          <w:color w:val="000000"/>
        </w:rPr>
        <w:t>s</w:t>
      </w:r>
      <w:ins w:id="476" w:author="Myles Allen" w:date="2019-11-26T06:43:00Z">
        <w:r w:rsidR="00774A86">
          <w:rPr>
            <w:rFonts w:asciiTheme="minorHAnsi" w:hAnsiTheme="minorHAnsi" w:cstheme="minorHAnsi"/>
            <w:color w:val="000000"/>
          </w:rPr>
          <w:t xml:space="preserve"> (solid lines, left axis)</w:t>
        </w:r>
      </w:ins>
      <w:ins w:id="477" w:author="Myles Allen" w:date="2019-11-26T06:44:00Z">
        <w:r w:rsidR="00774A86">
          <w:rPr>
            <w:rFonts w:asciiTheme="minorHAnsi" w:hAnsiTheme="minorHAnsi" w:cstheme="minorHAnsi"/>
            <w:color w:val="000000"/>
          </w:rPr>
          <w:t xml:space="preserve">, </w:t>
        </w:r>
      </w:ins>
      <w:ins w:id="478" w:author="Myles Allen" w:date="2019-11-26T07:01:00Z">
        <w:r w:rsidR="002A7A66">
          <w:rPr>
            <w:rFonts w:asciiTheme="minorHAnsi" w:hAnsiTheme="minorHAnsi" w:cstheme="minorHAnsi"/>
            <w:color w:val="000000"/>
          </w:rPr>
          <w:t xml:space="preserve">cumulative warming-equivalent emissions </w:t>
        </w:r>
      </w:ins>
      <w:ins w:id="479" w:author="Myles Allen" w:date="2019-11-26T07:03:00Z">
        <w:r w:rsidR="002A7A66">
          <w:rPr>
            <w:rFonts w:asciiTheme="minorHAnsi" w:hAnsiTheme="minorHAnsi" w:cstheme="minorHAnsi"/>
            <w:color w:val="000000"/>
          </w:rPr>
          <w:t xml:space="preserve">(dashed lines) </w:t>
        </w:r>
      </w:ins>
      <w:ins w:id="480" w:author="Myles Allen" w:date="2019-11-26T07:01:00Z">
        <w:r w:rsidR="002A7A66">
          <w:rPr>
            <w:rFonts w:asciiTheme="minorHAnsi" w:hAnsiTheme="minorHAnsi" w:cstheme="minorHAnsi"/>
            <w:color w:val="000000"/>
          </w:rPr>
          <w:t xml:space="preserve">computed using equation </w:t>
        </w:r>
      </w:ins>
      <w:del w:id="481" w:author="Myles Allen" w:date="2019-11-26T07:02:00Z">
        <w:r w:rsidR="00755BA1" w:rsidDel="002A7A66">
          <w:rPr>
            <w:rFonts w:asciiTheme="minorHAnsi" w:hAnsiTheme="minorHAnsi" w:cstheme="minorHAnsi"/>
            <w:color w:val="000000"/>
          </w:rPr>
          <w:delText xml:space="preserve">. Fig. 3a shows the median radiative forcing components of the “well below 2°C” scenarios in the SR1.5 database. Fig. 3b shows the temperature responses to this radiative forcing (solid lines) and recomputed </w:delText>
        </w:r>
        <w:r w:rsidR="00753C71" w:rsidDel="002A7A66">
          <w:rPr>
            <w:rFonts w:asciiTheme="minorHAnsi" w:hAnsiTheme="minorHAnsi" w:cstheme="minorHAnsi"/>
            <w:color w:val="000000"/>
          </w:rPr>
          <w:delText xml:space="preserve">(dotted lines) </w:delText>
        </w:r>
        <w:r w:rsidR="00755BA1" w:rsidDel="002A7A66">
          <w:rPr>
            <w:rFonts w:asciiTheme="minorHAnsi" w:hAnsiTheme="minorHAnsi" w:cstheme="minorHAnsi"/>
            <w:color w:val="000000"/>
          </w:rPr>
          <w:delText xml:space="preserve">using </w:delText>
        </w:r>
        <w:r w:rsidRPr="0045212B" w:rsidDel="002A7A66">
          <w:rPr>
            <w:rFonts w:asciiTheme="minorHAnsi" w:hAnsiTheme="minorHAnsi" w:cstheme="minorHAnsi"/>
            <w:color w:val="000000"/>
          </w:rPr>
          <w:delText xml:space="preserve">equation </w:delText>
        </w:r>
      </w:del>
      <w:r w:rsidR="00755BA1">
        <w:rPr>
          <w:rFonts w:asciiTheme="minorHAnsi" w:hAnsiTheme="minorHAnsi" w:cstheme="minorHAnsi"/>
          <w:color w:val="000000"/>
        </w:rPr>
        <w:t>2</w:t>
      </w:r>
      <w:r w:rsidRPr="0045212B">
        <w:rPr>
          <w:rFonts w:asciiTheme="minorHAnsi" w:hAnsiTheme="minorHAnsi" w:cstheme="minorHAnsi"/>
          <w:color w:val="000000"/>
        </w:rPr>
        <w:t xml:space="preserve"> </w:t>
      </w:r>
      <w:r w:rsidR="00755BA1">
        <w:rPr>
          <w:rFonts w:asciiTheme="minorHAnsi" w:hAnsiTheme="minorHAnsi" w:cstheme="minorHAnsi"/>
          <w:color w:val="000000"/>
        </w:rPr>
        <w:t xml:space="preserve">applied </w:t>
      </w:r>
      <w:r w:rsidRPr="0045212B">
        <w:rPr>
          <w:rFonts w:asciiTheme="minorHAnsi" w:hAnsiTheme="minorHAnsi" w:cstheme="minorHAnsi"/>
          <w:color w:val="000000"/>
        </w:rPr>
        <w:t xml:space="preserve">to the emissions </w:t>
      </w:r>
      <w:del w:id="482" w:author="Myles Allen" w:date="2019-11-26T07:03:00Z">
        <w:r w:rsidRPr="0045212B" w:rsidDel="002A7A66">
          <w:rPr>
            <w:rFonts w:asciiTheme="minorHAnsi" w:hAnsiTheme="minorHAnsi" w:cstheme="minorHAnsi"/>
            <w:color w:val="000000"/>
          </w:rPr>
          <w:delText>(for</w:delText>
        </w:r>
      </w:del>
      <w:ins w:id="483" w:author="Myles Allen" w:date="2019-11-26T07:03:00Z">
        <w:r w:rsidR="002A7A66">
          <w:rPr>
            <w:rFonts w:asciiTheme="minorHAnsi" w:hAnsiTheme="minorHAnsi" w:cstheme="minorHAnsi"/>
            <w:color w:val="000000"/>
          </w:rPr>
          <w:t>of</w:t>
        </w:r>
      </w:ins>
      <w:r w:rsidRPr="0045212B">
        <w:rPr>
          <w:rFonts w:asciiTheme="minorHAnsi" w:hAnsiTheme="minorHAnsi" w:cstheme="minorHAnsi"/>
          <w:color w:val="000000"/>
        </w:rPr>
        <w:t xml:space="preserve"> </w:t>
      </w:r>
      <w:r w:rsidR="00755BA1">
        <w:rPr>
          <w:rFonts w:asciiTheme="minorHAnsi" w:hAnsiTheme="minorHAnsi" w:cstheme="minorHAnsi"/>
          <w:color w:val="000000"/>
        </w:rPr>
        <w:t>CO</w:t>
      </w:r>
      <w:r w:rsidR="00755BA1">
        <w:rPr>
          <w:rFonts w:asciiTheme="minorHAnsi" w:hAnsiTheme="minorHAnsi" w:cstheme="minorHAnsi"/>
          <w:color w:val="000000"/>
          <w:vertAlign w:val="subscript"/>
        </w:rPr>
        <w:t>2</w:t>
      </w:r>
      <w:r w:rsidR="00755BA1">
        <w:rPr>
          <w:rFonts w:asciiTheme="minorHAnsi" w:hAnsiTheme="minorHAnsi" w:cstheme="minorHAnsi"/>
          <w:color w:val="000000"/>
        </w:rPr>
        <w:t>, N</w:t>
      </w:r>
      <w:r w:rsidR="00755BA1">
        <w:rPr>
          <w:rFonts w:asciiTheme="minorHAnsi" w:hAnsiTheme="minorHAnsi" w:cstheme="minorHAnsi"/>
          <w:color w:val="000000"/>
          <w:vertAlign w:val="subscript"/>
        </w:rPr>
        <w:t>2</w:t>
      </w:r>
      <w:r w:rsidR="00755BA1">
        <w:rPr>
          <w:rFonts w:asciiTheme="minorHAnsi" w:hAnsiTheme="minorHAnsi" w:cstheme="minorHAnsi"/>
          <w:color w:val="000000"/>
        </w:rPr>
        <w:t>O and CH</w:t>
      </w:r>
      <w:r w:rsidR="00755BA1">
        <w:rPr>
          <w:rFonts w:asciiTheme="minorHAnsi" w:hAnsiTheme="minorHAnsi" w:cstheme="minorHAnsi"/>
          <w:color w:val="000000"/>
          <w:vertAlign w:val="subscript"/>
        </w:rPr>
        <w:t>4</w:t>
      </w:r>
      <w:del w:id="484" w:author="Myles Allen" w:date="2019-11-26T07:03:00Z">
        <w:r w:rsidRPr="0045212B" w:rsidDel="002A7A66">
          <w:rPr>
            <w:rFonts w:asciiTheme="minorHAnsi" w:hAnsiTheme="minorHAnsi" w:cstheme="minorHAnsi"/>
            <w:color w:val="000000"/>
          </w:rPr>
          <w:delText>)</w:delText>
        </w:r>
      </w:del>
      <w:r w:rsidRPr="0045212B">
        <w:rPr>
          <w:rFonts w:asciiTheme="minorHAnsi" w:hAnsiTheme="minorHAnsi" w:cstheme="minorHAnsi"/>
          <w:color w:val="000000"/>
        </w:rPr>
        <w:t xml:space="preserve"> and radiative forcing </w:t>
      </w:r>
      <w:del w:id="485" w:author="Myles Allen" w:date="2019-11-26T07:03:00Z">
        <w:r w:rsidRPr="0045212B" w:rsidDel="002A7A66">
          <w:rPr>
            <w:rFonts w:asciiTheme="minorHAnsi" w:hAnsiTheme="minorHAnsi" w:cstheme="minorHAnsi"/>
            <w:color w:val="000000"/>
          </w:rPr>
          <w:delText>(for</w:delText>
        </w:r>
      </w:del>
      <w:ins w:id="486" w:author="Myles Allen" w:date="2019-11-26T07:03:00Z">
        <w:r w:rsidR="002A7A66">
          <w:rPr>
            <w:rFonts w:asciiTheme="minorHAnsi" w:hAnsiTheme="minorHAnsi" w:cstheme="minorHAnsi"/>
            <w:color w:val="000000"/>
          </w:rPr>
          <w:t>from</w:t>
        </w:r>
      </w:ins>
      <w:r w:rsidRPr="0045212B">
        <w:rPr>
          <w:rFonts w:asciiTheme="minorHAnsi" w:hAnsiTheme="minorHAnsi" w:cstheme="minorHAnsi"/>
          <w:color w:val="000000"/>
        </w:rPr>
        <w:t xml:space="preserve"> </w:t>
      </w:r>
      <w:r w:rsidR="00753C71">
        <w:rPr>
          <w:rFonts w:asciiTheme="minorHAnsi" w:hAnsiTheme="minorHAnsi" w:cstheme="minorHAnsi"/>
          <w:color w:val="000000"/>
        </w:rPr>
        <w:t>aerosols</w:t>
      </w:r>
      <w:del w:id="487" w:author="Myles Allen" w:date="2019-11-26T07:03:00Z">
        <w:r w:rsidRPr="0045212B" w:rsidDel="002A7A66">
          <w:rPr>
            <w:rFonts w:asciiTheme="minorHAnsi" w:hAnsiTheme="minorHAnsi" w:cstheme="minorHAnsi"/>
            <w:color w:val="000000"/>
          </w:rPr>
          <w:delText>)</w:delText>
        </w:r>
      </w:del>
      <w:ins w:id="488" w:author="Myles Allen" w:date="2019-11-26T07:02:00Z">
        <w:r w:rsidR="002A7A66">
          <w:rPr>
            <w:rFonts w:asciiTheme="minorHAnsi" w:hAnsiTheme="minorHAnsi" w:cstheme="minorHAnsi"/>
            <w:color w:val="000000"/>
          </w:rPr>
          <w:t>, and contributions to warming (dot</w:t>
        </w:r>
      </w:ins>
      <w:ins w:id="489" w:author="Myles Allen" w:date="2019-11-26T07:04:00Z">
        <w:r w:rsidR="002A7A66">
          <w:rPr>
            <w:rFonts w:asciiTheme="minorHAnsi" w:hAnsiTheme="minorHAnsi" w:cstheme="minorHAnsi"/>
            <w:color w:val="000000"/>
          </w:rPr>
          <w:t>ted lines, right axis) using the same model as figure 2b</w:t>
        </w:r>
      </w:ins>
      <w:r w:rsidRPr="0045212B">
        <w:rPr>
          <w:rFonts w:asciiTheme="minorHAnsi" w:hAnsiTheme="minorHAnsi" w:cstheme="minorHAnsi"/>
          <w:color w:val="000000"/>
        </w:rPr>
        <w:t>.</w:t>
      </w:r>
      <w:r w:rsidR="00753C71">
        <w:rPr>
          <w:rFonts w:asciiTheme="minorHAnsi" w:hAnsiTheme="minorHAnsi" w:cstheme="minorHAnsi"/>
          <w:color w:val="000000"/>
        </w:rPr>
        <w:t xml:space="preserve"> </w:t>
      </w:r>
      <w:del w:id="490" w:author="Myles Allen" w:date="2019-11-26T07:05:00Z">
        <w:r w:rsidR="00753C71" w:rsidDel="002A7A66">
          <w:rPr>
            <w:rFonts w:asciiTheme="minorHAnsi" w:hAnsiTheme="minorHAnsi" w:cstheme="minorHAnsi"/>
            <w:color w:val="000000"/>
          </w:rPr>
          <w:delText>Fig. 3c relates total temperature responses to a broad range of mitigation scenarios, computed with an independent climate model, plotted against cumulative total CO</w:delText>
        </w:r>
        <w:r w:rsidR="00753C71" w:rsidDel="002A7A66">
          <w:rPr>
            <w:rFonts w:asciiTheme="minorHAnsi" w:hAnsiTheme="minorHAnsi" w:cstheme="minorHAnsi"/>
            <w:color w:val="000000"/>
            <w:vertAlign w:val="subscript"/>
          </w:rPr>
          <w:delText>2</w:delText>
        </w:r>
        <w:r w:rsidR="00753C71" w:rsidDel="002A7A66">
          <w:rPr>
            <w:rFonts w:asciiTheme="minorHAnsi" w:hAnsiTheme="minorHAnsi" w:cstheme="minorHAnsi"/>
            <w:color w:val="000000"/>
          </w:rPr>
          <w:delText xml:space="preserve">-warming-equivalent emissions </w:delText>
        </w:r>
        <w:r w:rsidR="000D4217" w:rsidDel="002A7A66">
          <w:rPr>
            <w:rFonts w:asciiTheme="minorHAnsi" w:hAnsiTheme="minorHAnsi" w:cstheme="minorHAnsi"/>
            <w:color w:val="000000"/>
          </w:rPr>
          <w:delText>from</w:delText>
        </w:r>
        <w:r w:rsidR="00753C71" w:rsidDel="002A7A66">
          <w:rPr>
            <w:rFonts w:asciiTheme="minorHAnsi" w:hAnsiTheme="minorHAnsi" w:cstheme="minorHAnsi"/>
            <w:color w:val="000000"/>
          </w:rPr>
          <w:delText xml:space="preserve"> equation (2), confirming t</w:delText>
        </w:r>
      </w:del>
      <w:ins w:id="491" w:author="Myles Allen" w:date="2019-11-26T07:05:00Z">
        <w:r w:rsidR="002A7A66">
          <w:rPr>
            <w:rFonts w:asciiTheme="minorHAnsi" w:hAnsiTheme="minorHAnsi" w:cstheme="minorHAnsi"/>
            <w:color w:val="000000"/>
          </w:rPr>
          <w:t>T</w:t>
        </w:r>
      </w:ins>
      <w:r w:rsidR="00753C71">
        <w:rPr>
          <w:rFonts w:asciiTheme="minorHAnsi" w:hAnsiTheme="minorHAnsi" w:cstheme="minorHAnsi"/>
          <w:color w:val="000000"/>
        </w:rPr>
        <w:t xml:space="preserve">his </w:t>
      </w:r>
      <w:ins w:id="492" w:author="Myles Allen" w:date="2019-11-26T07:05:00Z">
        <w:r w:rsidR="002A7A66">
          <w:rPr>
            <w:rFonts w:asciiTheme="minorHAnsi" w:hAnsiTheme="minorHAnsi" w:cstheme="minorHAnsi"/>
            <w:color w:val="000000"/>
          </w:rPr>
          <w:t xml:space="preserve">single equation </w:t>
        </w:r>
      </w:ins>
      <w:r w:rsidR="00753C71">
        <w:rPr>
          <w:rFonts w:asciiTheme="minorHAnsi" w:hAnsiTheme="minorHAnsi" w:cstheme="minorHAnsi"/>
          <w:color w:val="000000"/>
        </w:rPr>
        <w:t xml:space="preserve">is a much better predictor of </w:t>
      </w:r>
      <w:ins w:id="493" w:author="Myles Allen" w:date="2019-11-26T07:05:00Z">
        <w:r w:rsidR="002A7A66">
          <w:rPr>
            <w:rFonts w:asciiTheme="minorHAnsi" w:hAnsiTheme="minorHAnsi" w:cstheme="minorHAnsi"/>
            <w:color w:val="000000"/>
          </w:rPr>
          <w:t xml:space="preserve">total </w:t>
        </w:r>
      </w:ins>
      <w:r w:rsidR="00753C71">
        <w:rPr>
          <w:rFonts w:asciiTheme="minorHAnsi" w:hAnsiTheme="minorHAnsi" w:cstheme="minorHAnsi"/>
          <w:color w:val="000000"/>
        </w:rPr>
        <w:t>future warming than CO</w:t>
      </w:r>
      <w:r w:rsidR="00753C71">
        <w:rPr>
          <w:rFonts w:asciiTheme="minorHAnsi" w:hAnsiTheme="minorHAnsi" w:cstheme="minorHAnsi"/>
          <w:color w:val="000000"/>
          <w:vertAlign w:val="subscript"/>
        </w:rPr>
        <w:t>2</w:t>
      </w:r>
      <w:r w:rsidR="00753C71">
        <w:rPr>
          <w:rFonts w:asciiTheme="minorHAnsi" w:hAnsiTheme="minorHAnsi" w:cstheme="minorHAnsi"/>
          <w:color w:val="000000"/>
        </w:rPr>
        <w:t xml:space="preserve"> emissions alone or cumulative CO</w:t>
      </w:r>
      <w:r w:rsidR="00753C71">
        <w:rPr>
          <w:rFonts w:asciiTheme="minorHAnsi" w:hAnsiTheme="minorHAnsi" w:cstheme="minorHAnsi"/>
          <w:color w:val="000000"/>
          <w:vertAlign w:val="subscript"/>
        </w:rPr>
        <w:t>2</w:t>
      </w:r>
      <w:r w:rsidR="00753C71">
        <w:rPr>
          <w:rFonts w:asciiTheme="minorHAnsi" w:hAnsiTheme="minorHAnsi" w:cstheme="minorHAnsi"/>
          <w:color w:val="000000"/>
        </w:rPr>
        <w:t>-equivalent emissions</w:t>
      </w:r>
      <w:r w:rsidR="00D977BA">
        <w:rPr>
          <w:rFonts w:asciiTheme="minorHAnsi" w:hAnsiTheme="minorHAnsi" w:cstheme="minorHAnsi"/>
          <w:color w:val="000000"/>
        </w:rPr>
        <w:t>, and almost as accurate as CO</w:t>
      </w:r>
      <w:r w:rsidR="00D977BA">
        <w:rPr>
          <w:rFonts w:asciiTheme="minorHAnsi" w:hAnsiTheme="minorHAnsi" w:cstheme="minorHAnsi"/>
          <w:color w:val="000000"/>
          <w:vertAlign w:val="subscript"/>
        </w:rPr>
        <w:t>2</w:t>
      </w:r>
      <w:r w:rsidR="00D977BA">
        <w:rPr>
          <w:rFonts w:asciiTheme="minorHAnsi" w:hAnsiTheme="minorHAnsi" w:cstheme="minorHAnsi"/>
          <w:color w:val="000000"/>
        </w:rPr>
        <w:t>-fe emissions</w:t>
      </w:r>
      <w:del w:id="494" w:author="Myles Allen" w:date="2019-11-26T07:05:00Z">
        <w:r w:rsidR="00D977BA" w:rsidDel="002A7A66">
          <w:rPr>
            <w:rFonts w:asciiTheme="minorHAnsi" w:hAnsiTheme="minorHAnsi" w:cstheme="minorHAnsi"/>
            <w:color w:val="000000"/>
          </w:rPr>
          <w:delText xml:space="preserve"> (figure 1e)</w:delText>
        </w:r>
      </w:del>
      <w:r w:rsidR="00753C71">
        <w:rPr>
          <w:rFonts w:asciiTheme="minorHAnsi" w:hAnsiTheme="minorHAnsi" w:cstheme="minorHAnsi"/>
          <w:color w:val="000000"/>
        </w:rPr>
        <w:t>.</w:t>
      </w:r>
    </w:p>
    <w:p w14:paraId="696B67D4" w14:textId="3483B1EC" w:rsidR="00972128" w:rsidRPr="0045212B" w:rsidRDefault="00972128" w:rsidP="00EF41D8">
      <w:pPr>
        <w:rPr>
          <w:rFonts w:asciiTheme="minorHAnsi" w:hAnsiTheme="minorHAnsi" w:cstheme="minorHAnsi"/>
          <w:color w:val="000000"/>
        </w:rPr>
      </w:pPr>
    </w:p>
    <w:p w14:paraId="0E9E2058" w14:textId="644717E3" w:rsidR="003C5FE7" w:rsidRPr="0045212B" w:rsidRDefault="003C5FE7" w:rsidP="00EF41D8">
      <w:pPr>
        <w:rPr>
          <w:rFonts w:asciiTheme="minorHAnsi" w:hAnsiTheme="minorHAnsi" w:cstheme="minorHAnsi"/>
          <w:color w:val="000000"/>
        </w:rPr>
      </w:pPr>
      <w:r w:rsidRPr="0045212B">
        <w:rPr>
          <w:rFonts w:asciiTheme="minorHAnsi" w:hAnsiTheme="minorHAnsi" w:cstheme="minorHAnsi"/>
          <w:color w:val="000000"/>
        </w:rPr>
        <w:t>[FIGURE</w:t>
      </w:r>
      <w:r w:rsidR="00B33881" w:rsidRPr="0045212B">
        <w:rPr>
          <w:rFonts w:asciiTheme="minorHAnsi" w:hAnsiTheme="minorHAnsi" w:cstheme="minorHAnsi"/>
          <w:color w:val="000000"/>
        </w:rPr>
        <w:t xml:space="preserve"> 3</w:t>
      </w:r>
      <w:r w:rsidRPr="0045212B">
        <w:rPr>
          <w:rFonts w:asciiTheme="minorHAnsi" w:hAnsiTheme="minorHAnsi" w:cstheme="minorHAnsi"/>
          <w:color w:val="000000"/>
        </w:rPr>
        <w:t xml:space="preserve"> HERE]</w:t>
      </w:r>
    </w:p>
    <w:p w14:paraId="4E240CA6" w14:textId="77777777" w:rsidR="003C5FE7" w:rsidRPr="0045212B" w:rsidRDefault="003C5FE7" w:rsidP="00E52AA1">
      <w:pPr>
        <w:rPr>
          <w:rFonts w:asciiTheme="minorHAnsi" w:hAnsiTheme="minorHAnsi" w:cstheme="minorHAnsi"/>
          <w:color w:val="000000"/>
        </w:rPr>
      </w:pPr>
    </w:p>
    <w:p w14:paraId="4ED04A59" w14:textId="5D0B8E17" w:rsidR="00E44BB1" w:rsidRPr="0045212B" w:rsidRDefault="00E44BB1" w:rsidP="001E7D0F">
      <w:pPr>
        <w:jc w:val="both"/>
        <w:rPr>
          <w:rFonts w:asciiTheme="minorHAnsi" w:hAnsiTheme="minorHAnsi" w:cstheme="minorHAnsi"/>
        </w:rPr>
      </w:pPr>
      <w:r w:rsidRPr="0045212B">
        <w:rPr>
          <w:rFonts w:asciiTheme="minorHAnsi" w:hAnsiTheme="minorHAnsi" w:cstheme="minorHAnsi"/>
        </w:rPr>
        <w:t>------------------------------------------------------------</w:t>
      </w:r>
    </w:p>
    <w:p w14:paraId="486D85A9" w14:textId="77777777" w:rsidR="00882F4A" w:rsidRPr="0045212B" w:rsidRDefault="00882F4A" w:rsidP="001E7D0F">
      <w:pPr>
        <w:jc w:val="both"/>
        <w:rPr>
          <w:rFonts w:asciiTheme="minorHAnsi" w:hAnsiTheme="minorHAnsi" w:cstheme="minorHAnsi"/>
        </w:rPr>
      </w:pPr>
    </w:p>
    <w:p w14:paraId="0C3636E3" w14:textId="769E250D" w:rsidR="008666A6" w:rsidRPr="0045212B" w:rsidRDefault="008666A6" w:rsidP="001E7D0F">
      <w:pPr>
        <w:jc w:val="both"/>
        <w:rPr>
          <w:rFonts w:asciiTheme="minorHAnsi" w:hAnsiTheme="minorHAnsi" w:cstheme="minorHAnsi"/>
          <w:b/>
          <w:bCs/>
          <w:i/>
          <w:iCs/>
        </w:rPr>
      </w:pPr>
      <w:r w:rsidRPr="0045212B">
        <w:rPr>
          <w:rFonts w:asciiTheme="minorHAnsi" w:hAnsiTheme="minorHAnsi" w:cstheme="minorHAnsi"/>
          <w:b/>
          <w:bCs/>
          <w:i/>
          <w:iCs/>
        </w:rPr>
        <w:t>3. Observational constraints on the TCRE</w:t>
      </w:r>
    </w:p>
    <w:p w14:paraId="2A5353AC" w14:textId="25192468" w:rsidR="008666A6" w:rsidRPr="0045212B" w:rsidRDefault="008666A6" w:rsidP="001E7D0F">
      <w:pPr>
        <w:jc w:val="both"/>
        <w:rPr>
          <w:rFonts w:asciiTheme="minorHAnsi" w:hAnsiTheme="minorHAnsi" w:cstheme="minorHAnsi"/>
        </w:rPr>
      </w:pPr>
    </w:p>
    <w:p w14:paraId="2BA3BAC3" w14:textId="03BAE78D" w:rsidR="008666A6" w:rsidRPr="0045212B" w:rsidDel="00CB7B4E" w:rsidRDefault="00CC74B9" w:rsidP="001E7D0F">
      <w:pPr>
        <w:jc w:val="both"/>
        <w:rPr>
          <w:del w:id="495" w:author="Myles Allen" w:date="2019-11-26T09:47:00Z"/>
          <w:rFonts w:asciiTheme="minorHAnsi" w:hAnsiTheme="minorHAnsi" w:cstheme="minorHAnsi"/>
        </w:rPr>
      </w:pPr>
      <w:r w:rsidRPr="0045212B">
        <w:rPr>
          <w:rFonts w:asciiTheme="minorHAnsi" w:hAnsiTheme="minorHAnsi" w:cstheme="minorHAnsi"/>
        </w:rPr>
        <w:t>The CO</w:t>
      </w:r>
      <w:r w:rsidRPr="0045212B">
        <w:rPr>
          <w:rFonts w:asciiTheme="minorHAnsi" w:hAnsiTheme="minorHAnsi" w:cstheme="minorHAnsi"/>
          <w:vertAlign w:val="subscript"/>
        </w:rPr>
        <w:t>2</w:t>
      </w:r>
      <w:r w:rsidRPr="0045212B">
        <w:rPr>
          <w:rFonts w:asciiTheme="minorHAnsi" w:hAnsiTheme="minorHAnsi" w:cstheme="minorHAnsi"/>
        </w:rPr>
        <w:t xml:space="preserve">-fe metric allows us to extend the </w:t>
      </w:r>
      <w:del w:id="496" w:author="Myles Allen" w:date="2019-11-26T09:44:00Z">
        <w:r w:rsidRPr="0045212B" w:rsidDel="00CB7B4E">
          <w:rPr>
            <w:rFonts w:asciiTheme="minorHAnsi" w:hAnsiTheme="minorHAnsi" w:cstheme="minorHAnsi"/>
          </w:rPr>
          <w:delText>TCRE behaviour of</w:delText>
        </w:r>
      </w:del>
      <w:ins w:id="497" w:author="Myles Allen" w:date="2019-11-26T09:44:00Z">
        <w:r w:rsidR="00CB7B4E">
          <w:rPr>
            <w:rFonts w:asciiTheme="minorHAnsi" w:hAnsiTheme="minorHAnsi" w:cstheme="minorHAnsi"/>
          </w:rPr>
          <w:t>linear relationship between cumulative emissions and warming that is observed in</w:t>
        </w:r>
      </w:ins>
      <w:del w:id="498" w:author="Myles Allen" w:date="2019-11-26T09:44:00Z">
        <w:r w:rsidRPr="0045212B" w:rsidDel="00CB7B4E">
          <w:rPr>
            <w:rFonts w:asciiTheme="minorHAnsi" w:hAnsiTheme="minorHAnsi" w:cstheme="minorHAnsi"/>
          </w:rPr>
          <w:delText xml:space="preserve"> a</w:delText>
        </w:r>
      </w:del>
      <w:r w:rsidRPr="0045212B">
        <w:rPr>
          <w:rFonts w:asciiTheme="minorHAnsi" w:hAnsiTheme="minorHAnsi" w:cstheme="minorHAnsi"/>
        </w:rPr>
        <w:t xml:space="preserve"> CO</w:t>
      </w:r>
      <w:r w:rsidRPr="0045212B">
        <w:rPr>
          <w:rFonts w:asciiTheme="minorHAnsi" w:hAnsiTheme="minorHAnsi" w:cstheme="minorHAnsi"/>
          <w:vertAlign w:val="subscript"/>
        </w:rPr>
        <w:t>2</w:t>
      </w:r>
      <w:r w:rsidRPr="0045212B">
        <w:rPr>
          <w:rFonts w:asciiTheme="minorHAnsi" w:hAnsiTheme="minorHAnsi" w:cstheme="minorHAnsi"/>
        </w:rPr>
        <w:t>-only emissions scenario</w:t>
      </w:r>
      <w:ins w:id="499" w:author="Myles Allen" w:date="2019-11-26T09:44:00Z">
        <w:r w:rsidR="00CB7B4E">
          <w:rPr>
            <w:rFonts w:asciiTheme="minorHAnsi" w:hAnsiTheme="minorHAnsi" w:cstheme="minorHAnsi"/>
          </w:rPr>
          <w:t>s</w:t>
        </w:r>
      </w:ins>
      <w:r w:rsidRPr="0045212B">
        <w:rPr>
          <w:rFonts w:asciiTheme="minorHAnsi" w:hAnsiTheme="minorHAnsi" w:cstheme="minorHAnsi"/>
        </w:rPr>
        <w:t xml:space="preserve"> to multi-gas </w:t>
      </w:r>
      <w:del w:id="500" w:author="Myles Allen" w:date="2019-11-26T09:46:00Z">
        <w:r w:rsidRPr="0045212B" w:rsidDel="00CB7B4E">
          <w:rPr>
            <w:rFonts w:asciiTheme="minorHAnsi" w:hAnsiTheme="minorHAnsi" w:cstheme="minorHAnsi"/>
          </w:rPr>
          <w:delText xml:space="preserve">emissions </w:delText>
        </w:r>
      </w:del>
      <w:r w:rsidRPr="0045212B">
        <w:rPr>
          <w:rFonts w:asciiTheme="minorHAnsi" w:hAnsiTheme="minorHAnsi" w:cstheme="minorHAnsi"/>
        </w:rPr>
        <w:t>scenarios</w:t>
      </w:r>
      <w:del w:id="501" w:author="Myles Allen" w:date="2019-11-26T09:45:00Z">
        <w:r w:rsidRPr="0045212B" w:rsidDel="00CB7B4E">
          <w:rPr>
            <w:rFonts w:asciiTheme="minorHAnsi" w:hAnsiTheme="minorHAnsi" w:cstheme="minorHAnsi"/>
          </w:rPr>
          <w:delText>. This is</w:delText>
        </w:r>
      </w:del>
      <w:ins w:id="502" w:author="Myles Allen" w:date="2019-11-26T09:45:00Z">
        <w:r w:rsidR="00CB7B4E">
          <w:rPr>
            <w:rFonts w:asciiTheme="minorHAnsi" w:hAnsiTheme="minorHAnsi" w:cstheme="minorHAnsi"/>
          </w:rPr>
          <w:t>,</w:t>
        </w:r>
      </w:ins>
      <w:r w:rsidRPr="0045212B">
        <w:rPr>
          <w:rFonts w:asciiTheme="minorHAnsi" w:hAnsiTheme="minorHAnsi" w:cstheme="minorHAnsi"/>
        </w:rPr>
        <w:t xml:space="preserve"> demonstrated </w:t>
      </w:r>
      <w:del w:id="503" w:author="Myles Allen" w:date="2019-11-26T09:45:00Z">
        <w:r w:rsidRPr="0045212B" w:rsidDel="00CB7B4E">
          <w:rPr>
            <w:rFonts w:asciiTheme="minorHAnsi" w:hAnsiTheme="minorHAnsi" w:cstheme="minorHAnsi"/>
          </w:rPr>
          <w:delText xml:space="preserve">most </w:delText>
        </w:r>
      </w:del>
      <w:r w:rsidRPr="0045212B">
        <w:rPr>
          <w:rFonts w:asciiTheme="minorHAnsi" w:hAnsiTheme="minorHAnsi" w:cstheme="minorHAnsi"/>
        </w:rPr>
        <w:t>clearly in fig</w:t>
      </w:r>
      <w:ins w:id="504" w:author="Myles Allen" w:date="2019-11-26T09:45:00Z">
        <w:r w:rsidR="00CB7B4E">
          <w:rPr>
            <w:rFonts w:asciiTheme="minorHAnsi" w:hAnsiTheme="minorHAnsi" w:cstheme="minorHAnsi"/>
          </w:rPr>
          <w:t>.</w:t>
        </w:r>
      </w:ins>
      <w:del w:id="505" w:author="Myles Allen" w:date="2019-11-26T09:45:00Z">
        <w:r w:rsidRPr="0045212B" w:rsidDel="00CB7B4E">
          <w:rPr>
            <w:rFonts w:asciiTheme="minorHAnsi" w:hAnsiTheme="minorHAnsi" w:cstheme="minorHAnsi"/>
          </w:rPr>
          <w:delText>ure</w:delText>
        </w:r>
      </w:del>
      <w:r w:rsidRPr="0045212B">
        <w:rPr>
          <w:rFonts w:asciiTheme="minorHAnsi" w:hAnsiTheme="minorHAnsi" w:cstheme="minorHAnsi"/>
        </w:rPr>
        <w:t xml:space="preserve"> </w:t>
      </w:r>
      <w:del w:id="506" w:author="Myles Allen" w:date="2019-11-26T09:45:00Z">
        <w:r w:rsidRPr="0045212B" w:rsidDel="00CB7B4E">
          <w:rPr>
            <w:rFonts w:asciiTheme="minorHAnsi" w:hAnsiTheme="minorHAnsi" w:cstheme="minorHAnsi"/>
          </w:rPr>
          <w:delText>1f</w:delText>
        </w:r>
      </w:del>
      <w:ins w:id="507" w:author="Myles Allen" w:date="2019-11-26T09:45:00Z">
        <w:r w:rsidR="00CB7B4E" w:rsidRPr="0045212B">
          <w:rPr>
            <w:rFonts w:asciiTheme="minorHAnsi" w:hAnsiTheme="minorHAnsi" w:cstheme="minorHAnsi"/>
          </w:rPr>
          <w:t>1</w:t>
        </w:r>
        <w:r w:rsidR="00CB7B4E">
          <w:rPr>
            <w:rFonts w:asciiTheme="minorHAnsi" w:hAnsiTheme="minorHAnsi" w:cstheme="minorHAnsi"/>
          </w:rPr>
          <w:t>d</w:t>
        </w:r>
      </w:ins>
      <w:del w:id="508" w:author="Myles Allen" w:date="2019-11-26T09:45:00Z">
        <w:r w:rsidRPr="0045212B" w:rsidDel="00CB7B4E">
          <w:rPr>
            <w:rFonts w:asciiTheme="minorHAnsi" w:hAnsiTheme="minorHAnsi" w:cstheme="minorHAnsi"/>
          </w:rPr>
          <w:delText>, where the typical depiction of the TCRE relationship is reproduced for each scenario. CO</w:delText>
        </w:r>
        <w:r w:rsidRPr="0045212B" w:rsidDel="00CB7B4E">
          <w:rPr>
            <w:rFonts w:asciiTheme="minorHAnsi" w:hAnsiTheme="minorHAnsi" w:cstheme="minorHAnsi"/>
            <w:vertAlign w:val="subscript"/>
          </w:rPr>
          <w:delText>2</w:delText>
        </w:r>
        <w:r w:rsidRPr="0045212B" w:rsidDel="00CB7B4E">
          <w:rPr>
            <w:rFonts w:asciiTheme="minorHAnsi" w:hAnsiTheme="minorHAnsi" w:cstheme="minorHAnsi"/>
          </w:rPr>
          <w:delText>-fe emissions produce a near-linearity to temperature response and much better represent the relation</w:delText>
        </w:r>
        <w:r w:rsidR="00935F84" w:rsidRPr="0045212B" w:rsidDel="00CB7B4E">
          <w:rPr>
            <w:rFonts w:asciiTheme="minorHAnsi" w:hAnsiTheme="minorHAnsi" w:cstheme="minorHAnsi"/>
          </w:rPr>
          <w:delText>s</w:delText>
        </w:r>
        <w:r w:rsidRPr="0045212B" w:rsidDel="00CB7B4E">
          <w:rPr>
            <w:rFonts w:asciiTheme="minorHAnsi" w:hAnsiTheme="minorHAnsi" w:cstheme="minorHAnsi"/>
          </w:rPr>
          <w:delText xml:space="preserve">hip between warming and cumulative emissions </w:delText>
        </w:r>
        <w:r w:rsidR="00935F84" w:rsidRPr="0045212B" w:rsidDel="00CB7B4E">
          <w:rPr>
            <w:rFonts w:asciiTheme="minorHAnsi" w:hAnsiTheme="minorHAnsi" w:cstheme="minorHAnsi"/>
          </w:rPr>
          <w:delText>than the CO</w:delText>
        </w:r>
        <w:r w:rsidR="00935F84" w:rsidRPr="0045212B" w:rsidDel="00CB7B4E">
          <w:rPr>
            <w:rFonts w:asciiTheme="minorHAnsi" w:hAnsiTheme="minorHAnsi" w:cstheme="minorHAnsi"/>
            <w:vertAlign w:val="subscript"/>
          </w:rPr>
          <w:delText>2</w:delText>
        </w:r>
        <w:r w:rsidR="00935F84" w:rsidRPr="0045212B" w:rsidDel="00CB7B4E">
          <w:rPr>
            <w:rFonts w:asciiTheme="minorHAnsi" w:hAnsiTheme="minorHAnsi" w:cstheme="minorHAnsi"/>
          </w:rPr>
          <w:delText>-only lines. This</w:delText>
        </w:r>
      </w:del>
      <w:ins w:id="509" w:author="Myles Allen" w:date="2019-11-26T09:46:00Z">
        <w:r w:rsidR="00CB7B4E">
          <w:rPr>
            <w:rFonts w:asciiTheme="minorHAnsi" w:hAnsiTheme="minorHAnsi" w:cstheme="minorHAnsi"/>
          </w:rPr>
          <w:t xml:space="preserve"> and</w:t>
        </w:r>
      </w:ins>
      <w:del w:id="510" w:author="Myles Allen" w:date="2019-11-26T09:46:00Z">
        <w:r w:rsidR="00935F84" w:rsidRPr="0045212B" w:rsidDel="00CB7B4E">
          <w:rPr>
            <w:rFonts w:asciiTheme="minorHAnsi" w:hAnsiTheme="minorHAnsi" w:cstheme="minorHAnsi"/>
          </w:rPr>
          <w:delText xml:space="preserve"> replicates the results found by Leach et al.</w:delText>
        </w:r>
        <w:r w:rsidR="00935F84" w:rsidRPr="0045212B" w:rsidDel="00CB7B4E">
          <w:rPr>
            <w:rFonts w:asciiTheme="minorHAnsi" w:hAnsiTheme="minorHAnsi" w:cstheme="minorHAnsi"/>
          </w:rPr>
          <w:fldChar w:fldCharType="begin"/>
        </w:r>
        <w:r w:rsidR="00962A94" w:rsidRPr="0045212B" w:rsidDel="00CB7B4E">
          <w:rPr>
            <w:rFonts w:asciiTheme="minorHAnsi" w:hAnsiTheme="minorHAnsi" w:cstheme="minorHAnsi"/>
          </w:rPr>
          <w:delInstrText xml:space="preserve"> ADDIN ZOTERO_ITEM CSL_CITATION {"citationID":"EYIluVZv","properties":{"formattedCitation":"\\super 4\\nosupersub{}","plainCitation":"4","noteIndex":0},"citationItems":[{"id":42,"uris":["http://zotero.org/users/local/uNYZvaCf/items/KJ7RHM6Z"],"uri":["http://zotero.org/users/local/uNYZvaCf/items/KJ7RHM6Z"],"itemData":{"id":42,"type":"article-journal","title":"Current level and rate of warming determine emissions budgets under ambitious mitigation","container-title":"Nature Geoscience","page":"574","volume":"11","issue":"8","source":"www.nature.com","abstract":"A combination of the level and rate of human-induced warming allows estimation of remaining emission budgets to peak warming across a broad range of scenarios, suggests an analysis of emissions budgets expressed in terms of CO2-forcing-equivalent emissions.","DOI":"10.1038/s41561-018-0156-y","ISSN":"1752-0908","language":"En","author":[{"family":"Leach","given":"Nicholas J."},{"family":"Millar","given":"Richard J."},{"family":"Haustein","given":"Karsten"},{"family":"Jenkins","given":"Stuart"},{"family":"Graham","given":"Euan"},{"family":"Allen","given":"Myles R."}],"issued":{"date-parts":[["2018",8]]}}}],"schema":"https://github.com/citation-style-language/schema/raw/master/csl-citation.json"} </w:delInstrText>
        </w:r>
        <w:r w:rsidR="00935F84" w:rsidRPr="0045212B" w:rsidDel="00CB7B4E">
          <w:rPr>
            <w:rFonts w:asciiTheme="minorHAnsi" w:hAnsiTheme="minorHAnsi" w:cstheme="minorHAnsi"/>
          </w:rPr>
          <w:fldChar w:fldCharType="separate"/>
        </w:r>
        <w:r w:rsidR="00962A94" w:rsidRPr="0045212B" w:rsidDel="00CB7B4E">
          <w:rPr>
            <w:rFonts w:asciiTheme="minorHAnsi" w:hAnsiTheme="minorHAnsi" w:cstheme="minorHAnsi"/>
            <w:vertAlign w:val="superscript"/>
          </w:rPr>
          <w:delText>4</w:delText>
        </w:r>
        <w:r w:rsidR="00935F84" w:rsidRPr="0045212B" w:rsidDel="00CB7B4E">
          <w:rPr>
            <w:rFonts w:asciiTheme="minorHAnsi" w:hAnsiTheme="minorHAnsi" w:cstheme="minorHAnsi"/>
          </w:rPr>
          <w:fldChar w:fldCharType="end"/>
        </w:r>
        <w:r w:rsidR="00935F84" w:rsidRPr="0045212B" w:rsidDel="00CB7B4E">
          <w:rPr>
            <w:rFonts w:asciiTheme="minorHAnsi" w:hAnsiTheme="minorHAnsi" w:cstheme="minorHAnsi"/>
          </w:rPr>
          <w:delText xml:space="preserve"> in their</w:delText>
        </w:r>
      </w:del>
      <w:r w:rsidR="00935F84" w:rsidRPr="0045212B">
        <w:rPr>
          <w:rFonts w:asciiTheme="minorHAnsi" w:hAnsiTheme="minorHAnsi" w:cstheme="minorHAnsi"/>
        </w:rPr>
        <w:t xml:space="preserve"> fig</w:t>
      </w:r>
      <w:ins w:id="511" w:author="Myles Allen" w:date="2019-11-26T09:46:00Z">
        <w:r w:rsidR="00CB7B4E">
          <w:rPr>
            <w:rFonts w:asciiTheme="minorHAnsi" w:hAnsiTheme="minorHAnsi" w:cstheme="minorHAnsi"/>
          </w:rPr>
          <w:t>.</w:t>
        </w:r>
      </w:ins>
      <w:del w:id="512" w:author="Myles Allen" w:date="2019-11-26T09:46:00Z">
        <w:r w:rsidR="00935F84" w:rsidRPr="0045212B" w:rsidDel="00CB7B4E">
          <w:rPr>
            <w:rFonts w:asciiTheme="minorHAnsi" w:hAnsiTheme="minorHAnsi" w:cstheme="minorHAnsi"/>
          </w:rPr>
          <w:delText>ure</w:delText>
        </w:r>
      </w:del>
      <w:r w:rsidR="00935F84" w:rsidRPr="0045212B">
        <w:rPr>
          <w:rFonts w:asciiTheme="minorHAnsi" w:hAnsiTheme="minorHAnsi" w:cstheme="minorHAnsi"/>
        </w:rPr>
        <w:t xml:space="preserve"> 2</w:t>
      </w:r>
      <w:ins w:id="513" w:author="Myles Allen" w:date="2019-11-26T09:46:00Z">
        <w:r w:rsidR="00CB7B4E">
          <w:rPr>
            <w:rFonts w:asciiTheme="minorHAnsi" w:hAnsiTheme="minorHAnsi" w:cstheme="minorHAnsi"/>
          </w:rPr>
          <w:t xml:space="preserve"> of ref.</w:t>
        </w:r>
      </w:ins>
      <w:ins w:id="514" w:author="Myles Allen" w:date="2019-11-26T09:47:00Z">
        <w:r w:rsidR="00CB7B4E">
          <w:rPr>
            <w:rFonts w:asciiTheme="minorHAnsi" w:hAnsiTheme="minorHAnsi" w:cstheme="minorHAnsi"/>
          </w:rPr>
          <w:t xml:space="preserve"> [Leach et al]</w:t>
        </w:r>
      </w:ins>
      <w:r w:rsidR="00935F84" w:rsidRPr="0045212B">
        <w:rPr>
          <w:rFonts w:asciiTheme="minorHAnsi" w:hAnsiTheme="minorHAnsi" w:cstheme="minorHAnsi"/>
        </w:rPr>
        <w:t xml:space="preserve">, where an equivalent calculation is </w:t>
      </w:r>
      <w:del w:id="515" w:author="Myles Allen" w:date="2019-11-26T09:45:00Z">
        <w:r w:rsidR="00935F84" w:rsidRPr="0045212B" w:rsidDel="00CB7B4E">
          <w:rPr>
            <w:rFonts w:asciiTheme="minorHAnsi" w:hAnsiTheme="minorHAnsi" w:cstheme="minorHAnsi"/>
          </w:rPr>
          <w:delText>completed over</w:delText>
        </w:r>
      </w:del>
      <w:ins w:id="516" w:author="Myles Allen" w:date="2019-11-26T09:45:00Z">
        <w:r w:rsidR="00CB7B4E">
          <w:rPr>
            <w:rFonts w:asciiTheme="minorHAnsi" w:hAnsiTheme="minorHAnsi" w:cstheme="minorHAnsi"/>
          </w:rPr>
          <w:t>applied to</w:t>
        </w:r>
      </w:ins>
      <w:r w:rsidR="00935F84" w:rsidRPr="0045212B">
        <w:rPr>
          <w:rFonts w:asciiTheme="minorHAnsi" w:hAnsiTheme="minorHAnsi" w:cstheme="minorHAnsi"/>
        </w:rPr>
        <w:t xml:space="preserve"> the AR5 scenario database.</w:t>
      </w:r>
      <w:ins w:id="517" w:author="Myles Allen" w:date="2019-11-26T09:47:00Z">
        <w:r w:rsidR="00CB7B4E">
          <w:rPr>
            <w:rFonts w:asciiTheme="minorHAnsi" w:hAnsiTheme="minorHAnsi" w:cstheme="minorHAnsi"/>
          </w:rPr>
          <w:t xml:space="preserve"> </w:t>
        </w:r>
      </w:ins>
    </w:p>
    <w:p w14:paraId="16EBBBC4" w14:textId="62C19920" w:rsidR="00935F84" w:rsidRPr="0045212B" w:rsidDel="00CB7B4E" w:rsidRDefault="00935F84" w:rsidP="001E7D0F">
      <w:pPr>
        <w:jc w:val="both"/>
        <w:rPr>
          <w:del w:id="518" w:author="Myles Allen" w:date="2019-11-26T09:47:00Z"/>
          <w:rFonts w:asciiTheme="minorHAnsi" w:hAnsiTheme="minorHAnsi" w:cstheme="minorHAnsi"/>
        </w:rPr>
      </w:pPr>
    </w:p>
    <w:p w14:paraId="44ADB3FB" w14:textId="2F13864D" w:rsidR="00935F84" w:rsidRDefault="002A48A5" w:rsidP="001E7D0F">
      <w:pPr>
        <w:jc w:val="both"/>
        <w:rPr>
          <w:ins w:id="519" w:author="Myles Allen" w:date="2019-11-26T10:00:00Z"/>
          <w:rFonts w:asciiTheme="minorHAnsi" w:hAnsiTheme="minorHAnsi" w:cstheme="minorHAnsi"/>
        </w:rPr>
      </w:pPr>
      <w:r w:rsidRPr="0045212B">
        <w:rPr>
          <w:rFonts w:asciiTheme="minorHAnsi" w:hAnsiTheme="minorHAnsi" w:cstheme="minorHAnsi"/>
        </w:rPr>
        <w:t xml:space="preserve">The </w:t>
      </w:r>
      <w:ins w:id="520" w:author="Myles Allen" w:date="2019-11-26T09:47:00Z">
        <w:r w:rsidR="00CB7B4E">
          <w:rPr>
            <w:rFonts w:asciiTheme="minorHAnsi" w:hAnsiTheme="minorHAnsi" w:cstheme="minorHAnsi"/>
          </w:rPr>
          <w:t>constant of proportiona</w:t>
        </w:r>
      </w:ins>
      <w:ins w:id="521" w:author="Myles Allen" w:date="2019-11-26T09:48:00Z">
        <w:r w:rsidR="00CB7B4E">
          <w:rPr>
            <w:rFonts w:asciiTheme="minorHAnsi" w:hAnsiTheme="minorHAnsi" w:cstheme="minorHAnsi"/>
          </w:rPr>
          <w:t xml:space="preserve">lity, or </w:t>
        </w:r>
      </w:ins>
      <w:r w:rsidRPr="0045212B">
        <w:rPr>
          <w:rFonts w:asciiTheme="minorHAnsi" w:hAnsiTheme="minorHAnsi" w:cstheme="minorHAnsi"/>
        </w:rPr>
        <w:t>TCRE</w:t>
      </w:r>
      <w:ins w:id="522" w:author="Myles Allen" w:date="2019-11-26T09:48:00Z">
        <w:r w:rsidR="00CB7B4E">
          <w:rPr>
            <w:rFonts w:asciiTheme="minorHAnsi" w:hAnsiTheme="minorHAnsi" w:cstheme="minorHAnsi"/>
          </w:rPr>
          <w:t>,</w:t>
        </w:r>
      </w:ins>
      <w:r w:rsidRPr="0045212B">
        <w:rPr>
          <w:rFonts w:asciiTheme="minorHAnsi" w:hAnsiTheme="minorHAnsi" w:cstheme="minorHAnsi"/>
        </w:rPr>
        <w:t xml:space="preserve"> represents a key climate parameter both with regards to the understanding of the physical climate response </w:t>
      </w:r>
      <w:del w:id="523" w:author="Myles Allen" w:date="2019-11-26T09:48:00Z">
        <w:r w:rsidRPr="0045212B" w:rsidDel="00CB7B4E">
          <w:rPr>
            <w:rFonts w:asciiTheme="minorHAnsi" w:hAnsiTheme="minorHAnsi" w:cstheme="minorHAnsi"/>
          </w:rPr>
          <w:delText xml:space="preserve">to human actions </w:delText>
        </w:r>
      </w:del>
      <w:r w:rsidRPr="0045212B">
        <w:rPr>
          <w:rFonts w:asciiTheme="minorHAnsi" w:hAnsiTheme="minorHAnsi" w:cstheme="minorHAnsi"/>
        </w:rPr>
        <w:t xml:space="preserve">and </w:t>
      </w:r>
      <w:del w:id="524" w:author="Myles Allen" w:date="2019-11-26T09:48:00Z">
        <w:r w:rsidRPr="0045212B" w:rsidDel="00CB7B4E">
          <w:rPr>
            <w:rFonts w:asciiTheme="minorHAnsi" w:hAnsiTheme="minorHAnsi" w:cstheme="minorHAnsi"/>
          </w:rPr>
          <w:delText xml:space="preserve">regarding </w:delText>
        </w:r>
      </w:del>
      <w:r w:rsidRPr="0045212B">
        <w:rPr>
          <w:rFonts w:asciiTheme="minorHAnsi" w:hAnsiTheme="minorHAnsi" w:cstheme="minorHAnsi"/>
        </w:rPr>
        <w:t xml:space="preserve">effective policy design in </w:t>
      </w:r>
      <w:del w:id="525" w:author="Myles Allen" w:date="2019-11-26T09:48:00Z">
        <w:r w:rsidRPr="0045212B" w:rsidDel="00CB7B4E">
          <w:rPr>
            <w:rFonts w:asciiTheme="minorHAnsi" w:hAnsiTheme="minorHAnsi" w:cstheme="minorHAnsi"/>
          </w:rPr>
          <w:delText>the near-future</w:delText>
        </w:r>
      </w:del>
      <w:ins w:id="526" w:author="Myles Allen" w:date="2019-11-26T09:48:00Z">
        <w:r w:rsidR="00CB7B4E">
          <w:rPr>
            <w:rFonts w:asciiTheme="minorHAnsi" w:hAnsiTheme="minorHAnsi" w:cstheme="minorHAnsi"/>
          </w:rPr>
          <w:t>pursuit of a global temperature goal</w:t>
        </w:r>
      </w:ins>
      <w:r w:rsidRPr="0045212B">
        <w:rPr>
          <w:rFonts w:asciiTheme="minorHAnsi" w:hAnsiTheme="minorHAnsi" w:cstheme="minorHAnsi"/>
        </w:rPr>
        <w:t xml:space="preserve">. This makes it the </w:t>
      </w:r>
      <w:del w:id="527" w:author="Myles Allen" w:date="2019-11-26T09:49:00Z">
        <w:r w:rsidRPr="0045212B" w:rsidDel="00CB7B4E">
          <w:rPr>
            <w:rFonts w:asciiTheme="minorHAnsi" w:hAnsiTheme="minorHAnsi" w:cstheme="minorHAnsi"/>
          </w:rPr>
          <w:delText xml:space="preserve">attention </w:delText>
        </w:r>
      </w:del>
      <w:ins w:id="528" w:author="Myles Allen" w:date="2019-11-26T09:49:00Z">
        <w:r w:rsidR="00CB7B4E">
          <w:rPr>
            <w:rFonts w:asciiTheme="minorHAnsi" w:hAnsiTheme="minorHAnsi" w:cstheme="minorHAnsi"/>
          </w:rPr>
          <w:t>focus</w:t>
        </w:r>
        <w:r w:rsidR="00CB7B4E" w:rsidRPr="0045212B">
          <w:rPr>
            <w:rFonts w:asciiTheme="minorHAnsi" w:hAnsiTheme="minorHAnsi" w:cstheme="minorHAnsi"/>
          </w:rPr>
          <w:t xml:space="preserve"> </w:t>
        </w:r>
      </w:ins>
      <w:r w:rsidRPr="0045212B">
        <w:rPr>
          <w:rFonts w:asciiTheme="minorHAnsi" w:hAnsiTheme="minorHAnsi" w:cstheme="minorHAnsi"/>
        </w:rPr>
        <w:t>of significant research effort over recent years</w:t>
      </w:r>
      <w:r w:rsidR="00554CB9" w:rsidRPr="0045212B">
        <w:rPr>
          <w:rFonts w:asciiTheme="minorHAnsi" w:hAnsiTheme="minorHAnsi" w:cstheme="minorHAnsi"/>
        </w:rPr>
        <w:fldChar w:fldCharType="begin"/>
      </w:r>
      <w:r w:rsidR="00384993" w:rsidRPr="0045212B">
        <w:rPr>
          <w:rFonts w:asciiTheme="minorHAnsi" w:hAnsiTheme="minorHAnsi" w:cstheme="minorHAnsi"/>
        </w:rPr>
        <w:instrText xml:space="preserve"> ADDIN ZOTERO_ITEM CSL_CITATION {"citationID":"3EiwzPRo","properties":{"formattedCitation":"\\super 6,16\\nosupersub{}","plainCitation":"6,16","noteIndex":0},"citationItems":[{"id":204,"uris":["http://zotero.org/users/local/uNYZvaCf/items/5KDW7HQK"],"uri":["http://zotero.org/users/local/uNYZvaCf/items/5KDW7HQK"],"itemData":{"id":204,"type":"article-journal","title":"The proportionality of global warming to cumulative carbon emissions","container-title":"Nature","page":"829-832","volume":"459","issue":"7248","source":"www.nature.com","abstract":"The global temperature response to increasing atmospheric CO2 is often quantified by metrics such as equilibrium climate sensitivity and transient climate response1. These approaches, however, do not account for carbon cycle feedbacks and therefore do not fully represent the net response of the Earth system to anthropogenic CO2 emissions. Climate–carbon modelling experiments have shown that: (1) the warming per unit CO2 emitted does not depend on the background CO2 concentration2; (2) the total allowable emissions for climate stabilization do not depend on the timing of those emissions3,4,5; and (3) the temperature response to a pulse of CO2 is approximately constant on timescales of decades to centuries3,6,7,8. Here we generalize these results and show that the carbon–climate response (CCR), defined as the ratio of temperature change to cumulative carbon emissions, is approximately independent of both the atmospheric CO2 concentration and its rate of change on these timescales. From observational constraints, we estimate CCR to be in the range 1.0–2.1 °C per trillion tonnes of carbon (Tt C) emitted (5th to 95th percentiles), consistent with twenty-first-century CCR values simulated by climate–carbon models. Uncertainty in land-use CO2 emissions and aerosol forcing, however, means that higher observationally constrained values cannot be excluded. The CCR, when evaluated from climate–carbon models under idealized conditions, represents a simple yet robust metric for comparing models, which aggregates both climate feedbacks and carbon cycle feedbacks. CCR is also likely to be a useful concept for climate change mitigation and policy; by combining the uncertainties associated with climate sensitivity, carbon sinks and climate–carbon feedbacks into a single quantity, the CCR allows CO2-induced global mean temperature change to be inferred directly from cumulative carbon emissions.","DOI":"10.1038/nature08047","ISSN":"1476-4687","language":"en","author":[{"family":"Matthews","given":"H. Damon"},{"family":"Gillett","given":"Nathan P."},{"family":"Stott","given":"Peter A."},{"family":"Zickfeld","given":"Kirsten"}],"issued":{"date-parts":[["2009",6]]}}},{"id":86,"uris":["http://zotero.org/users/local/uNYZvaCf/items/E22PB8ER"],"uri":["http://zotero.org/users/local/uNYZvaCf/items/E22PB8ER"],"itemData":{"id":86,"type":"article-journal","title":"Carbon cycle feedbacks and future climate change","container-title":"Philosophical Transactions of the Royal Society A: Mathematical, Physical and Engineering Sciences","page":"20140421","volume":"373","issue":"2054","source":"royalsocietypublishing.org (Atypon)","abstract":"Climate and carbon cycle are tightly coupled on many timescales, from interannual to multi-millennial timescales. Observations always evidence a positive feedback, warming leading to release of carbon to the atmosphere; however, the processes at play differ depending on the timescales. State-of-the-art Earth System Models now represent these climate-carbon cycle feedbacks, always simulating a positive feedback over the twentieth and twenty-first centuries, although with substantial uncertainty. Recent studies now help to reduce this uncertainty. First, on short timescales, El Niño years record larger than average atmospheric CO2 growth rate, with tropical land ecosystems being the main drivers. These climate-carbon cycle anomalies can be used as emerging constraint on the tropical land carbon response to future climate change. Second, centennial variability found in last millennium records can be used to constrain the overall global carbon cycle response to climatic excursions. These independent methods point to climate-carbon cycle feedback at the low-end of the Earth System Models range, indicating that these models overestimate the carbon cycle sensitivity to climate change. These new findings also help to attribute the historical land and ocean carbon sinks to increase in atmospheric CO2 and climate change.","DOI":"10.1098/rsta.2014.0421","journalAbbreviation":"Philosophical Transactions of the Royal Society A: Mathematical, Physical and Engineering Sciences","author":[{"literal":"Friedlingstein Pierre"}],"issued":{"date-parts":[["2015",11,13]]}}}],"schema":"https://github.com/citation-style-language/schema/raw/master/csl-citation.json"} </w:instrText>
      </w:r>
      <w:r w:rsidR="00554CB9" w:rsidRPr="0045212B">
        <w:rPr>
          <w:rFonts w:asciiTheme="minorHAnsi" w:hAnsiTheme="minorHAnsi" w:cstheme="minorHAnsi"/>
        </w:rPr>
        <w:fldChar w:fldCharType="separate"/>
      </w:r>
      <w:r w:rsidR="00384993" w:rsidRPr="0045212B">
        <w:rPr>
          <w:rFonts w:ascii="Calibri" w:hAnsiTheme="minorHAnsi" w:cs="Calibri"/>
          <w:vertAlign w:val="superscript"/>
        </w:rPr>
        <w:t>6,16</w:t>
      </w:r>
      <w:r w:rsidR="00554CB9" w:rsidRPr="0045212B">
        <w:rPr>
          <w:rFonts w:asciiTheme="minorHAnsi" w:hAnsiTheme="minorHAnsi" w:cstheme="minorHAnsi"/>
        </w:rPr>
        <w:fldChar w:fldCharType="end"/>
      </w:r>
      <w:r w:rsidR="00554CB9" w:rsidRPr="0045212B">
        <w:rPr>
          <w:rFonts w:asciiTheme="minorHAnsi" w:hAnsiTheme="minorHAnsi" w:cstheme="minorHAnsi"/>
        </w:rPr>
        <w:t>[add more refs. here!]</w:t>
      </w:r>
      <w:del w:id="529" w:author="Myles Allen" w:date="2019-11-26T09:49:00Z">
        <w:r w:rsidRPr="0045212B" w:rsidDel="00CB7B4E">
          <w:rPr>
            <w:rFonts w:asciiTheme="minorHAnsi" w:hAnsiTheme="minorHAnsi" w:cstheme="minorHAnsi"/>
          </w:rPr>
          <w:delText xml:space="preserve"> aiming to reduce the uncertainty range from the previous assessment in IPCC’s AR5 (0.8-2.</w:delText>
        </w:r>
        <w:r w:rsidR="0032431B" w:rsidRPr="0045212B" w:rsidDel="00CB7B4E">
          <w:rPr>
            <w:rFonts w:asciiTheme="minorHAnsi" w:hAnsiTheme="minorHAnsi" w:cstheme="minorHAnsi"/>
          </w:rPr>
          <w:delText>5</w:delText>
        </w:r>
        <w:r w:rsidRPr="0045212B" w:rsidDel="00CB7B4E">
          <w:rPr>
            <w:rFonts w:asciiTheme="minorHAnsi" w:hAnsiTheme="minorHAnsi" w:cstheme="minorHAnsi"/>
          </w:rPr>
          <w:delText xml:space="preserve"> </w:delText>
        </w:r>
        <w:r w:rsidR="0032431B" w:rsidRPr="0045212B" w:rsidDel="00CB7B4E">
          <w:rPr>
            <w:rFonts w:ascii="Cambria Math" w:eastAsia="Cambria Math" w:hAnsi="Cambria Math" w:cs="Cambria Math"/>
          </w:rPr>
          <w:delText>℃</w:delText>
        </w:r>
        <w:r w:rsidRPr="0045212B" w:rsidDel="00CB7B4E">
          <w:rPr>
            <w:rFonts w:asciiTheme="minorHAnsi" w:hAnsiTheme="minorHAnsi" w:cstheme="minorHAnsi"/>
          </w:rPr>
          <w:delText xml:space="preserve">/TtC </w:delText>
        </w:r>
        <w:r w:rsidR="00C9553D" w:rsidRPr="0045212B" w:rsidDel="00CB7B4E">
          <w:rPr>
            <w:rFonts w:asciiTheme="minorHAnsi" w:hAnsiTheme="minorHAnsi" w:cstheme="minorHAnsi"/>
          </w:rPr>
          <w:delText>for the</w:delText>
        </w:r>
        <w:r w:rsidRPr="0045212B" w:rsidDel="00CB7B4E">
          <w:rPr>
            <w:rFonts w:asciiTheme="minorHAnsi" w:hAnsiTheme="minorHAnsi" w:cstheme="minorHAnsi"/>
          </w:rPr>
          <w:delText xml:space="preserve"> 5-95</w:delText>
        </w:r>
        <w:r w:rsidR="00C725B6" w:rsidRPr="0045212B" w:rsidDel="00CB7B4E">
          <w:rPr>
            <w:rFonts w:asciiTheme="minorHAnsi" w:hAnsiTheme="minorHAnsi" w:cstheme="minorHAnsi"/>
            <w:vertAlign w:val="superscript"/>
          </w:rPr>
          <w:delText>th</w:delText>
        </w:r>
        <w:r w:rsidRPr="0045212B" w:rsidDel="00CB7B4E">
          <w:rPr>
            <w:rFonts w:asciiTheme="minorHAnsi" w:hAnsiTheme="minorHAnsi" w:cstheme="minorHAnsi"/>
          </w:rPr>
          <w:delText xml:space="preserve"> percentile range)</w:delText>
        </w:r>
      </w:del>
      <w:r w:rsidRPr="0045212B">
        <w:rPr>
          <w:rFonts w:asciiTheme="minorHAnsi" w:hAnsiTheme="minorHAnsi" w:cstheme="minorHAnsi"/>
        </w:rPr>
        <w:t xml:space="preserve">. </w:t>
      </w:r>
      <w:r w:rsidR="00C9553D" w:rsidRPr="0045212B">
        <w:rPr>
          <w:rFonts w:asciiTheme="minorHAnsi" w:hAnsiTheme="minorHAnsi" w:cstheme="minorHAnsi"/>
        </w:rPr>
        <w:t xml:space="preserve">In the section above, we have demonstrated the TCRE concept can be extended to multi-gas scenarios </w:t>
      </w:r>
      <w:del w:id="530" w:author="Myles Allen" w:date="2019-11-26T09:49:00Z">
        <w:r w:rsidR="00C9553D" w:rsidRPr="0045212B" w:rsidDel="00CB7B4E">
          <w:rPr>
            <w:rFonts w:asciiTheme="minorHAnsi" w:hAnsiTheme="minorHAnsi" w:cstheme="minorHAnsi"/>
          </w:rPr>
          <w:delText>with the correct choice of metric</w:delText>
        </w:r>
      </w:del>
      <w:ins w:id="531" w:author="Myles Allen" w:date="2019-11-26T09:49:00Z">
        <w:r w:rsidR="00CB7B4E">
          <w:rPr>
            <w:rFonts w:asciiTheme="minorHAnsi" w:hAnsiTheme="minorHAnsi" w:cstheme="minorHAnsi"/>
          </w:rPr>
          <w:t>using the TCRE</w:t>
        </w:r>
      </w:ins>
      <w:r w:rsidR="00C9553D" w:rsidRPr="0045212B">
        <w:rPr>
          <w:rFonts w:asciiTheme="minorHAnsi" w:hAnsiTheme="minorHAnsi" w:cstheme="minorHAnsi"/>
        </w:rPr>
        <w:t xml:space="preserve">. </w:t>
      </w:r>
      <w:del w:id="532" w:author="Myles Allen" w:date="2019-11-26T09:50:00Z">
        <w:r w:rsidR="00935F84" w:rsidRPr="0045212B" w:rsidDel="00CB7B4E">
          <w:rPr>
            <w:rFonts w:asciiTheme="minorHAnsi" w:hAnsiTheme="minorHAnsi" w:cstheme="minorHAnsi"/>
          </w:rPr>
          <w:delText xml:space="preserve">Having shown the continued utility of the TCRE for scenarios </w:delText>
        </w:r>
        <w:r w:rsidRPr="0045212B" w:rsidDel="00CB7B4E">
          <w:rPr>
            <w:rFonts w:asciiTheme="minorHAnsi" w:hAnsiTheme="minorHAnsi" w:cstheme="minorHAnsi"/>
          </w:rPr>
          <w:delText>computed</w:delText>
        </w:r>
        <w:r w:rsidR="00935F84" w:rsidRPr="0045212B" w:rsidDel="00CB7B4E">
          <w:rPr>
            <w:rFonts w:asciiTheme="minorHAnsi" w:hAnsiTheme="minorHAnsi" w:cstheme="minorHAnsi"/>
          </w:rPr>
          <w:delText xml:space="preserve"> using the CO</w:delText>
        </w:r>
        <w:r w:rsidR="00935F84" w:rsidRPr="0045212B" w:rsidDel="00CB7B4E">
          <w:rPr>
            <w:rFonts w:asciiTheme="minorHAnsi" w:hAnsiTheme="minorHAnsi" w:cstheme="minorHAnsi"/>
            <w:vertAlign w:val="subscript"/>
          </w:rPr>
          <w:delText>2</w:delText>
        </w:r>
        <w:r w:rsidR="00935F84" w:rsidRPr="0045212B" w:rsidDel="00CB7B4E">
          <w:rPr>
            <w:rFonts w:asciiTheme="minorHAnsi" w:hAnsiTheme="minorHAnsi" w:cstheme="minorHAnsi"/>
          </w:rPr>
          <w:delText xml:space="preserve">-fe metric, </w:delText>
        </w:r>
        <w:r w:rsidR="00D154F0" w:rsidRPr="0045212B" w:rsidDel="00CB7B4E">
          <w:rPr>
            <w:rFonts w:asciiTheme="minorHAnsi" w:hAnsiTheme="minorHAnsi" w:cstheme="minorHAnsi"/>
          </w:rPr>
          <w:delText>w</w:delText>
        </w:r>
      </w:del>
      <w:ins w:id="533" w:author="Myles Allen" w:date="2019-11-26T09:50:00Z">
        <w:r w:rsidR="00CB7B4E">
          <w:rPr>
            <w:rFonts w:asciiTheme="minorHAnsi" w:hAnsiTheme="minorHAnsi" w:cstheme="minorHAnsi"/>
          </w:rPr>
          <w:t>W</w:t>
        </w:r>
      </w:ins>
      <w:r w:rsidR="00D154F0" w:rsidRPr="0045212B">
        <w:rPr>
          <w:rFonts w:asciiTheme="minorHAnsi" w:hAnsiTheme="minorHAnsi" w:cstheme="minorHAnsi"/>
        </w:rPr>
        <w:t>e</w:t>
      </w:r>
      <w:r w:rsidR="00935F84" w:rsidRPr="0045212B">
        <w:rPr>
          <w:rFonts w:asciiTheme="minorHAnsi" w:hAnsiTheme="minorHAnsi" w:cstheme="minorHAnsi"/>
        </w:rPr>
        <w:t xml:space="preserve"> now consider </w:t>
      </w:r>
      <w:ins w:id="534" w:author="Myles Allen" w:date="2019-11-26T09:50:00Z">
        <w:r w:rsidR="00CB7B4E">
          <w:rPr>
            <w:rFonts w:asciiTheme="minorHAnsi" w:hAnsiTheme="minorHAnsi" w:cstheme="minorHAnsi"/>
          </w:rPr>
          <w:t xml:space="preserve">how CO2-fe emissions can be used to </w:t>
        </w:r>
      </w:ins>
      <w:del w:id="535" w:author="Myles Allen" w:date="2019-11-26T09:50:00Z">
        <w:r w:rsidR="00935F84" w:rsidRPr="0045212B" w:rsidDel="00CB7B4E">
          <w:rPr>
            <w:rFonts w:asciiTheme="minorHAnsi" w:hAnsiTheme="minorHAnsi" w:cstheme="minorHAnsi"/>
          </w:rPr>
          <w:delText>the uncertainty range of</w:delText>
        </w:r>
      </w:del>
      <w:ins w:id="536" w:author="Myles Allen" w:date="2019-11-26T09:50:00Z">
        <w:r w:rsidR="00CB7B4E">
          <w:rPr>
            <w:rFonts w:asciiTheme="minorHAnsi" w:hAnsiTheme="minorHAnsi" w:cstheme="minorHAnsi"/>
          </w:rPr>
          <w:t>investigate</w:t>
        </w:r>
      </w:ins>
      <w:r w:rsidR="00935F84" w:rsidRPr="0045212B">
        <w:rPr>
          <w:rFonts w:asciiTheme="minorHAnsi" w:hAnsiTheme="minorHAnsi" w:cstheme="minorHAnsi"/>
        </w:rPr>
        <w:t xml:space="preserve"> the TCRE</w:t>
      </w:r>
      <w:ins w:id="537" w:author="Myles Allen" w:date="2019-11-26T09:50:00Z">
        <w:r w:rsidR="00CB7B4E">
          <w:rPr>
            <w:rFonts w:asciiTheme="minorHAnsi" w:hAnsiTheme="minorHAnsi" w:cstheme="minorHAnsi"/>
          </w:rPr>
          <w:t xml:space="preserve"> itself</w:t>
        </w:r>
      </w:ins>
      <w:ins w:id="538" w:author="Myles Allen" w:date="2019-11-26T09:51:00Z">
        <w:r w:rsidR="00CB7B4E">
          <w:rPr>
            <w:rFonts w:asciiTheme="minorHAnsi" w:hAnsiTheme="minorHAnsi" w:cstheme="minorHAnsi"/>
          </w:rPr>
          <w:t xml:space="preserve"> </w:t>
        </w:r>
      </w:ins>
      <w:ins w:id="539" w:author="Myles Allen" w:date="2019-11-26T09:53:00Z">
        <w:r w:rsidR="00CB7B4E">
          <w:rPr>
            <w:rFonts w:asciiTheme="minorHAnsi" w:hAnsiTheme="minorHAnsi" w:cstheme="minorHAnsi"/>
          </w:rPr>
          <w:t>by comparing total anthropogenic warming with total cumulative CO2-fe emissions over</w:t>
        </w:r>
      </w:ins>
      <w:ins w:id="540" w:author="Myles Allen" w:date="2019-11-26T09:51:00Z">
        <w:r w:rsidR="00CB7B4E">
          <w:rPr>
            <w:rFonts w:asciiTheme="minorHAnsi" w:hAnsiTheme="minorHAnsi" w:cstheme="minorHAnsi"/>
          </w:rPr>
          <w:t xml:space="preserve"> the historical record</w:t>
        </w:r>
      </w:ins>
      <w:r w:rsidR="00935F84" w:rsidRPr="0045212B">
        <w:rPr>
          <w:rFonts w:asciiTheme="minorHAnsi" w:hAnsiTheme="minorHAnsi" w:cstheme="minorHAnsi"/>
        </w:rPr>
        <w:t>.</w:t>
      </w:r>
      <w:ins w:id="541" w:author="Myles Allen" w:date="2019-11-26T09:54:00Z">
        <w:r w:rsidR="002E7C29">
          <w:rPr>
            <w:rFonts w:asciiTheme="minorHAnsi" w:hAnsiTheme="minorHAnsi" w:cstheme="minorHAnsi"/>
          </w:rPr>
          <w:t xml:space="preserve"> Previous estimates [Gillett et al, 2013] have compared </w:t>
        </w:r>
      </w:ins>
      <w:ins w:id="542" w:author="Myles Allen" w:date="2019-11-26T09:55:00Z">
        <w:r w:rsidR="002E7C29">
          <w:rPr>
            <w:rFonts w:asciiTheme="minorHAnsi" w:hAnsiTheme="minorHAnsi" w:cstheme="minorHAnsi"/>
          </w:rPr>
          <w:t xml:space="preserve">cumulative CO2 emissions with </w:t>
        </w:r>
      </w:ins>
      <w:ins w:id="543" w:author="Myles Allen" w:date="2019-11-26T09:54:00Z">
        <w:r w:rsidR="002E7C29">
          <w:rPr>
            <w:rFonts w:asciiTheme="minorHAnsi" w:hAnsiTheme="minorHAnsi" w:cstheme="minorHAnsi"/>
          </w:rPr>
          <w:t xml:space="preserve">warming attributable to </w:t>
        </w:r>
      </w:ins>
      <w:ins w:id="544" w:author="Myles Allen" w:date="2019-11-26T09:55:00Z">
        <w:r w:rsidR="002E7C29">
          <w:rPr>
            <w:rFonts w:asciiTheme="minorHAnsi" w:hAnsiTheme="minorHAnsi" w:cstheme="minorHAnsi"/>
          </w:rPr>
          <w:t>CO2, but</w:t>
        </w:r>
      </w:ins>
      <w:ins w:id="545" w:author="Myles Allen" w:date="2019-11-26T09:56:00Z">
        <w:r w:rsidR="002E7C29">
          <w:rPr>
            <w:rFonts w:asciiTheme="minorHAnsi" w:hAnsiTheme="minorHAnsi" w:cstheme="minorHAnsi"/>
          </w:rPr>
          <w:t xml:space="preserve"> the fractional uncertainty in the latter is higher than uncertainty in total anthropogenic warming, suggesting this is a potentially useful complementary approach.</w:t>
        </w:r>
      </w:ins>
      <w:ins w:id="546" w:author="Myles Allen" w:date="2019-11-26T09:55:00Z">
        <w:r w:rsidR="002E7C29">
          <w:rPr>
            <w:rFonts w:asciiTheme="minorHAnsi" w:hAnsiTheme="minorHAnsi" w:cstheme="minorHAnsi"/>
          </w:rPr>
          <w:t xml:space="preserve"> </w:t>
        </w:r>
      </w:ins>
    </w:p>
    <w:p w14:paraId="1B140A79" w14:textId="6AE276E8" w:rsidR="00F045C7" w:rsidRDefault="00F045C7" w:rsidP="001E7D0F">
      <w:pPr>
        <w:jc w:val="both"/>
        <w:rPr>
          <w:ins w:id="547" w:author="Myles Allen" w:date="2019-11-26T10:00:00Z"/>
          <w:rFonts w:asciiTheme="minorHAnsi" w:hAnsiTheme="minorHAnsi" w:cstheme="minorHAnsi"/>
        </w:rPr>
      </w:pPr>
    </w:p>
    <w:p w14:paraId="0CF88FE8" w14:textId="458B4C7A" w:rsidR="00F045C7" w:rsidRPr="0045212B" w:rsidRDefault="00F045C7" w:rsidP="001E7D0F">
      <w:pPr>
        <w:jc w:val="both"/>
        <w:rPr>
          <w:rFonts w:asciiTheme="minorHAnsi" w:hAnsiTheme="minorHAnsi" w:cstheme="minorHAnsi"/>
        </w:rPr>
      </w:pPr>
      <w:ins w:id="548" w:author="Myles Allen" w:date="2019-11-26T10:00:00Z">
        <w:r>
          <w:rPr>
            <w:rFonts w:asciiTheme="minorHAnsi" w:hAnsiTheme="minorHAnsi" w:cstheme="minorHAnsi"/>
          </w:rPr>
          <w:t>EDITS END HERE</w:t>
        </w:r>
      </w:ins>
    </w:p>
    <w:p w14:paraId="302A2CB9" w14:textId="41BE16FC" w:rsidR="00935F84" w:rsidRPr="0045212B" w:rsidRDefault="00935F84" w:rsidP="001E7D0F">
      <w:pPr>
        <w:jc w:val="both"/>
        <w:rPr>
          <w:rFonts w:asciiTheme="minorHAnsi" w:hAnsiTheme="minorHAnsi" w:cstheme="minorHAnsi"/>
        </w:rPr>
      </w:pPr>
    </w:p>
    <w:p w14:paraId="4612703C" w14:textId="5D38AED8" w:rsidR="00522649" w:rsidRPr="0045212B" w:rsidRDefault="00522649" w:rsidP="001E7D0F">
      <w:pPr>
        <w:jc w:val="both"/>
        <w:rPr>
          <w:rFonts w:asciiTheme="minorHAnsi" w:hAnsiTheme="minorHAnsi" w:cstheme="minorHAnsi"/>
        </w:rPr>
      </w:pPr>
      <w:r w:rsidRPr="0045212B">
        <w:rPr>
          <w:rFonts w:asciiTheme="minorHAnsi" w:hAnsiTheme="minorHAnsi" w:cstheme="minorHAnsi"/>
        </w:rPr>
        <w:t xml:space="preserve">To explore the range of TCREs we use </w:t>
      </w:r>
      <w:r w:rsidR="0032431B" w:rsidRPr="0045212B">
        <w:rPr>
          <w:rFonts w:asciiTheme="minorHAnsi" w:hAnsiTheme="minorHAnsi" w:cstheme="minorHAnsi"/>
        </w:rPr>
        <w:t xml:space="preserve">the </w:t>
      </w:r>
      <w:proofErr w:type="spellStart"/>
      <w:r w:rsidR="0032431B" w:rsidRPr="0045212B">
        <w:rPr>
          <w:rFonts w:asciiTheme="minorHAnsi" w:hAnsiTheme="minorHAnsi" w:cstheme="minorHAnsi"/>
        </w:rPr>
        <w:t>FaIR</w:t>
      </w:r>
      <w:proofErr w:type="spellEnd"/>
      <w:r w:rsidRPr="0045212B">
        <w:rPr>
          <w:rFonts w:asciiTheme="minorHAnsi" w:hAnsiTheme="minorHAnsi" w:cstheme="minorHAnsi"/>
        </w:rPr>
        <w:t xml:space="preserve"> simple climate model to find most-likely histories for the global temperature anomaly given a number of possible RFs as input. </w:t>
      </w:r>
      <w:r w:rsidR="00CE10CB" w:rsidRPr="0045212B">
        <w:rPr>
          <w:rFonts w:asciiTheme="minorHAnsi" w:hAnsiTheme="minorHAnsi" w:cstheme="minorHAnsi"/>
        </w:rPr>
        <w:t>Using a 1000</w:t>
      </w:r>
      <w:r w:rsidR="00046918" w:rsidRPr="0045212B">
        <w:rPr>
          <w:rFonts w:asciiTheme="minorHAnsi" w:hAnsiTheme="minorHAnsi" w:cstheme="minorHAnsi"/>
        </w:rPr>
        <w:t>-</w:t>
      </w:r>
      <w:r w:rsidR="00CE10CB" w:rsidRPr="0045212B">
        <w:rPr>
          <w:rFonts w:asciiTheme="minorHAnsi" w:hAnsiTheme="minorHAnsi" w:cstheme="minorHAnsi"/>
        </w:rPr>
        <w:t xml:space="preserve">member ensemble of equiprobable </w:t>
      </w:r>
      <w:r w:rsidRPr="0045212B">
        <w:rPr>
          <w:rFonts w:asciiTheme="minorHAnsi" w:hAnsiTheme="minorHAnsi" w:cstheme="minorHAnsi"/>
        </w:rPr>
        <w:t xml:space="preserve">RF </w:t>
      </w:r>
      <w:r w:rsidR="00CE10CB" w:rsidRPr="0045212B">
        <w:rPr>
          <w:rFonts w:asciiTheme="minorHAnsi" w:hAnsiTheme="minorHAnsi" w:cstheme="minorHAnsi"/>
        </w:rPr>
        <w:t>timeseries split component-by-</w:t>
      </w:r>
      <w:proofErr w:type="gramStart"/>
      <w:r w:rsidR="00CE10CB" w:rsidRPr="0045212B">
        <w:rPr>
          <w:rFonts w:asciiTheme="minorHAnsi" w:hAnsiTheme="minorHAnsi" w:cstheme="minorHAnsi"/>
        </w:rPr>
        <w:t>component</w:t>
      </w:r>
      <w:r w:rsidR="00C9553D" w:rsidRPr="0045212B">
        <w:rPr>
          <w:rFonts w:asciiTheme="minorHAnsi" w:hAnsiTheme="minorHAnsi" w:cstheme="minorHAnsi"/>
        </w:rPr>
        <w:t>[</w:t>
      </w:r>
      <w:proofErr w:type="gramEnd"/>
      <w:r w:rsidR="00C9553D" w:rsidRPr="0045212B">
        <w:rPr>
          <w:rFonts w:asciiTheme="minorHAnsi" w:hAnsiTheme="minorHAnsi" w:cstheme="minorHAnsi"/>
        </w:rPr>
        <w:t>!</w:t>
      </w:r>
      <w:r w:rsidR="0032431B" w:rsidRPr="0045212B">
        <w:rPr>
          <w:rFonts w:asciiTheme="minorHAnsi" w:hAnsiTheme="minorHAnsi" w:cstheme="minorHAnsi"/>
        </w:rPr>
        <w:t>Piers RF ensemble</w:t>
      </w:r>
      <w:r w:rsidR="00C9553D" w:rsidRPr="0045212B">
        <w:rPr>
          <w:rFonts w:asciiTheme="minorHAnsi" w:hAnsiTheme="minorHAnsi" w:cstheme="minorHAnsi"/>
        </w:rPr>
        <w:t>!]</w:t>
      </w:r>
      <w:r w:rsidR="00CE10CB" w:rsidRPr="0045212B">
        <w:rPr>
          <w:rFonts w:asciiTheme="minorHAnsi" w:hAnsiTheme="minorHAnsi" w:cstheme="minorHAnsi"/>
        </w:rPr>
        <w:t xml:space="preserve"> we can compute the most-likely anthropogenic and natural contributions to the observed temperature anomaly since pre-industrial. </w:t>
      </w:r>
      <w:r w:rsidRPr="0045212B">
        <w:rPr>
          <w:rFonts w:asciiTheme="minorHAnsi" w:hAnsiTheme="minorHAnsi" w:cstheme="minorHAnsi"/>
        </w:rPr>
        <w:t>Throughout</w:t>
      </w:r>
      <w:r w:rsidR="00580A34" w:rsidRPr="0045212B">
        <w:rPr>
          <w:rFonts w:asciiTheme="minorHAnsi" w:hAnsiTheme="minorHAnsi" w:cstheme="minorHAnsi"/>
        </w:rPr>
        <w:t>,</w:t>
      </w:r>
      <w:r w:rsidR="00CE10CB" w:rsidRPr="0045212B">
        <w:rPr>
          <w:rFonts w:asciiTheme="minorHAnsi" w:hAnsiTheme="minorHAnsi" w:cstheme="minorHAnsi"/>
        </w:rPr>
        <w:t xml:space="preserve"> temperature observations are based on a 4-dataset mean as in the IPCC SR15 Chapter 1 text (HadCRUT3, </w:t>
      </w:r>
      <w:proofErr w:type="spellStart"/>
      <w:r w:rsidR="00CE10CB" w:rsidRPr="0045212B">
        <w:rPr>
          <w:rFonts w:asciiTheme="minorHAnsi" w:hAnsiTheme="minorHAnsi" w:cstheme="minorHAnsi"/>
        </w:rPr>
        <w:t>Cowtan</w:t>
      </w:r>
      <w:proofErr w:type="spellEnd"/>
      <w:r w:rsidR="00CE10CB" w:rsidRPr="0045212B">
        <w:rPr>
          <w:rFonts w:asciiTheme="minorHAnsi" w:hAnsiTheme="minorHAnsi" w:cstheme="minorHAnsi"/>
        </w:rPr>
        <w:t>-Way, NOAA and GISTEMP</w:t>
      </w:r>
      <w:r w:rsidR="00B93208" w:rsidRPr="0045212B">
        <w:rPr>
          <w:rFonts w:asciiTheme="minorHAnsi" w:hAnsiTheme="minorHAnsi" w:cstheme="minorHAnsi"/>
        </w:rPr>
        <w:t>; re</w:t>
      </w:r>
      <w:r w:rsidR="00C9553D" w:rsidRPr="0045212B">
        <w:rPr>
          <w:rFonts w:asciiTheme="minorHAnsi" w:hAnsiTheme="minorHAnsi" w:cstheme="minorHAnsi"/>
        </w:rPr>
        <w:t>-</w:t>
      </w:r>
      <w:r w:rsidR="00B93208" w:rsidRPr="0045212B">
        <w:rPr>
          <w:rFonts w:asciiTheme="minorHAnsi" w:hAnsiTheme="minorHAnsi" w:cstheme="minorHAnsi"/>
        </w:rPr>
        <w:t>baselined to common reference period 1850-1900 and mean taken for each month</w:t>
      </w:r>
      <w:r w:rsidR="00CE10CB" w:rsidRPr="0045212B">
        <w:rPr>
          <w:rFonts w:asciiTheme="minorHAnsi" w:hAnsiTheme="minorHAnsi" w:cstheme="minorHAnsi"/>
        </w:rPr>
        <w:t>)</w:t>
      </w:r>
      <w:r w:rsidR="00B93208" w:rsidRPr="0045212B">
        <w:rPr>
          <w:rFonts w:asciiTheme="minorHAnsi" w:hAnsiTheme="minorHAnsi" w:cstheme="minorHAnsi"/>
        </w:rPr>
        <w:t>.</w:t>
      </w:r>
      <w:r w:rsidR="00CE10CB" w:rsidRPr="0045212B">
        <w:rPr>
          <w:rFonts w:asciiTheme="minorHAnsi" w:hAnsiTheme="minorHAnsi" w:cstheme="minorHAnsi"/>
        </w:rPr>
        <w:t xml:space="preserve"> </w:t>
      </w:r>
    </w:p>
    <w:p w14:paraId="62E01619" w14:textId="77777777" w:rsidR="00522649" w:rsidRPr="0045212B" w:rsidRDefault="00522649" w:rsidP="001E7D0F">
      <w:pPr>
        <w:jc w:val="both"/>
        <w:rPr>
          <w:rFonts w:asciiTheme="minorHAnsi" w:hAnsiTheme="minorHAnsi" w:cstheme="minorHAnsi"/>
        </w:rPr>
      </w:pPr>
    </w:p>
    <w:p w14:paraId="0173BA15" w14:textId="1B52623F" w:rsidR="00284567" w:rsidRPr="0045212B" w:rsidRDefault="00CE10CB" w:rsidP="001E7D0F">
      <w:pPr>
        <w:jc w:val="both"/>
        <w:rPr>
          <w:rFonts w:asciiTheme="minorHAnsi" w:hAnsiTheme="minorHAnsi" w:cstheme="minorHAnsi"/>
        </w:rPr>
      </w:pPr>
      <w:r w:rsidRPr="0045212B">
        <w:rPr>
          <w:rFonts w:asciiTheme="minorHAnsi" w:hAnsiTheme="minorHAnsi" w:cstheme="minorHAnsi"/>
        </w:rPr>
        <w:lastRenderedPageBreak/>
        <w:t xml:space="preserve">Figure </w:t>
      </w:r>
      <w:r w:rsidR="00A469D7" w:rsidRPr="0045212B">
        <w:rPr>
          <w:rFonts w:asciiTheme="minorHAnsi" w:hAnsiTheme="minorHAnsi" w:cstheme="minorHAnsi"/>
        </w:rPr>
        <w:t>4</w:t>
      </w:r>
      <w:r w:rsidRPr="0045212B">
        <w:rPr>
          <w:rFonts w:asciiTheme="minorHAnsi" w:hAnsiTheme="minorHAnsi" w:cstheme="minorHAnsi"/>
        </w:rPr>
        <w:t xml:space="preserve">a plots a representative 10 timeseries </w:t>
      </w:r>
      <w:r w:rsidR="00E25F11" w:rsidRPr="0045212B">
        <w:rPr>
          <w:rFonts w:asciiTheme="minorHAnsi" w:hAnsiTheme="minorHAnsi" w:cstheme="minorHAnsi"/>
        </w:rPr>
        <w:t>from the 1000</w:t>
      </w:r>
      <w:r w:rsidR="00890F59" w:rsidRPr="0045212B">
        <w:rPr>
          <w:rFonts w:asciiTheme="minorHAnsi" w:hAnsiTheme="minorHAnsi" w:cstheme="minorHAnsi"/>
        </w:rPr>
        <w:t>-</w:t>
      </w:r>
      <w:r w:rsidR="00E25F11" w:rsidRPr="0045212B">
        <w:rPr>
          <w:rFonts w:asciiTheme="minorHAnsi" w:hAnsiTheme="minorHAnsi" w:cstheme="minorHAnsi"/>
        </w:rPr>
        <w:t xml:space="preserve">member </w:t>
      </w:r>
      <w:r w:rsidR="0032431B" w:rsidRPr="0045212B">
        <w:rPr>
          <w:rFonts w:asciiTheme="minorHAnsi" w:hAnsiTheme="minorHAnsi" w:cstheme="minorHAnsi"/>
        </w:rPr>
        <w:t xml:space="preserve">RF </w:t>
      </w:r>
      <w:r w:rsidR="00E25F11" w:rsidRPr="0045212B">
        <w:rPr>
          <w:rFonts w:asciiTheme="minorHAnsi" w:hAnsiTheme="minorHAnsi" w:cstheme="minorHAnsi"/>
        </w:rPr>
        <w:t xml:space="preserve">ensemble. </w:t>
      </w:r>
      <w:r w:rsidR="00284567" w:rsidRPr="0045212B">
        <w:rPr>
          <w:rFonts w:asciiTheme="minorHAnsi" w:hAnsiTheme="minorHAnsi" w:cstheme="minorHAnsi"/>
        </w:rPr>
        <w:t xml:space="preserve">Anthropogenic radiative forcing timeseries are plotted in orange, natural radiative forcing timeseries are plotted in </w:t>
      </w:r>
      <w:r w:rsidR="00A47B51" w:rsidRPr="0045212B">
        <w:rPr>
          <w:rFonts w:asciiTheme="minorHAnsi" w:hAnsiTheme="minorHAnsi" w:cstheme="minorHAnsi"/>
        </w:rPr>
        <w:t xml:space="preserve">light </w:t>
      </w:r>
      <w:r w:rsidR="00284567" w:rsidRPr="0045212B">
        <w:rPr>
          <w:rFonts w:asciiTheme="minorHAnsi" w:hAnsiTheme="minorHAnsi" w:cstheme="minorHAnsi"/>
        </w:rPr>
        <w:t xml:space="preserve">blue. </w:t>
      </w:r>
      <w:r w:rsidR="00A47B51" w:rsidRPr="0045212B">
        <w:rPr>
          <w:rFonts w:asciiTheme="minorHAnsi" w:hAnsiTheme="minorHAnsi" w:cstheme="minorHAnsi"/>
        </w:rPr>
        <w:t>The majority of the uncertainty in the present day radiative forcing comes from uncertainty in the anthropogenic contribution</w:t>
      </w:r>
      <w:r w:rsidR="00A47B51" w:rsidRPr="0045212B">
        <w:rPr>
          <w:rFonts w:asciiTheme="minorHAnsi" w:hAnsiTheme="minorHAnsi" w:cstheme="minorHAnsi"/>
        </w:rPr>
        <w:fldChar w:fldCharType="begin"/>
      </w:r>
      <w:r w:rsidR="00384993" w:rsidRPr="0045212B">
        <w:rPr>
          <w:rFonts w:asciiTheme="minorHAnsi" w:hAnsiTheme="minorHAnsi" w:cstheme="minorHAnsi"/>
        </w:rPr>
        <w:instrText xml:space="preserve"> ADDIN ZOTERO_ITEM CSL_CITATION {"citationID":"IAYe2ePZ","properties":{"formattedCitation":"\\super 17,18\\nosupersub{}","plainCitation":"17,18","noteIndex":0},"citationItems":[{"id":172,"uris":["http://zotero.org/users/local/uNYZvaCf/items/WEH46233"],"uri":["http://zotero.org/users/local/uNYZvaCf/items/WEH46233"],"itemData":{"id":172,"type":"report","title":"Chapter 8--Anthropogenic and Natural Radiative Forcing, In IPCC AR5 WG1 - The Physical Science Basis.","publisher":"IPCC","page":"82","source":"Zotero","language":"en","author":[{"family":"Myhre","given":"Gunnar"},{"family":"Shindell","given":"Drew"},{"family":"Bréon","given":"François-Marie"},{"family":"Collins","given":"William"},{"family":"Fuglestvedt","given":"Jan"},{"family":"Huang","given":"Jianping"},{"family":"Koch","given":"Dorothy"},{"family":"Lamarque","given":"Jean-François"},{"family":"Lee","given":"David"},{"family":"Mendoza","given":"Blanca"},{"family":"Nakajima","given":"Teruyuki"},{"family":"Robock","given":"Alan"},{"family":"Stephens","given":"Graeme"},{"family":"Zhang","given":"Hua"},{"family":"Aamaas","given":"Borgar"},{"family":"Boucher","given":"Olivier"},{"family":"Dalsøren","given":"Stig B"},{"family":"Daniel","given":"John S"},{"family":"Forster","given":"Piers"},{"family":"Granier","given":"Claire"},{"family":"Haigh","given":"Joanna"},{"family":"Hodnebrog","given":"Øivind"},{"family":"Kaplan","given":"Jed O"},{"family":"Marston","given":"George"},{"family":"Nielsen","given":"Claus J"},{"family":"O’Neill","given":"Brian C"},{"family":"Peters","given":"Glen P"},{"family":"Pongratz","given":"Julia"},{"family":"Ramaswamy","given":"Venkatachalam"},{"family":"Roth","given":"Raphael"},{"family":"Rotstayn","given":"Leon"},{"family":"Smith","given":"Steven J"},{"family":"Stevenson","given":"David"},{"family":"Vernier","given":"Jean-Paul"},{"family":"Wild","given":"Oliver"},{"family":"Young","given":"Paul"},{"family":"Jacob","given":"Daniel"},{"family":"Ravishankara","given":"A R"},{"family":"Shine","given":"Keith"}],"issued":{"date-parts":[["2013"]]}}},{"id":201,"uris":["http://zotero.org/users/local/uNYZvaCf/items/TNVSBRFH"],"uri":["http://zotero.org/users/local/uNYZvaCf/items/TNVSBRFH"],"itemData":{"id":201,"type":"report","title":"Chapter 1: Framing and Context. In: Special Report on the Global Warming of 1.5</w:instrText>
      </w:r>
      <w:r w:rsidR="00384993" w:rsidRPr="0045212B">
        <w:rPr>
          <w:rFonts w:ascii="Cambria Math" w:hAnsi="Cambria Math" w:cs="Cambria Math"/>
        </w:rPr>
        <w:instrText>℃</w:instrText>
      </w:r>
      <w:r w:rsidR="00384993" w:rsidRPr="0045212B">
        <w:rPr>
          <w:rFonts w:asciiTheme="minorHAnsi" w:hAnsiTheme="minorHAnsi" w:cstheme="minorHAnsi"/>
        </w:rPr>
        <w:instrText xml:space="preserve">.","publisher":"IPCC","author":[{"literal":"Allen et al."}],"issued":{"date-parts":[["2018",12]]}}}],"schema":"https://github.com/citation-style-language/schema/raw/master/csl-citation.json"} </w:instrText>
      </w:r>
      <w:r w:rsidR="00A47B51" w:rsidRPr="0045212B">
        <w:rPr>
          <w:rFonts w:asciiTheme="minorHAnsi" w:hAnsiTheme="minorHAnsi" w:cstheme="minorHAnsi"/>
        </w:rPr>
        <w:fldChar w:fldCharType="separate"/>
      </w:r>
      <w:r w:rsidR="00384993" w:rsidRPr="0045212B">
        <w:rPr>
          <w:rFonts w:ascii="Calibri" w:hAnsiTheme="minorHAnsi" w:cs="Calibri"/>
          <w:vertAlign w:val="superscript"/>
        </w:rPr>
        <w:t>17,18</w:t>
      </w:r>
      <w:r w:rsidR="00A47B51" w:rsidRPr="0045212B">
        <w:rPr>
          <w:rFonts w:asciiTheme="minorHAnsi" w:hAnsiTheme="minorHAnsi" w:cstheme="minorHAnsi"/>
        </w:rPr>
        <w:fldChar w:fldCharType="end"/>
      </w:r>
      <w:r w:rsidR="00A47B51" w:rsidRPr="0045212B">
        <w:rPr>
          <w:rFonts w:asciiTheme="minorHAnsi" w:hAnsiTheme="minorHAnsi" w:cstheme="minorHAnsi"/>
        </w:rPr>
        <w:t>. Further, we are confident this uncertainty is attributable to non-CO</w:t>
      </w:r>
      <w:r w:rsidR="00A47B51" w:rsidRPr="0045212B">
        <w:rPr>
          <w:rFonts w:asciiTheme="minorHAnsi" w:hAnsiTheme="minorHAnsi" w:cstheme="minorHAnsi"/>
          <w:vertAlign w:val="subscript"/>
        </w:rPr>
        <w:t>2</w:t>
      </w:r>
      <w:r w:rsidR="00A47B51" w:rsidRPr="0045212B">
        <w:rPr>
          <w:rFonts w:asciiTheme="minorHAnsi" w:hAnsiTheme="minorHAnsi" w:cstheme="minorHAnsi"/>
        </w:rPr>
        <w:t xml:space="preserve"> sources</w:t>
      </w:r>
      <w:r w:rsidR="00A47B51" w:rsidRPr="0045212B">
        <w:rPr>
          <w:rFonts w:asciiTheme="minorHAnsi" w:hAnsiTheme="minorHAnsi" w:cstheme="minorHAnsi"/>
        </w:rPr>
        <w:fldChar w:fldCharType="begin"/>
      </w:r>
      <w:r w:rsidR="00384993" w:rsidRPr="0045212B">
        <w:rPr>
          <w:rFonts w:asciiTheme="minorHAnsi" w:hAnsiTheme="minorHAnsi" w:cstheme="minorHAnsi"/>
        </w:rPr>
        <w:instrText xml:space="preserve"> ADDIN ZOTERO_ITEM CSL_CITATION {"citationID":"j9Wzm29I","properties":{"formattedCitation":"\\super 17,18\\nosupersub{}","plainCitation":"17,18","noteIndex":0},"citationItems":[{"id":172,"uris":["http://zotero.org/users/local/uNYZvaCf/items/WEH46233"],"uri":["http://zotero.org/users/local/uNYZvaCf/items/WEH46233"],"itemData":{"id":172,"type":"report","title":"Chapter 8--Anthropogenic and Natural Radiative Forcing, In IPCC AR5 WG1 - The Physical Science Basis.","publisher":"IPCC","page":"82","source":"Zotero","language":"en","author":[{"family":"Myhre","given":"Gunnar"},{"family":"Shindell","given":"Drew"},{"family":"Bréon","given":"François-Marie"},{"family":"Collins","given":"William"},{"family":"Fuglestvedt","given":"Jan"},{"family":"Huang","given":"Jianping"},{"family":"Koch","given":"Dorothy"},{"family":"Lamarque","given":"Jean-François"},{"family":"Lee","given":"David"},{"family":"Mendoza","given":"Blanca"},{"family":"Nakajima","given":"Teruyuki"},{"family":"Robock","given":"Alan"},{"family":"Stephens","given":"Graeme"},{"family":"Zhang","given":"Hua"},{"family":"Aamaas","given":"Borgar"},{"family":"Boucher","given":"Olivier"},{"family":"Dalsøren","given":"Stig B"},{"family":"Daniel","given":"John S"},{"family":"Forster","given":"Piers"},{"family":"Granier","given":"Claire"},{"family":"Haigh","given":"Joanna"},{"family":"Hodnebrog","given":"Øivind"},{"family":"Kaplan","given":"Jed O"},{"family":"Marston","given":"George"},{"family":"Nielsen","given":"Claus J"},{"family":"O’Neill","given":"Brian C"},{"family":"Peters","given":"Glen P"},{"family":"Pongratz","given":"Julia"},{"family":"Ramaswamy","given":"Venkatachalam"},{"family":"Roth","given":"Raphael"},{"family":"Rotstayn","given":"Leon"},{"family":"Smith","given":"Steven J"},{"family":"Stevenson","given":"David"},{"family":"Vernier","given":"Jean-Paul"},{"family":"Wild","given":"Oliver"},{"family":"Young","given":"Paul"},{"family":"Jacob","given":"Daniel"},{"family":"Ravishankara","given":"A R"},{"family":"Shine","given":"Keith"}],"issued":{"date-parts":[["2013"]]}}},{"id":201,"uris":["http://zotero.org/users/local/uNYZvaCf/items/TNVSBRFH"],"uri":["http://zotero.org/users/local/uNYZvaCf/items/TNVSBRFH"],"itemData":{"id":201,"type":"report","title":"Chapter 1: Framing and Context. In: Special Report on the Global Warming of 1.5</w:instrText>
      </w:r>
      <w:r w:rsidR="00384993" w:rsidRPr="0045212B">
        <w:rPr>
          <w:rFonts w:ascii="Cambria Math" w:hAnsi="Cambria Math" w:cs="Cambria Math"/>
        </w:rPr>
        <w:instrText>℃</w:instrText>
      </w:r>
      <w:r w:rsidR="00384993" w:rsidRPr="0045212B">
        <w:rPr>
          <w:rFonts w:asciiTheme="minorHAnsi" w:hAnsiTheme="minorHAnsi" w:cstheme="minorHAnsi"/>
        </w:rPr>
        <w:instrText xml:space="preserve">.","publisher":"IPCC","author":[{"literal":"Allen et al."}],"issued":{"date-parts":[["2018",12]]}}}],"schema":"https://github.com/citation-style-language/schema/raw/master/csl-citation.json"} </w:instrText>
      </w:r>
      <w:r w:rsidR="00A47B51" w:rsidRPr="0045212B">
        <w:rPr>
          <w:rFonts w:asciiTheme="minorHAnsi" w:hAnsiTheme="minorHAnsi" w:cstheme="minorHAnsi"/>
        </w:rPr>
        <w:fldChar w:fldCharType="separate"/>
      </w:r>
      <w:r w:rsidR="00384993" w:rsidRPr="0045212B">
        <w:rPr>
          <w:rFonts w:ascii="Calibri" w:hAnsiTheme="minorHAnsi" w:cs="Calibri"/>
          <w:vertAlign w:val="superscript"/>
        </w:rPr>
        <w:t>17,18</w:t>
      </w:r>
      <w:r w:rsidR="00A47B51" w:rsidRPr="0045212B">
        <w:rPr>
          <w:rFonts w:asciiTheme="minorHAnsi" w:hAnsiTheme="minorHAnsi" w:cstheme="minorHAnsi"/>
        </w:rPr>
        <w:fldChar w:fldCharType="end"/>
      </w:r>
      <w:r w:rsidR="00A47B51" w:rsidRPr="0045212B">
        <w:rPr>
          <w:rFonts w:asciiTheme="minorHAnsi" w:hAnsiTheme="minorHAnsi" w:cstheme="minorHAnsi"/>
        </w:rPr>
        <w:t>, in particular the indirect and feedback contributions of aerosols</w:t>
      </w:r>
      <w:r w:rsidR="00A47B51" w:rsidRPr="0045212B">
        <w:rPr>
          <w:rFonts w:asciiTheme="minorHAnsi" w:hAnsiTheme="minorHAnsi" w:cstheme="minorHAnsi"/>
        </w:rPr>
        <w:fldChar w:fldCharType="begin"/>
      </w:r>
      <w:r w:rsidR="00384993" w:rsidRPr="0045212B">
        <w:rPr>
          <w:rFonts w:asciiTheme="minorHAnsi" w:hAnsiTheme="minorHAnsi" w:cstheme="minorHAnsi"/>
        </w:rPr>
        <w:instrText xml:space="preserve"> ADDIN ZOTERO_ITEM CSL_CITATION {"citationID":"hoiTy4x0","properties":{"formattedCitation":"\\super 17,19,20\\nosupersub{}","plainCitation":"17,19,20","noteIndex":0},"citationItems":[{"id":172,"uris":["http://zotero.org/users/local/uNYZvaCf/items/WEH46233"],"uri":["http://zotero.org/users/local/uNYZvaCf/items/WEH46233"],"itemData":{"id":172,"type":"report","title":"Chapter 8--Anthropogenic and Natural Radiative Forcing, In IPCC AR5 WG1 - The Physical Science Basis.","publisher":"IPCC","page":"82","source":"Zotero","language":"en","author":[{"family":"Myhre","given":"Gunnar"},{"family":"Shindell","given":"Drew"},{"family":"Bréon","given":"François-Marie"},{"family":"Collins","given":"William"},{"family":"Fuglestvedt","given":"Jan"},{"family":"Huang","given":"Jianping"},{"family":"Koch","given":"Dorothy"},{"family":"Lamarque","given":"Jean-François"},{"family":"Lee","given":"David"},{"family":"Mendoza","given":"Blanca"},{"family":"Nakajima","given":"Teruyuki"},{"family":"Robock","given":"Alan"},{"family":"Stephens","given":"Graeme"},{"family":"Zhang","given":"Hua"},{"family":"Aamaas","given":"Borgar"},{"family":"Boucher","given":"Olivier"},{"family":"Dalsøren","given":"Stig B"},{"family":"Daniel","given":"John S"},{"family":"Forster","given":"Piers"},{"family":"Granier","given":"Claire"},{"family":"Haigh","given":"Joanna"},{"family":"Hodnebrog","given":"Øivind"},{"family":"Kaplan","given":"Jed O"},{"family":"Marston","given":"George"},{"family":"Nielsen","given":"Claus J"},{"family":"O’Neill","given":"Brian C"},{"family":"Peters","given":"Glen P"},{"family":"Pongratz","given":"Julia"},{"family":"Ramaswamy","given":"Venkatachalam"},{"family":"Roth","given":"Raphael"},{"family":"Rotstayn","given":"Leon"},{"family":"Smith","given":"Steven J"},{"family":"Stevenson","given":"David"},{"family":"Vernier","given":"Jean-Paul"},{"family":"Wild","given":"Oliver"},{"family":"Young","given":"Paul"},{"family":"Jacob","given":"Daniel"},{"family":"Ravishankara","given":"A R"},{"family":"Shine","given":"Keith"}],"issued":{"date-parts":[["2013"]]}}},{"id":68,"uris":["http://zotero.org/users/local/uNYZvaCf/items/WHZSIA2N"],"uri":["http://zotero.org/users/local/uNYZvaCf/items/WHZSIA2N"],"itemData":{"id":68,"type":"article-journal","title":"Climate response to zeroed emissions of greenhouse gases and aerosols","container-title":"Nature Climate Change","page":"338-341","volume":"2","issue":"5","source":"www.nature.com","abstract":"The climate response to scenarios of zero future greenhouse-gas emissions can be interpreted as the committed future warming associated with past emissions, and represents a critical benchmark against which to estimate the effect of future emissions1,2. Recent climate-model simulations have shown that when emissions of carbon dioxide alone are eliminated, global temperature stabilizes and remains approximately constant for several centuries2,3,4,5,6,7,8. Here, we show that when aerosol and other greenhouse-gas emissions are also eliminated, global temperature increases by a few tenths of a degree over about a decade, as a result of the rapid removal of present-day aerosol forcing. This initial warming is followed by a gradual cooling that returns global temperature to present-day levels after several centuries, owing to the decline in non-carbon dioxide greenhouse-gas concentrations. We show further that the magnitude of the peak temperature response to zero future emissions depends strongly on the uncertain strength of present-day aerosol forcing. Contingent on the climate and carbon-cycle sensitivities of the model used here, we show that the range of aerosol forcing that produces historical warming that is consistent with observed data, results in a warming of between 0.25 and 0.5 °C over the decade immediately following zeroed emissions.","DOI":"10.1038/nclimate1424","ISSN":"1758-6798","language":"en","author":[{"family":"Matthews","given":"H. Damon"},{"family":"Zickfeld","given":"Kirsten"}],"issued":{"date-parts":[["2012",5]]}}},{"id":146,"uris":["http://zotero.org/users/local/uNYZvaCf/items/266XMJVI"],"uri":["http://zotero.org/users/local/uNYZvaCf/items/266XMJVI"],"itemData":{"id":146,"type":"article-journal","title":"Rethinking the Lower Bound on Aerosol Radiative Forcing","container-title":"Journal of Climate","page":"4794-4819","volume":"28","issue":"12","source":"journals.ametsoc.org (Atypon)","abstract":"Based on research showing that in the case of a strong aerosol forcing, this forcing establishes itself early in the historical record, a simple model is constructed to explore the implications of a strongly negative aerosol forcing on the early (pre-1950) part of the instrumental record. This model, which contains terms representing both aerosol–radiation and aerosol–cloud interactions, well represents the known time history of aerosol radiative forcing as well as the effect of the natural state on the strength of aerosol forcing. Model parameters, randomly drawn to represent uncertainty in understanding, demonstrate that a forcing more negative than −1.0 W m−2 is implausible, as it implies that none of the approximately 0.3-K temperature rise between 1850 and 1950 can be attributed to Northern Hemisphere forcing. The individual terms of the model are interpreted in light of comprehensive modeling, constraints from observations, and physical understanding to provide further support for the less negative (−1.0 W m−2) lower bound. These findings suggest that aerosol radiative forcing is less negative and more certain than is commonly believed.","DOI":"10.1175/JCLI-D-14-00656.1","ISSN":"0894-8755","journalAbbreviation":"J. Climate","author":[{"family":"Stevens","given":"Bjorn"}],"issued":{"date-parts":[["2015",3,19]]}}}],"schema":"https://github.com/citation-style-language/schema/raw/master/csl-citation.json"} </w:instrText>
      </w:r>
      <w:r w:rsidR="00A47B51" w:rsidRPr="0045212B">
        <w:rPr>
          <w:rFonts w:asciiTheme="minorHAnsi" w:hAnsiTheme="minorHAnsi" w:cstheme="minorHAnsi"/>
        </w:rPr>
        <w:fldChar w:fldCharType="separate"/>
      </w:r>
      <w:r w:rsidR="00384993" w:rsidRPr="0045212B">
        <w:rPr>
          <w:rFonts w:ascii="Calibri" w:hAnsiTheme="minorHAnsi" w:cs="Calibri"/>
          <w:vertAlign w:val="superscript"/>
        </w:rPr>
        <w:t>17,19,20</w:t>
      </w:r>
      <w:r w:rsidR="00A47B51" w:rsidRPr="0045212B">
        <w:rPr>
          <w:rFonts w:asciiTheme="minorHAnsi" w:hAnsiTheme="minorHAnsi" w:cstheme="minorHAnsi"/>
        </w:rPr>
        <w:fldChar w:fldCharType="end"/>
      </w:r>
      <w:r w:rsidR="00A47B51" w:rsidRPr="0045212B">
        <w:rPr>
          <w:rFonts w:asciiTheme="minorHAnsi" w:hAnsiTheme="minorHAnsi" w:cstheme="minorHAnsi"/>
        </w:rPr>
        <w:t>.</w:t>
      </w:r>
      <w:r w:rsidR="003C68F0" w:rsidRPr="0045212B">
        <w:rPr>
          <w:rFonts w:asciiTheme="minorHAnsi" w:hAnsiTheme="minorHAnsi" w:cstheme="minorHAnsi"/>
        </w:rPr>
        <w:t xml:space="preserve"> </w:t>
      </w:r>
      <w:r w:rsidR="00284567" w:rsidRPr="0045212B">
        <w:rPr>
          <w:rFonts w:asciiTheme="minorHAnsi" w:hAnsiTheme="minorHAnsi" w:cstheme="minorHAnsi"/>
        </w:rPr>
        <w:t xml:space="preserve">In panel </w:t>
      </w:r>
      <w:r w:rsidR="00A469D7" w:rsidRPr="0045212B">
        <w:rPr>
          <w:rFonts w:asciiTheme="minorHAnsi" w:hAnsiTheme="minorHAnsi" w:cstheme="minorHAnsi"/>
        </w:rPr>
        <w:t>4</w:t>
      </w:r>
      <w:r w:rsidR="00284567" w:rsidRPr="0045212B">
        <w:rPr>
          <w:rFonts w:asciiTheme="minorHAnsi" w:hAnsiTheme="minorHAnsi" w:cstheme="minorHAnsi"/>
        </w:rPr>
        <w:t>b these 10 RF timeseries are used to calculate temperature anomalies. The 4-dataset mean historical temperature observations</w:t>
      </w:r>
      <w:r w:rsidR="00A47B51" w:rsidRPr="0045212B">
        <w:rPr>
          <w:rFonts w:asciiTheme="minorHAnsi" w:hAnsiTheme="minorHAnsi" w:cstheme="minorHAnsi"/>
        </w:rPr>
        <w:t xml:space="preserve"> are shown </w:t>
      </w:r>
      <w:r w:rsidR="00284567" w:rsidRPr="0045212B">
        <w:rPr>
          <w:rFonts w:asciiTheme="minorHAnsi" w:hAnsiTheme="minorHAnsi" w:cstheme="minorHAnsi"/>
        </w:rPr>
        <w:t>in black. The attribution method used to find the most</w:t>
      </w:r>
      <w:r w:rsidR="00A47B51" w:rsidRPr="0045212B">
        <w:rPr>
          <w:rFonts w:asciiTheme="minorHAnsi" w:hAnsiTheme="minorHAnsi" w:cstheme="minorHAnsi"/>
        </w:rPr>
        <w:t>-</w:t>
      </w:r>
      <w:r w:rsidR="00284567" w:rsidRPr="0045212B">
        <w:rPr>
          <w:rFonts w:asciiTheme="minorHAnsi" w:hAnsiTheme="minorHAnsi" w:cstheme="minorHAnsi"/>
        </w:rPr>
        <w:t xml:space="preserve">likely contributions to the observed temperatures from natural/anthropogenic sources is the ‘optimal fingerprinting’ technique detailed in </w:t>
      </w:r>
      <w:proofErr w:type="spellStart"/>
      <w:r w:rsidR="00284567" w:rsidRPr="0045212B">
        <w:rPr>
          <w:rFonts w:asciiTheme="minorHAnsi" w:hAnsiTheme="minorHAnsi" w:cstheme="minorHAnsi"/>
        </w:rPr>
        <w:t>Haustein</w:t>
      </w:r>
      <w:proofErr w:type="spellEnd"/>
      <w:r w:rsidR="00284567" w:rsidRPr="0045212B">
        <w:rPr>
          <w:rFonts w:asciiTheme="minorHAnsi" w:hAnsiTheme="minorHAnsi" w:cstheme="minorHAnsi"/>
        </w:rPr>
        <w:t xml:space="preserve"> </w:t>
      </w:r>
      <w:r w:rsidR="00284567" w:rsidRPr="0045212B">
        <w:rPr>
          <w:rFonts w:asciiTheme="minorHAnsi" w:hAnsiTheme="minorHAnsi" w:cstheme="minorHAnsi"/>
          <w:i/>
          <w:iCs/>
        </w:rPr>
        <w:t>et al.</w:t>
      </w:r>
      <w:r w:rsidR="00284567" w:rsidRPr="0045212B">
        <w:rPr>
          <w:rFonts w:asciiTheme="minorHAnsi" w:hAnsiTheme="minorHAnsi" w:cstheme="minorHAnsi"/>
        </w:rPr>
        <w:t>, 2017</w:t>
      </w:r>
      <w:r w:rsidR="00284567" w:rsidRPr="0045212B">
        <w:rPr>
          <w:rFonts w:asciiTheme="minorHAnsi" w:hAnsiTheme="minorHAnsi" w:cstheme="minorHAnsi"/>
        </w:rPr>
        <w:fldChar w:fldCharType="begin"/>
      </w:r>
      <w:r w:rsidR="00384993" w:rsidRPr="0045212B">
        <w:rPr>
          <w:rFonts w:asciiTheme="minorHAnsi" w:hAnsiTheme="minorHAnsi" w:cstheme="minorHAnsi"/>
        </w:rPr>
        <w:instrText xml:space="preserve"> ADDIN ZOTERO_ITEM CSL_CITATION {"citationID":"BuUvztAc","properties":{"formattedCitation":"\\super 21\\nosupersub{}","plainCitation":"21","noteIndex":0},"citationItems":[{"id":24,"uris":["http://zotero.org/users/local/uNYZvaCf/items/DPEAEVXQ"],"uri":["http://zotero.org/users/local/uNYZvaCf/items/DPEAEVXQ"],"itemData":{"id":24,"type":"article-journal","title":"A real-time Global Warming Index","container-title":"Scientific Reports","page":"15417","volume":"7","issue":"1","source":"www.nature.com","abstract":"We propose a simple real-time index of global human-induced warming and assess its robustness to uncertainties in climate forcing and short-term climate fluctuations. This index provides improved scientific context for temperature stabilisation targets and has the potential to decrease the volatility of climate policy. We quantify uncertainties arising from temperature observations, climate radiative forcings, internal variability and the model response. Our index and the associated rate of human-induced warming is compatible with a range of other more sophisticated methods to estimate the human contribution to observed global temperature change.","DOI":"10.1038/s41598-017-14828-5","ISSN":"2045-2322","language":"en","author":[{"family":"Haustein","given":"K."},{"family":"Allen","given":"M. R."},{"family":"Forster","given":"P. M."},{"family":"Otto","given":"F. E. L."},{"family":"Mitchell","given":"D. M."},{"family":"Matthews","given":"H. D."},{"family":"Frame","given":"D. J."}],"issued":{"date-parts":[["2017",11,13]]}}}],"schema":"https://github.com/citation-style-language/schema/raw/master/csl-citation.json"} </w:instrText>
      </w:r>
      <w:r w:rsidR="00284567" w:rsidRPr="0045212B">
        <w:rPr>
          <w:rFonts w:asciiTheme="minorHAnsi" w:hAnsiTheme="minorHAnsi" w:cstheme="minorHAnsi"/>
        </w:rPr>
        <w:fldChar w:fldCharType="separate"/>
      </w:r>
      <w:r w:rsidR="00384993" w:rsidRPr="0045212B">
        <w:rPr>
          <w:rFonts w:ascii="Calibri" w:hAnsiTheme="minorHAnsi" w:cs="Calibri"/>
          <w:vertAlign w:val="superscript"/>
        </w:rPr>
        <w:t>21</w:t>
      </w:r>
      <w:r w:rsidR="00284567" w:rsidRPr="0045212B">
        <w:rPr>
          <w:rFonts w:asciiTheme="minorHAnsi" w:hAnsiTheme="minorHAnsi" w:cstheme="minorHAnsi"/>
        </w:rPr>
        <w:fldChar w:fldCharType="end"/>
      </w:r>
      <w:r w:rsidR="00284567" w:rsidRPr="0045212B">
        <w:rPr>
          <w:rFonts w:asciiTheme="minorHAnsi" w:hAnsiTheme="minorHAnsi" w:cstheme="minorHAnsi"/>
        </w:rPr>
        <w:t xml:space="preserve">. </w:t>
      </w:r>
    </w:p>
    <w:p w14:paraId="679C5105" w14:textId="0BAEE4CC" w:rsidR="00642042" w:rsidRPr="0045212B" w:rsidRDefault="00642042" w:rsidP="001E7D0F">
      <w:pPr>
        <w:jc w:val="both"/>
        <w:rPr>
          <w:rFonts w:asciiTheme="minorHAnsi" w:hAnsiTheme="minorHAnsi" w:cstheme="minorHAnsi"/>
        </w:rPr>
      </w:pPr>
    </w:p>
    <w:p w14:paraId="4AD640A5" w14:textId="151C2C75" w:rsidR="00935F84" w:rsidRPr="0045212B" w:rsidRDefault="009D6976" w:rsidP="001E7D0F">
      <w:pPr>
        <w:jc w:val="both"/>
        <w:rPr>
          <w:rFonts w:asciiTheme="minorHAnsi" w:hAnsiTheme="minorHAnsi" w:cstheme="minorHAnsi"/>
        </w:rPr>
      </w:pPr>
      <w:r w:rsidRPr="0045212B">
        <w:rPr>
          <w:rFonts w:asciiTheme="minorHAnsi" w:hAnsiTheme="minorHAnsi" w:cstheme="minorHAnsi"/>
        </w:rPr>
        <w:t>Converting each anthropogenic RF timeseries into a best-estimate CO</w:t>
      </w:r>
      <w:r w:rsidRPr="0045212B">
        <w:rPr>
          <w:rFonts w:asciiTheme="minorHAnsi" w:hAnsiTheme="minorHAnsi" w:cstheme="minorHAnsi"/>
          <w:vertAlign w:val="subscript"/>
        </w:rPr>
        <w:t>2</w:t>
      </w:r>
      <w:r w:rsidRPr="0045212B">
        <w:rPr>
          <w:rFonts w:asciiTheme="minorHAnsi" w:hAnsiTheme="minorHAnsi" w:cstheme="minorHAnsi"/>
        </w:rPr>
        <w:t>-fe emissions pathway</w:t>
      </w:r>
      <w:r w:rsidR="009229AB" w:rsidRPr="0045212B">
        <w:rPr>
          <w:rFonts w:asciiTheme="minorHAnsi" w:hAnsiTheme="minorHAnsi" w:cstheme="minorHAnsi"/>
        </w:rPr>
        <w:t xml:space="preserve"> using</w:t>
      </w:r>
      <w:r w:rsidR="00985674" w:rsidRPr="0045212B">
        <w:rPr>
          <w:rFonts w:asciiTheme="minorHAnsi" w:hAnsiTheme="minorHAnsi" w:cstheme="minorHAnsi"/>
        </w:rPr>
        <w:t xml:space="preserve"> </w:t>
      </w:r>
      <w:r w:rsidR="009229AB" w:rsidRPr="0045212B">
        <w:rPr>
          <w:rFonts w:asciiTheme="minorHAnsi" w:hAnsiTheme="minorHAnsi" w:cstheme="minorHAnsi"/>
        </w:rPr>
        <w:t>FaIRv1.0</w:t>
      </w:r>
      <w:r w:rsidR="009229AB" w:rsidRPr="0045212B">
        <w:rPr>
          <w:rFonts w:asciiTheme="minorHAnsi" w:hAnsiTheme="minorHAnsi" w:cstheme="minorHAnsi"/>
        </w:rPr>
        <w:fldChar w:fldCharType="begin"/>
      </w:r>
      <w:r w:rsidR="00962A94" w:rsidRPr="0045212B">
        <w:rPr>
          <w:rFonts w:asciiTheme="minorHAnsi" w:hAnsiTheme="minorHAnsi" w:cstheme="minorHAnsi"/>
        </w:rPr>
        <w:instrText xml:space="preserve"> ADDIN ZOTERO_ITEM CSL_CITATION {"citationID":"hgH52SCw","properties":{"formattedCitation":"\\super 10\\nosupersub{}","plainCitation":"10","noteIndex":0},"citationItems":[{"id":15,"uris":["http://zotero.org/users/local/uNYZvaCf/items/UNV9YC9A"],"uri":["http://zotero.org/users/local/uNYZvaCf/items/UNV9YC9A"],"itemData":{"id":15,"type":"article-journal","title":"A modified impulse-response representation of the global near-surface air temperature and atmospheric concentration response to carbon dioxide emissions","container-title":"Atmospheric Chemistry and Physics","page":"7213-7228","volume":"17","issue":"11","source":"www.atmos-chem-phys.net","abstract":"&lt;p&gt;&lt;strong&gt;Abstract.&lt;/strong&gt; Projections of the response to anthropogenic emission scenarios, evaluation of some greenhouse gas metrics, and estimates of the social cost of carbon often require a simple model that links emissions of carbon dioxide (CO&lt;sub&gt;2&lt;/sub&gt;) to atmospheric concentrations and global temperature changes. An essential requirement of such a model is to reproduce typical global surface temperature and atmospheric CO&lt;sub&gt;2&lt;/sub&gt; responses displayed by more complex Earth system models (ESMs) under a range of emission scenarios, as well as an ability to sample the range of ESM response in a transparent, accessible and reproducible form. Here we adapt the simple model of the Intergovernmental Panel on Climate Change 5th Assessment Report (IPCC AR5) to explicitly represent the state dependence of the CO&lt;sub&gt;2&lt;/sub&gt; airborne fraction. Our adapted model (FAIR) reproduces the range of behaviour shown in full and intermediate complexity ESMs under several idealised carbon pulse and exponential concentration increase experiments. We find that the inclusion of a linear increase in 100-year integrated airborne fraction with cumulative carbon uptake and global temperature change substantially improves the representation of the response of the climate system to CO&lt;sub&gt;2&lt;/sub&gt; on a range of timescales and under a range of experimental designs.&lt;/p&gt;","DOI":"https://doi.org/10.5194/acp-17-7213-2017","ISSN":"1680-7316","language":"English","author":[{"family":"Millar","given":"Richard J."},{"family":"Nicholls","given":"Zebedee R."},{"family":"Friedlingstein","given":"Pierre"},{"family":"Allen","given":"Myles R."}],"issued":{"date-parts":[["2017",6,16]]}}}],"schema":"https://github.com/citation-style-language/schema/raw/master/csl-citation.json"} </w:instrText>
      </w:r>
      <w:r w:rsidR="009229AB" w:rsidRPr="0045212B">
        <w:rPr>
          <w:rFonts w:asciiTheme="minorHAnsi" w:hAnsiTheme="minorHAnsi" w:cstheme="minorHAnsi"/>
        </w:rPr>
        <w:fldChar w:fldCharType="separate"/>
      </w:r>
      <w:r w:rsidR="00962A94" w:rsidRPr="0045212B">
        <w:rPr>
          <w:rFonts w:asciiTheme="minorHAnsi" w:hAnsiTheme="minorHAnsi" w:cstheme="minorHAnsi"/>
          <w:vertAlign w:val="superscript"/>
        </w:rPr>
        <w:t>10</w:t>
      </w:r>
      <w:r w:rsidR="009229AB" w:rsidRPr="0045212B">
        <w:rPr>
          <w:rFonts w:asciiTheme="minorHAnsi" w:hAnsiTheme="minorHAnsi" w:cstheme="minorHAnsi"/>
        </w:rPr>
        <w:fldChar w:fldCharType="end"/>
      </w:r>
      <w:r w:rsidR="00580A34" w:rsidRPr="0045212B">
        <w:rPr>
          <w:rFonts w:asciiTheme="minorHAnsi" w:hAnsiTheme="minorHAnsi" w:cstheme="minorHAnsi"/>
        </w:rPr>
        <w:t xml:space="preserve"> </w:t>
      </w:r>
      <w:r w:rsidR="004C1720" w:rsidRPr="0045212B">
        <w:rPr>
          <w:rFonts w:asciiTheme="minorHAnsi" w:hAnsiTheme="minorHAnsi" w:cstheme="minorHAnsi"/>
        </w:rPr>
        <w:t xml:space="preserve">we can find an </w:t>
      </w:r>
      <w:r w:rsidRPr="0045212B">
        <w:rPr>
          <w:rFonts w:asciiTheme="minorHAnsi" w:hAnsiTheme="minorHAnsi" w:cstheme="minorHAnsi"/>
        </w:rPr>
        <w:t>observationally constrained estimate of the TCRE, where the uncertainty is found by sampling the anthropogenic RFs in the 1000-member RF ensemble</w:t>
      </w:r>
      <w:r w:rsidR="00CB2BEE" w:rsidRPr="0045212B">
        <w:rPr>
          <w:rFonts w:asciiTheme="minorHAnsi" w:hAnsiTheme="minorHAnsi" w:cstheme="minorHAnsi"/>
        </w:rPr>
        <w:t>[ref. for ensemble?]</w:t>
      </w:r>
      <w:r w:rsidRPr="0045212B">
        <w:rPr>
          <w:rFonts w:asciiTheme="minorHAnsi" w:hAnsiTheme="minorHAnsi" w:cstheme="minorHAnsi"/>
        </w:rPr>
        <w:t xml:space="preserve">. </w:t>
      </w:r>
      <w:r w:rsidR="00CB2BEE" w:rsidRPr="0045212B">
        <w:rPr>
          <w:rFonts w:asciiTheme="minorHAnsi" w:hAnsiTheme="minorHAnsi" w:cstheme="minorHAnsi"/>
        </w:rPr>
        <w:t>Cumulative CO</w:t>
      </w:r>
      <w:r w:rsidR="00CB2BEE" w:rsidRPr="0045212B">
        <w:rPr>
          <w:rFonts w:asciiTheme="minorHAnsi" w:hAnsiTheme="minorHAnsi" w:cstheme="minorHAnsi"/>
          <w:vertAlign w:val="subscript"/>
        </w:rPr>
        <w:t>2</w:t>
      </w:r>
      <w:r w:rsidR="00CB2BEE" w:rsidRPr="0045212B">
        <w:rPr>
          <w:rFonts w:asciiTheme="minorHAnsi" w:hAnsiTheme="minorHAnsi" w:cstheme="minorHAnsi"/>
        </w:rPr>
        <w:t xml:space="preserve">-fe emissions are plotted against attributed anthropogenic temperatures </w:t>
      </w:r>
      <w:r w:rsidR="00A83C97" w:rsidRPr="0045212B">
        <w:rPr>
          <w:rFonts w:asciiTheme="minorHAnsi" w:hAnsiTheme="minorHAnsi" w:cstheme="minorHAnsi"/>
        </w:rPr>
        <w:t xml:space="preserve">in figure </w:t>
      </w:r>
      <w:r w:rsidR="004157B3" w:rsidRPr="0045212B">
        <w:rPr>
          <w:rFonts w:asciiTheme="minorHAnsi" w:hAnsiTheme="minorHAnsi" w:cstheme="minorHAnsi"/>
        </w:rPr>
        <w:t>4</w:t>
      </w:r>
      <w:r w:rsidR="00A83C97" w:rsidRPr="0045212B">
        <w:rPr>
          <w:rFonts w:asciiTheme="minorHAnsi" w:hAnsiTheme="minorHAnsi" w:cstheme="minorHAnsi"/>
        </w:rPr>
        <w:t>c</w:t>
      </w:r>
      <w:r w:rsidR="00CB2BEE" w:rsidRPr="0045212B">
        <w:rPr>
          <w:rFonts w:asciiTheme="minorHAnsi" w:hAnsiTheme="minorHAnsi" w:cstheme="minorHAnsi"/>
        </w:rPr>
        <w:t>, where the gradient of a straight line fit to each timeseries defines</w:t>
      </w:r>
      <w:r w:rsidR="003939C3" w:rsidRPr="0045212B">
        <w:rPr>
          <w:rFonts w:asciiTheme="minorHAnsi" w:hAnsiTheme="minorHAnsi" w:cstheme="minorHAnsi"/>
        </w:rPr>
        <w:t xml:space="preserve"> </w:t>
      </w:r>
      <w:r w:rsidR="00CB2BEE" w:rsidRPr="0045212B">
        <w:rPr>
          <w:rFonts w:asciiTheme="minorHAnsi" w:hAnsiTheme="minorHAnsi" w:cstheme="minorHAnsi"/>
        </w:rPr>
        <w:t>the TCRE</w:t>
      </w:r>
      <w:r w:rsidR="00A83C97" w:rsidRPr="0045212B">
        <w:rPr>
          <w:rFonts w:asciiTheme="minorHAnsi" w:hAnsiTheme="minorHAnsi" w:cstheme="minorHAnsi"/>
        </w:rPr>
        <w:t>. The plume shows the 5-95</w:t>
      </w:r>
      <w:r w:rsidR="00C725B6" w:rsidRPr="0045212B">
        <w:rPr>
          <w:rFonts w:asciiTheme="minorHAnsi" w:hAnsiTheme="minorHAnsi" w:cstheme="minorHAnsi"/>
          <w:vertAlign w:val="superscript"/>
        </w:rPr>
        <w:t>th</w:t>
      </w:r>
      <w:r w:rsidR="00A83C97" w:rsidRPr="0045212B">
        <w:rPr>
          <w:rFonts w:asciiTheme="minorHAnsi" w:hAnsiTheme="minorHAnsi" w:cstheme="minorHAnsi"/>
        </w:rPr>
        <w:t xml:space="preserve"> percentile range of TCREs from the full 1000-member ensemble. The 10 representative pathways are plotted in black. Once </w:t>
      </w:r>
      <w:proofErr w:type="gramStart"/>
      <w:r w:rsidR="00A83C97" w:rsidRPr="0045212B">
        <w:rPr>
          <w:rFonts w:asciiTheme="minorHAnsi" w:hAnsiTheme="minorHAnsi" w:cstheme="minorHAnsi"/>
        </w:rPr>
        <w:t>again</w:t>
      </w:r>
      <w:proofErr w:type="gramEnd"/>
      <w:r w:rsidR="00A83C97" w:rsidRPr="0045212B">
        <w:rPr>
          <w:rFonts w:asciiTheme="minorHAnsi" w:hAnsiTheme="minorHAnsi" w:cstheme="minorHAnsi"/>
        </w:rPr>
        <w:t xml:space="preserve"> we demonstrate the CO</w:t>
      </w:r>
      <w:r w:rsidR="00A83C97" w:rsidRPr="0045212B">
        <w:rPr>
          <w:rFonts w:asciiTheme="minorHAnsi" w:hAnsiTheme="minorHAnsi" w:cstheme="minorHAnsi"/>
          <w:vertAlign w:val="subscript"/>
        </w:rPr>
        <w:t>2</w:t>
      </w:r>
      <w:r w:rsidR="00A83C97" w:rsidRPr="0045212B">
        <w:rPr>
          <w:rFonts w:asciiTheme="minorHAnsi" w:hAnsiTheme="minorHAnsi" w:cstheme="minorHAnsi"/>
        </w:rPr>
        <w:t>-fe conversion produces a CO</w:t>
      </w:r>
      <w:r w:rsidR="00A83C97" w:rsidRPr="0045212B">
        <w:rPr>
          <w:rFonts w:asciiTheme="minorHAnsi" w:hAnsiTheme="minorHAnsi" w:cstheme="minorHAnsi"/>
          <w:vertAlign w:val="subscript"/>
        </w:rPr>
        <w:t>2</w:t>
      </w:r>
      <w:r w:rsidR="00A83C97" w:rsidRPr="0045212B">
        <w:rPr>
          <w:rFonts w:asciiTheme="minorHAnsi" w:hAnsiTheme="minorHAnsi" w:cstheme="minorHAnsi"/>
        </w:rPr>
        <w:t xml:space="preserve">-like emissions quantity (linear dependence with temperature). Inset in panel </w:t>
      </w:r>
      <w:r w:rsidR="004157B3" w:rsidRPr="0045212B">
        <w:rPr>
          <w:rFonts w:asciiTheme="minorHAnsi" w:hAnsiTheme="minorHAnsi" w:cstheme="minorHAnsi"/>
        </w:rPr>
        <w:t>4</w:t>
      </w:r>
      <w:r w:rsidR="00A83C97" w:rsidRPr="0045212B">
        <w:rPr>
          <w:rFonts w:asciiTheme="minorHAnsi" w:hAnsiTheme="minorHAnsi" w:cstheme="minorHAnsi"/>
        </w:rPr>
        <w:t>c is the TCRE distribution, binned by their ang</w:t>
      </w:r>
      <w:r w:rsidR="00A83EE2" w:rsidRPr="0045212B">
        <w:rPr>
          <w:rFonts w:asciiTheme="minorHAnsi" w:hAnsiTheme="minorHAnsi" w:cstheme="minorHAnsi"/>
        </w:rPr>
        <w:t>ular distribution</w:t>
      </w:r>
      <w:r w:rsidR="00A83C97" w:rsidRPr="0045212B">
        <w:rPr>
          <w:rFonts w:asciiTheme="minorHAnsi" w:hAnsiTheme="minorHAnsi" w:cstheme="minorHAnsi"/>
        </w:rPr>
        <w:t xml:space="preserve"> in cumulative CO</w:t>
      </w:r>
      <w:r w:rsidR="00A83C97" w:rsidRPr="0045212B">
        <w:rPr>
          <w:rFonts w:asciiTheme="minorHAnsi" w:hAnsiTheme="minorHAnsi" w:cstheme="minorHAnsi"/>
          <w:vertAlign w:val="subscript"/>
        </w:rPr>
        <w:t>2</w:t>
      </w:r>
      <w:r w:rsidR="00A83C97" w:rsidRPr="0045212B">
        <w:rPr>
          <w:rFonts w:asciiTheme="minorHAnsi" w:hAnsiTheme="minorHAnsi" w:cstheme="minorHAnsi"/>
        </w:rPr>
        <w:t xml:space="preserve"> emissions vs. temperature anomaly space</w:t>
      </w:r>
      <w:r w:rsidR="007059C7" w:rsidRPr="0045212B">
        <w:rPr>
          <w:rFonts w:asciiTheme="minorHAnsi" w:hAnsiTheme="minorHAnsi" w:cstheme="minorHAnsi"/>
        </w:rPr>
        <w:t xml:space="preserve"> </w:t>
      </w:r>
      <w:r w:rsidR="00A83C97" w:rsidRPr="0045212B">
        <w:rPr>
          <w:rFonts w:asciiTheme="minorHAnsi" w:hAnsiTheme="minorHAnsi" w:cstheme="minorHAnsi"/>
        </w:rPr>
        <w:t>(tan</w:t>
      </w:r>
      <w:r w:rsidR="007059C7" w:rsidRPr="0045212B">
        <w:rPr>
          <w:rFonts w:asciiTheme="minorHAnsi" w:hAnsiTheme="minorHAnsi" w:cstheme="minorHAnsi"/>
          <w:vertAlign w:val="superscript"/>
        </w:rPr>
        <w:t>-1</w:t>
      </w:r>
      <w:r w:rsidR="00A83C97" w:rsidRPr="0045212B">
        <w:rPr>
          <w:rFonts w:asciiTheme="minorHAnsi" w:hAnsiTheme="minorHAnsi" w:cstheme="minorHAnsi"/>
        </w:rPr>
        <w:t xml:space="preserve">(TCRE)). </w:t>
      </w:r>
      <w:r w:rsidR="00CB2BEE" w:rsidRPr="0045212B">
        <w:rPr>
          <w:rFonts w:asciiTheme="minorHAnsi" w:hAnsiTheme="minorHAnsi" w:cstheme="minorHAnsi"/>
        </w:rPr>
        <w:t>T</w:t>
      </w:r>
      <w:r w:rsidR="00A83C97" w:rsidRPr="0045212B">
        <w:rPr>
          <w:rFonts w:asciiTheme="minorHAnsi" w:hAnsiTheme="minorHAnsi" w:cstheme="minorHAnsi"/>
        </w:rPr>
        <w:t>he distribution is almost gaussian</w:t>
      </w:r>
      <w:r w:rsidR="00CB2BEE" w:rsidRPr="0045212B">
        <w:rPr>
          <w:rFonts w:asciiTheme="minorHAnsi" w:hAnsiTheme="minorHAnsi" w:cstheme="minorHAnsi"/>
        </w:rPr>
        <w:t xml:space="preserve">; plotting instead </w:t>
      </w:r>
      <w:r w:rsidR="001130DE" w:rsidRPr="0045212B">
        <w:rPr>
          <w:rFonts w:asciiTheme="minorHAnsi" w:hAnsiTheme="minorHAnsi" w:cstheme="minorHAnsi"/>
        </w:rPr>
        <w:t>as a distribution of TCRE value the shape is log-normal</w:t>
      </w:r>
      <w:r w:rsidR="00A83C97" w:rsidRPr="0045212B">
        <w:rPr>
          <w:rFonts w:asciiTheme="minorHAnsi" w:hAnsiTheme="minorHAnsi" w:cstheme="minorHAnsi"/>
        </w:rPr>
        <w:t xml:space="preserve">. </w:t>
      </w:r>
      <w:r w:rsidR="00C725B6" w:rsidRPr="0045212B">
        <w:rPr>
          <w:rFonts w:asciiTheme="minorHAnsi" w:hAnsiTheme="minorHAnsi" w:cstheme="minorHAnsi"/>
        </w:rPr>
        <w:t>The inset panel has two vertical black lines showing the locations of the 5</w:t>
      </w:r>
      <w:r w:rsidR="00C725B6" w:rsidRPr="0045212B">
        <w:rPr>
          <w:rFonts w:asciiTheme="minorHAnsi" w:hAnsiTheme="minorHAnsi" w:cstheme="minorHAnsi"/>
          <w:vertAlign w:val="superscript"/>
        </w:rPr>
        <w:t>th</w:t>
      </w:r>
      <w:r w:rsidR="00C725B6" w:rsidRPr="0045212B">
        <w:rPr>
          <w:rFonts w:asciiTheme="minorHAnsi" w:hAnsiTheme="minorHAnsi" w:cstheme="minorHAnsi"/>
        </w:rPr>
        <w:t xml:space="preserve"> and 95</w:t>
      </w:r>
      <w:r w:rsidR="00C725B6" w:rsidRPr="0045212B">
        <w:rPr>
          <w:rFonts w:asciiTheme="minorHAnsi" w:hAnsiTheme="minorHAnsi" w:cstheme="minorHAnsi"/>
          <w:vertAlign w:val="superscript"/>
        </w:rPr>
        <w:t>th</w:t>
      </w:r>
      <w:r w:rsidR="00C725B6" w:rsidRPr="0045212B">
        <w:rPr>
          <w:rFonts w:asciiTheme="minorHAnsi" w:hAnsiTheme="minorHAnsi" w:cstheme="minorHAnsi"/>
        </w:rPr>
        <w:t xml:space="preserve"> percentile values </w:t>
      </w:r>
      <w:r w:rsidR="004815DE" w:rsidRPr="0045212B">
        <w:rPr>
          <w:rFonts w:asciiTheme="minorHAnsi" w:hAnsiTheme="minorHAnsi" w:cstheme="minorHAnsi"/>
        </w:rPr>
        <w:t xml:space="preserve">in </w:t>
      </w:r>
      <w:r w:rsidR="00C725B6" w:rsidRPr="0045212B">
        <w:rPr>
          <w:rFonts w:asciiTheme="minorHAnsi" w:hAnsiTheme="minorHAnsi" w:cstheme="minorHAnsi"/>
        </w:rPr>
        <w:t>the distribution</w:t>
      </w:r>
      <w:r w:rsidR="00CB2BEE" w:rsidRPr="0045212B">
        <w:rPr>
          <w:rFonts w:asciiTheme="minorHAnsi" w:hAnsiTheme="minorHAnsi" w:cstheme="minorHAnsi"/>
        </w:rPr>
        <w:t xml:space="preserve"> </w:t>
      </w:r>
      <w:r w:rsidR="00CB2E69" w:rsidRPr="0045212B">
        <w:rPr>
          <w:rFonts w:asciiTheme="minorHAnsi" w:hAnsiTheme="minorHAnsi" w:cstheme="minorHAnsi"/>
        </w:rPr>
        <w:t>[</w:t>
      </w:r>
      <w:r w:rsidR="00CB2BEE" w:rsidRPr="0045212B">
        <w:rPr>
          <w:rFonts w:asciiTheme="minorHAnsi" w:hAnsiTheme="minorHAnsi" w:cstheme="minorHAnsi"/>
        </w:rPr>
        <w:t>quote values for 5</w:t>
      </w:r>
      <w:r w:rsidR="00CB2BEE" w:rsidRPr="0045212B">
        <w:rPr>
          <w:rFonts w:asciiTheme="minorHAnsi" w:hAnsiTheme="minorHAnsi" w:cstheme="minorHAnsi"/>
          <w:vertAlign w:val="superscript"/>
        </w:rPr>
        <w:t>th</w:t>
      </w:r>
      <w:r w:rsidR="00CB2BEE" w:rsidRPr="0045212B">
        <w:rPr>
          <w:rFonts w:asciiTheme="minorHAnsi" w:hAnsiTheme="minorHAnsi" w:cstheme="minorHAnsi"/>
        </w:rPr>
        <w:t xml:space="preserve"> and 95</w:t>
      </w:r>
      <w:r w:rsidR="00CB2BEE" w:rsidRPr="0045212B">
        <w:rPr>
          <w:rFonts w:asciiTheme="minorHAnsi" w:hAnsiTheme="minorHAnsi" w:cstheme="minorHAnsi"/>
          <w:vertAlign w:val="superscript"/>
        </w:rPr>
        <w:t>th</w:t>
      </w:r>
      <w:r w:rsidR="00CB2BEE" w:rsidRPr="0045212B">
        <w:rPr>
          <w:rFonts w:asciiTheme="minorHAnsi" w:hAnsiTheme="minorHAnsi" w:cstheme="minorHAnsi"/>
        </w:rPr>
        <w:t xml:space="preserve"> per</w:t>
      </w:r>
      <w:r w:rsidR="00CB2E69" w:rsidRPr="0045212B">
        <w:rPr>
          <w:rFonts w:asciiTheme="minorHAnsi" w:hAnsiTheme="minorHAnsi" w:cstheme="minorHAnsi"/>
        </w:rPr>
        <w:t>c</w:t>
      </w:r>
      <w:r w:rsidR="00CB2BEE" w:rsidRPr="0045212B">
        <w:rPr>
          <w:rFonts w:asciiTheme="minorHAnsi" w:hAnsiTheme="minorHAnsi" w:cstheme="minorHAnsi"/>
        </w:rPr>
        <w:t>entiles</w:t>
      </w:r>
      <w:r w:rsidR="00CB2E69" w:rsidRPr="0045212B">
        <w:rPr>
          <w:rFonts w:asciiTheme="minorHAnsi" w:hAnsiTheme="minorHAnsi" w:cstheme="minorHAnsi"/>
        </w:rPr>
        <w:t>]</w:t>
      </w:r>
      <w:r w:rsidR="00C725B6" w:rsidRPr="0045212B">
        <w:rPr>
          <w:rFonts w:asciiTheme="minorHAnsi" w:hAnsiTheme="minorHAnsi" w:cstheme="minorHAnsi"/>
        </w:rPr>
        <w:t xml:space="preserve">. </w:t>
      </w:r>
      <w:r w:rsidR="00A83C97" w:rsidRPr="0045212B">
        <w:rPr>
          <w:rFonts w:asciiTheme="minorHAnsi" w:hAnsiTheme="minorHAnsi" w:cstheme="minorHAnsi"/>
        </w:rPr>
        <w:t xml:space="preserve">Supplementary material contains further studies of the </w:t>
      </w:r>
      <w:r w:rsidR="001130DE" w:rsidRPr="0045212B">
        <w:rPr>
          <w:rFonts w:asciiTheme="minorHAnsi" w:hAnsiTheme="minorHAnsi" w:cstheme="minorHAnsi"/>
        </w:rPr>
        <w:t>angular distribution of TCRE values.</w:t>
      </w:r>
      <w:r w:rsidR="003C78BF" w:rsidRPr="0045212B">
        <w:rPr>
          <w:rFonts w:asciiTheme="minorHAnsi" w:hAnsiTheme="minorHAnsi" w:cstheme="minorHAnsi"/>
        </w:rPr>
        <w:t xml:space="preserve"> The median TCRE is !!!!, the mean is pulled slightly higher (!!!!) owing to the</w:t>
      </w:r>
      <w:r w:rsidR="00CB2BEE" w:rsidRPr="0045212B">
        <w:rPr>
          <w:rFonts w:asciiTheme="minorHAnsi" w:hAnsiTheme="minorHAnsi" w:cstheme="minorHAnsi"/>
        </w:rPr>
        <w:t xml:space="preserve"> distribution’s</w:t>
      </w:r>
      <w:r w:rsidR="003C78BF" w:rsidRPr="0045212B">
        <w:rPr>
          <w:rFonts w:asciiTheme="minorHAnsi" w:hAnsiTheme="minorHAnsi" w:cstheme="minorHAnsi"/>
        </w:rPr>
        <w:t xml:space="preserve"> long tail at higher TCRE values.</w:t>
      </w:r>
      <w:r w:rsidR="00287CBA" w:rsidRPr="0045212B">
        <w:rPr>
          <w:rFonts w:asciiTheme="minorHAnsi" w:hAnsiTheme="minorHAnsi" w:cstheme="minorHAnsi"/>
        </w:rPr>
        <w:t xml:space="preserve"> </w:t>
      </w:r>
      <w:r w:rsidR="00287CBA" w:rsidRPr="0045212B">
        <w:rPr>
          <w:rFonts w:asciiTheme="minorHAnsi" w:hAnsiTheme="minorHAnsi" w:cstheme="minorHAnsi"/>
          <w:color w:val="FF0000"/>
        </w:rPr>
        <w:t>Comment on how this is low compared to model estimates of the TCRE</w:t>
      </w:r>
      <w:r w:rsidR="006232BD" w:rsidRPr="0045212B">
        <w:rPr>
          <w:rFonts w:asciiTheme="minorHAnsi" w:hAnsiTheme="minorHAnsi" w:cstheme="minorHAnsi"/>
          <w:color w:val="FF0000"/>
        </w:rPr>
        <w:t xml:space="preserve"> – WHY?</w:t>
      </w:r>
    </w:p>
    <w:p w14:paraId="3A6C1938" w14:textId="28B79465" w:rsidR="00935F84" w:rsidRPr="0045212B" w:rsidRDefault="00935F84" w:rsidP="001E7D0F">
      <w:pPr>
        <w:jc w:val="both"/>
        <w:rPr>
          <w:rFonts w:asciiTheme="minorHAnsi" w:hAnsiTheme="minorHAnsi" w:cstheme="minorHAnsi"/>
          <w:b/>
          <w:bCs/>
        </w:rPr>
      </w:pPr>
    </w:p>
    <w:p w14:paraId="1E58DA7B" w14:textId="26199D70" w:rsidR="003939C3" w:rsidRPr="0045212B" w:rsidRDefault="004051C6" w:rsidP="001E7D0F">
      <w:pPr>
        <w:jc w:val="both"/>
        <w:rPr>
          <w:rFonts w:asciiTheme="minorHAnsi" w:hAnsiTheme="minorHAnsi" w:cstheme="minorHAnsi"/>
        </w:rPr>
      </w:pPr>
      <w:r w:rsidRPr="0045212B">
        <w:rPr>
          <w:rFonts w:asciiTheme="minorHAnsi" w:hAnsiTheme="minorHAnsi" w:cstheme="minorHAnsi"/>
        </w:rPr>
        <w:t xml:space="preserve">Since the 1000-member RF ensemble is split by component, we can also compute </w:t>
      </w:r>
      <w:r w:rsidR="00D410B4" w:rsidRPr="0045212B">
        <w:rPr>
          <w:rFonts w:asciiTheme="minorHAnsi" w:hAnsiTheme="minorHAnsi" w:cstheme="minorHAnsi"/>
        </w:rPr>
        <w:t>a</w:t>
      </w:r>
      <w:r w:rsidRPr="0045212B">
        <w:rPr>
          <w:rFonts w:asciiTheme="minorHAnsi" w:hAnsiTheme="minorHAnsi" w:cstheme="minorHAnsi"/>
        </w:rPr>
        <w:t xml:space="preserve"> timeseries of CO</w:t>
      </w:r>
      <w:r w:rsidRPr="0045212B">
        <w:rPr>
          <w:rFonts w:asciiTheme="minorHAnsi" w:hAnsiTheme="minorHAnsi" w:cstheme="minorHAnsi"/>
          <w:vertAlign w:val="subscript"/>
        </w:rPr>
        <w:t>2</w:t>
      </w:r>
      <w:r w:rsidRPr="0045212B">
        <w:rPr>
          <w:rFonts w:asciiTheme="minorHAnsi" w:hAnsiTheme="minorHAnsi" w:cstheme="minorHAnsi"/>
        </w:rPr>
        <w:t>-fe emissions</w:t>
      </w:r>
      <w:r w:rsidR="00D410B4" w:rsidRPr="0045212B">
        <w:rPr>
          <w:rFonts w:asciiTheme="minorHAnsi" w:hAnsiTheme="minorHAnsi" w:cstheme="minorHAnsi"/>
        </w:rPr>
        <w:t xml:space="preserve"> </w:t>
      </w:r>
      <w:r w:rsidR="00CB2E69" w:rsidRPr="0045212B">
        <w:rPr>
          <w:rFonts w:asciiTheme="minorHAnsi" w:hAnsiTheme="minorHAnsi" w:cstheme="minorHAnsi"/>
        </w:rPr>
        <w:t xml:space="preserve">of </w:t>
      </w:r>
      <w:r w:rsidR="00D410B4" w:rsidRPr="0045212B">
        <w:rPr>
          <w:rFonts w:asciiTheme="minorHAnsi" w:hAnsiTheme="minorHAnsi" w:cstheme="minorHAnsi"/>
        </w:rPr>
        <w:t>the CO</w:t>
      </w:r>
      <w:r w:rsidR="00D410B4" w:rsidRPr="0045212B">
        <w:rPr>
          <w:rFonts w:asciiTheme="minorHAnsi" w:hAnsiTheme="minorHAnsi" w:cstheme="minorHAnsi"/>
          <w:vertAlign w:val="subscript"/>
        </w:rPr>
        <w:t>2</w:t>
      </w:r>
      <w:r w:rsidR="00D410B4" w:rsidRPr="0045212B">
        <w:rPr>
          <w:rFonts w:asciiTheme="minorHAnsi" w:hAnsiTheme="minorHAnsi" w:cstheme="minorHAnsi"/>
        </w:rPr>
        <w:t xml:space="preserve"> and non-CO</w:t>
      </w:r>
      <w:r w:rsidR="00D410B4" w:rsidRPr="0045212B">
        <w:rPr>
          <w:rFonts w:asciiTheme="minorHAnsi" w:hAnsiTheme="minorHAnsi" w:cstheme="minorHAnsi"/>
          <w:vertAlign w:val="subscript"/>
        </w:rPr>
        <w:t>2</w:t>
      </w:r>
      <w:r w:rsidR="00D410B4" w:rsidRPr="0045212B">
        <w:rPr>
          <w:rFonts w:asciiTheme="minorHAnsi" w:hAnsiTheme="minorHAnsi" w:cstheme="minorHAnsi"/>
        </w:rPr>
        <w:t xml:space="preserve"> RFs</w:t>
      </w:r>
      <w:r w:rsidRPr="0045212B">
        <w:rPr>
          <w:rFonts w:asciiTheme="minorHAnsi" w:hAnsiTheme="minorHAnsi" w:cstheme="minorHAnsi"/>
        </w:rPr>
        <w:t xml:space="preserve"> over the historical period</w:t>
      </w:r>
      <w:r w:rsidR="00CB2E69" w:rsidRPr="0045212B">
        <w:rPr>
          <w:rFonts w:asciiTheme="minorHAnsi" w:hAnsiTheme="minorHAnsi" w:cstheme="minorHAnsi"/>
        </w:rPr>
        <w:t xml:space="preserve"> for each ensemble member, </w:t>
      </w:r>
      <w:r w:rsidR="00580A34" w:rsidRPr="0045212B">
        <w:rPr>
          <w:rFonts w:asciiTheme="minorHAnsi" w:hAnsiTheme="minorHAnsi" w:cstheme="minorHAnsi"/>
        </w:rPr>
        <w:t>which</w:t>
      </w:r>
      <w:r w:rsidR="00CB2E69" w:rsidRPr="0045212B">
        <w:rPr>
          <w:rFonts w:asciiTheme="minorHAnsi" w:hAnsiTheme="minorHAnsi" w:cstheme="minorHAnsi"/>
        </w:rPr>
        <w:t xml:space="preserve"> is plotted in figure </w:t>
      </w:r>
      <w:r w:rsidR="004157B3" w:rsidRPr="0045212B">
        <w:rPr>
          <w:rFonts w:asciiTheme="minorHAnsi" w:hAnsiTheme="minorHAnsi" w:cstheme="minorHAnsi"/>
        </w:rPr>
        <w:t>4</w:t>
      </w:r>
      <w:r w:rsidR="00CB2E69" w:rsidRPr="0045212B">
        <w:rPr>
          <w:rFonts w:asciiTheme="minorHAnsi" w:hAnsiTheme="minorHAnsi" w:cstheme="minorHAnsi"/>
        </w:rPr>
        <w:t>d.</w:t>
      </w:r>
      <w:r w:rsidR="00D410B4" w:rsidRPr="0045212B">
        <w:rPr>
          <w:rFonts w:asciiTheme="minorHAnsi" w:hAnsiTheme="minorHAnsi" w:cstheme="minorHAnsi"/>
        </w:rPr>
        <w:t xml:space="preserve"> The 5-95</w:t>
      </w:r>
      <w:r w:rsidR="00D410B4" w:rsidRPr="0045212B">
        <w:rPr>
          <w:rFonts w:asciiTheme="minorHAnsi" w:hAnsiTheme="minorHAnsi" w:cstheme="minorHAnsi"/>
          <w:vertAlign w:val="superscript"/>
        </w:rPr>
        <w:t>th</w:t>
      </w:r>
      <w:r w:rsidR="00D410B4" w:rsidRPr="0045212B">
        <w:rPr>
          <w:rFonts w:asciiTheme="minorHAnsi" w:hAnsiTheme="minorHAnsi" w:cstheme="minorHAnsi"/>
        </w:rPr>
        <w:t xml:space="preserve"> percentile uncertainty in 2018 is shown with the error bars to the right of the figure. For each</w:t>
      </w:r>
      <w:r w:rsidR="00CB2E69" w:rsidRPr="0045212B">
        <w:rPr>
          <w:rFonts w:asciiTheme="minorHAnsi" w:hAnsiTheme="minorHAnsi" w:cstheme="minorHAnsi"/>
        </w:rPr>
        <w:t xml:space="preserve"> component (CO</w:t>
      </w:r>
      <w:r w:rsidR="00CB2E69" w:rsidRPr="0045212B">
        <w:rPr>
          <w:rFonts w:asciiTheme="minorHAnsi" w:hAnsiTheme="minorHAnsi" w:cstheme="minorHAnsi"/>
          <w:vertAlign w:val="subscript"/>
        </w:rPr>
        <w:t>2</w:t>
      </w:r>
      <w:r w:rsidR="00CB2E69" w:rsidRPr="0045212B">
        <w:rPr>
          <w:rFonts w:asciiTheme="minorHAnsi" w:hAnsiTheme="minorHAnsi" w:cstheme="minorHAnsi"/>
        </w:rPr>
        <w:t>, non-CO</w:t>
      </w:r>
      <w:r w:rsidR="00CB2E69" w:rsidRPr="0045212B">
        <w:rPr>
          <w:rFonts w:asciiTheme="minorHAnsi" w:hAnsiTheme="minorHAnsi" w:cstheme="minorHAnsi"/>
          <w:vertAlign w:val="subscript"/>
        </w:rPr>
        <w:t>2</w:t>
      </w:r>
      <w:r w:rsidR="00CB2E69" w:rsidRPr="0045212B">
        <w:rPr>
          <w:rFonts w:asciiTheme="minorHAnsi" w:hAnsiTheme="minorHAnsi" w:cstheme="minorHAnsi"/>
        </w:rPr>
        <w:t xml:space="preserve"> and total)</w:t>
      </w:r>
      <w:r w:rsidR="00D410B4" w:rsidRPr="0045212B">
        <w:rPr>
          <w:rFonts w:asciiTheme="minorHAnsi" w:hAnsiTheme="minorHAnsi" w:cstheme="minorHAnsi"/>
        </w:rPr>
        <w:t xml:space="preserve"> </w:t>
      </w:r>
      <w:r w:rsidR="00CB2E69" w:rsidRPr="0045212B">
        <w:rPr>
          <w:rFonts w:asciiTheme="minorHAnsi" w:hAnsiTheme="minorHAnsi" w:cstheme="minorHAnsi"/>
        </w:rPr>
        <w:t xml:space="preserve">the </w:t>
      </w:r>
      <w:r w:rsidR="00D410B4" w:rsidRPr="0045212B">
        <w:rPr>
          <w:rFonts w:asciiTheme="minorHAnsi" w:hAnsiTheme="minorHAnsi" w:cstheme="minorHAnsi"/>
        </w:rPr>
        <w:t>10 representative scenarios are plotted</w:t>
      </w:r>
      <w:r w:rsidR="00D23D47" w:rsidRPr="0045212B">
        <w:rPr>
          <w:rFonts w:asciiTheme="minorHAnsi" w:hAnsiTheme="minorHAnsi" w:cstheme="minorHAnsi"/>
        </w:rPr>
        <w:t>;</w:t>
      </w:r>
      <w:r w:rsidR="00D410B4" w:rsidRPr="0045212B">
        <w:rPr>
          <w:rFonts w:asciiTheme="minorHAnsi" w:hAnsiTheme="minorHAnsi" w:cstheme="minorHAnsi"/>
        </w:rPr>
        <w:t xml:space="preserve"> red lines correspond to CO</w:t>
      </w:r>
      <w:r w:rsidR="00D410B4" w:rsidRPr="0045212B">
        <w:rPr>
          <w:rFonts w:asciiTheme="minorHAnsi" w:hAnsiTheme="minorHAnsi" w:cstheme="minorHAnsi"/>
          <w:vertAlign w:val="subscript"/>
        </w:rPr>
        <w:t>2</w:t>
      </w:r>
      <w:r w:rsidR="00D410B4" w:rsidRPr="0045212B">
        <w:rPr>
          <w:rFonts w:asciiTheme="minorHAnsi" w:hAnsiTheme="minorHAnsi" w:cstheme="minorHAnsi"/>
        </w:rPr>
        <w:t xml:space="preserve"> emissions, blue </w:t>
      </w:r>
      <w:proofErr w:type="gramStart"/>
      <w:r w:rsidR="00D410B4" w:rsidRPr="0045212B">
        <w:rPr>
          <w:rFonts w:asciiTheme="minorHAnsi" w:hAnsiTheme="minorHAnsi" w:cstheme="minorHAnsi"/>
        </w:rPr>
        <w:t>are</w:t>
      </w:r>
      <w:proofErr w:type="gramEnd"/>
      <w:r w:rsidR="00D410B4" w:rsidRPr="0045212B">
        <w:rPr>
          <w:rFonts w:asciiTheme="minorHAnsi" w:hAnsiTheme="minorHAnsi" w:cstheme="minorHAnsi"/>
        </w:rPr>
        <w:t xml:space="preserve"> non-CO</w:t>
      </w:r>
      <w:r w:rsidR="00D410B4" w:rsidRPr="0045212B">
        <w:rPr>
          <w:rFonts w:asciiTheme="minorHAnsi" w:hAnsiTheme="minorHAnsi" w:cstheme="minorHAnsi"/>
          <w:vertAlign w:val="subscript"/>
        </w:rPr>
        <w:t>2</w:t>
      </w:r>
      <w:r w:rsidR="00D410B4" w:rsidRPr="0045212B">
        <w:rPr>
          <w:rFonts w:asciiTheme="minorHAnsi" w:hAnsiTheme="minorHAnsi" w:cstheme="minorHAnsi"/>
        </w:rPr>
        <w:t xml:space="preserve"> CO</w:t>
      </w:r>
      <w:r w:rsidR="00D410B4" w:rsidRPr="0045212B">
        <w:rPr>
          <w:rFonts w:asciiTheme="minorHAnsi" w:hAnsiTheme="minorHAnsi" w:cstheme="minorHAnsi"/>
          <w:vertAlign w:val="subscript"/>
        </w:rPr>
        <w:t>2</w:t>
      </w:r>
      <w:r w:rsidR="00D410B4" w:rsidRPr="0045212B">
        <w:rPr>
          <w:rFonts w:asciiTheme="minorHAnsi" w:hAnsiTheme="minorHAnsi" w:cstheme="minorHAnsi"/>
        </w:rPr>
        <w:t>-fe emissions, and total CO</w:t>
      </w:r>
      <w:r w:rsidR="00D410B4" w:rsidRPr="0045212B">
        <w:rPr>
          <w:rFonts w:asciiTheme="minorHAnsi" w:hAnsiTheme="minorHAnsi" w:cstheme="minorHAnsi"/>
          <w:vertAlign w:val="subscript"/>
        </w:rPr>
        <w:t>2</w:t>
      </w:r>
      <w:r w:rsidR="00D410B4" w:rsidRPr="0045212B">
        <w:rPr>
          <w:rFonts w:asciiTheme="minorHAnsi" w:hAnsiTheme="minorHAnsi" w:cstheme="minorHAnsi"/>
        </w:rPr>
        <w:t xml:space="preserve">-fe emissions </w:t>
      </w:r>
      <w:r w:rsidR="00CB2E69" w:rsidRPr="0045212B">
        <w:rPr>
          <w:rFonts w:asciiTheme="minorHAnsi" w:hAnsiTheme="minorHAnsi" w:cstheme="minorHAnsi"/>
        </w:rPr>
        <w:t>are</w:t>
      </w:r>
      <w:r w:rsidR="00D410B4" w:rsidRPr="0045212B">
        <w:rPr>
          <w:rFonts w:asciiTheme="minorHAnsi" w:hAnsiTheme="minorHAnsi" w:cstheme="minorHAnsi"/>
        </w:rPr>
        <w:t xml:space="preserve"> plotted in orange. </w:t>
      </w:r>
      <w:r w:rsidR="00592997" w:rsidRPr="0045212B">
        <w:rPr>
          <w:rFonts w:asciiTheme="minorHAnsi" w:hAnsiTheme="minorHAnsi" w:cstheme="minorHAnsi"/>
        </w:rPr>
        <w:t>Non-CO</w:t>
      </w:r>
      <w:r w:rsidR="00592997" w:rsidRPr="0045212B">
        <w:rPr>
          <w:rFonts w:asciiTheme="minorHAnsi" w:hAnsiTheme="minorHAnsi" w:cstheme="minorHAnsi"/>
          <w:vertAlign w:val="subscript"/>
        </w:rPr>
        <w:t>2</w:t>
      </w:r>
      <w:r w:rsidR="00592997" w:rsidRPr="0045212B">
        <w:rPr>
          <w:rFonts w:asciiTheme="minorHAnsi" w:hAnsiTheme="minorHAnsi" w:cstheme="minorHAnsi"/>
        </w:rPr>
        <w:t xml:space="preserve"> </w:t>
      </w:r>
      <w:r w:rsidR="00961B13" w:rsidRPr="0045212B">
        <w:rPr>
          <w:rFonts w:asciiTheme="minorHAnsi" w:hAnsiTheme="minorHAnsi" w:cstheme="minorHAnsi"/>
        </w:rPr>
        <w:t>RF uncertainty</w:t>
      </w:r>
      <w:r w:rsidR="00592997" w:rsidRPr="0045212B">
        <w:rPr>
          <w:rFonts w:asciiTheme="minorHAnsi" w:hAnsiTheme="minorHAnsi" w:cstheme="minorHAnsi"/>
        </w:rPr>
        <w:t xml:space="preserve"> dominates the uncertainty in anthropogenic warming contribution </w:t>
      </w:r>
      <w:r w:rsidR="00961B13" w:rsidRPr="0045212B">
        <w:rPr>
          <w:rFonts w:asciiTheme="minorHAnsi" w:hAnsiTheme="minorHAnsi" w:cstheme="minorHAnsi"/>
        </w:rPr>
        <w:t>in the present day (as demonstrated by the uncertainty contribution to CO</w:t>
      </w:r>
      <w:r w:rsidR="00961B13" w:rsidRPr="0045212B">
        <w:rPr>
          <w:rFonts w:asciiTheme="minorHAnsi" w:hAnsiTheme="minorHAnsi" w:cstheme="minorHAnsi"/>
          <w:vertAlign w:val="subscript"/>
        </w:rPr>
        <w:t>2</w:t>
      </w:r>
      <w:r w:rsidR="00961B13" w:rsidRPr="0045212B">
        <w:rPr>
          <w:rFonts w:asciiTheme="minorHAnsi" w:hAnsiTheme="minorHAnsi" w:cstheme="minorHAnsi"/>
        </w:rPr>
        <w:t xml:space="preserve">-fe emissions in present day in panel </w:t>
      </w:r>
      <w:r w:rsidR="004157B3" w:rsidRPr="0045212B">
        <w:rPr>
          <w:rFonts w:asciiTheme="minorHAnsi" w:hAnsiTheme="minorHAnsi" w:cstheme="minorHAnsi"/>
        </w:rPr>
        <w:t>4</w:t>
      </w:r>
      <w:r w:rsidR="00961B13" w:rsidRPr="0045212B">
        <w:rPr>
          <w:rFonts w:asciiTheme="minorHAnsi" w:hAnsiTheme="minorHAnsi" w:cstheme="minorHAnsi"/>
        </w:rPr>
        <w:t>d)</w:t>
      </w:r>
      <w:r w:rsidR="00257579" w:rsidRPr="0045212B">
        <w:rPr>
          <w:rFonts w:asciiTheme="minorHAnsi" w:hAnsiTheme="minorHAnsi" w:cstheme="minorHAnsi"/>
        </w:rPr>
        <w:t xml:space="preserve">. This assessment </w:t>
      </w:r>
      <w:r w:rsidR="00F847A5" w:rsidRPr="0045212B">
        <w:rPr>
          <w:rFonts w:asciiTheme="minorHAnsi" w:hAnsiTheme="minorHAnsi" w:cstheme="minorHAnsi"/>
        </w:rPr>
        <w:t>agrees with previous studies[</w:t>
      </w:r>
      <w:r w:rsidR="00257579" w:rsidRPr="0045212B">
        <w:rPr>
          <w:rFonts w:asciiTheme="minorHAnsi" w:hAnsiTheme="minorHAnsi" w:cstheme="minorHAnsi"/>
        </w:rPr>
        <w:t>!!</w:t>
      </w:r>
      <w:r w:rsidR="00F847A5" w:rsidRPr="0045212B">
        <w:rPr>
          <w:rFonts w:asciiTheme="minorHAnsi" w:hAnsiTheme="minorHAnsi" w:cstheme="minorHAnsi"/>
        </w:rPr>
        <w:t>]</w:t>
      </w:r>
      <w:r w:rsidR="00961B13" w:rsidRPr="0045212B">
        <w:rPr>
          <w:rFonts w:asciiTheme="minorHAnsi" w:hAnsiTheme="minorHAnsi" w:cstheme="minorHAnsi"/>
        </w:rPr>
        <w:t xml:space="preserve">. </w:t>
      </w:r>
    </w:p>
    <w:p w14:paraId="06CB5CC7" w14:textId="42B2F18B" w:rsidR="00D23D47" w:rsidRPr="0045212B" w:rsidRDefault="00D23D47" w:rsidP="001E7D0F">
      <w:pPr>
        <w:jc w:val="both"/>
        <w:rPr>
          <w:rFonts w:asciiTheme="minorHAnsi" w:hAnsiTheme="minorHAnsi" w:cstheme="minorHAnsi"/>
        </w:rPr>
      </w:pPr>
    </w:p>
    <w:p w14:paraId="65E944A0" w14:textId="40FA93E1" w:rsidR="00D23D47" w:rsidRPr="0045212B" w:rsidRDefault="00D23D47" w:rsidP="001E7D0F">
      <w:pPr>
        <w:jc w:val="both"/>
        <w:rPr>
          <w:rFonts w:asciiTheme="minorHAnsi" w:hAnsiTheme="minorHAnsi" w:cstheme="minorHAnsi"/>
        </w:rPr>
      </w:pPr>
    </w:p>
    <w:p w14:paraId="6807EBD6" w14:textId="77777777" w:rsidR="00D23D47" w:rsidRPr="0045212B" w:rsidRDefault="00D23D47" w:rsidP="001E7D0F">
      <w:pPr>
        <w:jc w:val="both"/>
        <w:rPr>
          <w:rFonts w:asciiTheme="minorHAnsi" w:hAnsiTheme="minorHAnsi" w:cstheme="minorHAnsi"/>
        </w:rPr>
      </w:pPr>
    </w:p>
    <w:p w14:paraId="099F3603" w14:textId="3FB99EA4" w:rsidR="00670513" w:rsidRPr="0045212B" w:rsidRDefault="00670513" w:rsidP="001E7D0F">
      <w:pPr>
        <w:jc w:val="both"/>
        <w:rPr>
          <w:rFonts w:asciiTheme="minorHAnsi" w:hAnsiTheme="minorHAnsi" w:cstheme="minorHAnsi"/>
          <w:b/>
          <w:bCs/>
          <w:i/>
          <w:iCs/>
        </w:rPr>
      </w:pPr>
    </w:p>
    <w:p w14:paraId="205F6B61" w14:textId="485F4321" w:rsidR="008666A6" w:rsidRPr="0045212B" w:rsidRDefault="008666A6" w:rsidP="001E7D0F">
      <w:pPr>
        <w:jc w:val="both"/>
        <w:rPr>
          <w:rFonts w:asciiTheme="minorHAnsi" w:hAnsiTheme="minorHAnsi" w:cstheme="minorHAnsi"/>
          <w:b/>
          <w:bCs/>
          <w:i/>
          <w:iCs/>
        </w:rPr>
      </w:pPr>
      <w:r w:rsidRPr="0045212B">
        <w:rPr>
          <w:rFonts w:asciiTheme="minorHAnsi" w:hAnsiTheme="minorHAnsi" w:cstheme="minorHAnsi"/>
          <w:b/>
          <w:bCs/>
          <w:i/>
          <w:iCs/>
        </w:rPr>
        <w:t>4. 1.5</w:t>
      </w:r>
      <w:r w:rsidRPr="0045212B">
        <w:rPr>
          <w:rFonts w:ascii="Cambria Math" w:eastAsia="Cambria Math" w:hAnsi="Cambria Math" w:cs="Cambria Math"/>
          <w:b/>
          <w:bCs/>
          <w:i/>
          <w:iCs/>
        </w:rPr>
        <w:t>℃</w:t>
      </w:r>
      <w:r w:rsidRPr="0045212B">
        <w:rPr>
          <w:rFonts w:asciiTheme="minorHAnsi" w:hAnsiTheme="minorHAnsi" w:cstheme="minorHAnsi"/>
          <w:b/>
          <w:bCs/>
          <w:i/>
          <w:iCs/>
        </w:rPr>
        <w:t xml:space="preserve"> </w:t>
      </w:r>
      <w:r w:rsidR="006C311E" w:rsidRPr="0045212B">
        <w:rPr>
          <w:rFonts w:asciiTheme="minorHAnsi" w:hAnsiTheme="minorHAnsi" w:cstheme="minorHAnsi"/>
          <w:b/>
          <w:bCs/>
          <w:i/>
          <w:iCs/>
        </w:rPr>
        <w:t>and</w:t>
      </w:r>
      <w:r w:rsidRPr="0045212B">
        <w:rPr>
          <w:rFonts w:asciiTheme="minorHAnsi" w:hAnsiTheme="minorHAnsi" w:cstheme="minorHAnsi"/>
          <w:b/>
          <w:bCs/>
          <w:i/>
          <w:iCs/>
        </w:rPr>
        <w:t xml:space="preserve"> 2.0</w:t>
      </w:r>
      <w:r w:rsidRPr="0045212B">
        <w:rPr>
          <w:rFonts w:ascii="Cambria Math" w:eastAsia="Cambria Math" w:hAnsi="Cambria Math" w:cs="Cambria Math"/>
          <w:b/>
          <w:bCs/>
          <w:i/>
          <w:iCs/>
        </w:rPr>
        <w:t>℃</w:t>
      </w:r>
      <w:r w:rsidR="006C311E" w:rsidRPr="0045212B">
        <w:rPr>
          <w:rFonts w:asciiTheme="minorHAnsi" w:hAnsiTheme="minorHAnsi" w:cstheme="minorHAnsi"/>
          <w:b/>
          <w:bCs/>
          <w:i/>
          <w:iCs/>
        </w:rPr>
        <w:t>-</w:t>
      </w:r>
      <w:r w:rsidRPr="0045212B">
        <w:rPr>
          <w:rFonts w:asciiTheme="minorHAnsi" w:hAnsiTheme="minorHAnsi" w:cstheme="minorHAnsi"/>
          <w:b/>
          <w:bCs/>
          <w:i/>
          <w:iCs/>
        </w:rPr>
        <w:t>compatible carbon budgets</w:t>
      </w:r>
    </w:p>
    <w:p w14:paraId="623E566A" w14:textId="76E6ECEE" w:rsidR="008666A6" w:rsidRPr="0045212B" w:rsidRDefault="008666A6" w:rsidP="001E7D0F">
      <w:pPr>
        <w:jc w:val="both"/>
        <w:rPr>
          <w:rFonts w:asciiTheme="minorHAnsi" w:hAnsiTheme="minorHAnsi" w:cstheme="minorHAnsi"/>
        </w:rPr>
      </w:pPr>
    </w:p>
    <w:p w14:paraId="03B11D1A" w14:textId="77A8BFAC" w:rsidR="00894856" w:rsidRPr="0045212B" w:rsidRDefault="00C14D67" w:rsidP="001E7D0F">
      <w:pPr>
        <w:jc w:val="both"/>
        <w:rPr>
          <w:rFonts w:asciiTheme="minorHAnsi" w:hAnsiTheme="minorHAnsi" w:cstheme="minorHAnsi"/>
        </w:rPr>
      </w:pPr>
      <w:r w:rsidRPr="0045212B">
        <w:rPr>
          <w:rFonts w:asciiTheme="minorHAnsi" w:hAnsiTheme="minorHAnsi" w:cstheme="minorHAnsi"/>
        </w:rPr>
        <w:t xml:space="preserve">The </w:t>
      </w:r>
      <w:r w:rsidR="00894856" w:rsidRPr="0045212B">
        <w:rPr>
          <w:rFonts w:asciiTheme="minorHAnsi" w:hAnsiTheme="minorHAnsi" w:cstheme="minorHAnsi"/>
        </w:rPr>
        <w:t xml:space="preserve">combination of a </w:t>
      </w:r>
      <w:r w:rsidRPr="0045212B">
        <w:rPr>
          <w:rFonts w:asciiTheme="minorHAnsi" w:hAnsiTheme="minorHAnsi" w:cstheme="minorHAnsi"/>
        </w:rPr>
        <w:t xml:space="preserve">physically sound </w:t>
      </w:r>
      <w:r w:rsidR="00894856" w:rsidRPr="0045212B">
        <w:rPr>
          <w:rFonts w:asciiTheme="minorHAnsi" w:hAnsiTheme="minorHAnsi" w:cstheme="minorHAnsi"/>
        </w:rPr>
        <w:t>metric to account for the contribution of non-CO</w:t>
      </w:r>
      <w:r w:rsidR="00894856" w:rsidRPr="0045212B">
        <w:rPr>
          <w:rFonts w:asciiTheme="minorHAnsi" w:hAnsiTheme="minorHAnsi" w:cstheme="minorHAnsi"/>
          <w:vertAlign w:val="subscript"/>
        </w:rPr>
        <w:t>2</w:t>
      </w:r>
      <w:r w:rsidR="00894856" w:rsidRPr="0045212B">
        <w:rPr>
          <w:rFonts w:asciiTheme="minorHAnsi" w:hAnsiTheme="minorHAnsi" w:cstheme="minorHAnsi"/>
        </w:rPr>
        <w:t xml:space="preserve"> pollutants </w:t>
      </w:r>
      <w:r w:rsidRPr="0045212B">
        <w:rPr>
          <w:rFonts w:asciiTheme="minorHAnsi" w:hAnsiTheme="minorHAnsi" w:cstheme="minorHAnsi"/>
        </w:rPr>
        <w:t xml:space="preserve">to global warming </w:t>
      </w:r>
      <w:r w:rsidR="00894856" w:rsidRPr="0045212B">
        <w:rPr>
          <w:rFonts w:asciiTheme="minorHAnsi" w:hAnsiTheme="minorHAnsi" w:cstheme="minorHAnsi"/>
        </w:rPr>
        <w:t>and an assessment of the best estimate and uncertainty on the TCRE parameter provide much needed information</w:t>
      </w:r>
      <w:r w:rsidRPr="0045212B">
        <w:rPr>
          <w:rFonts w:asciiTheme="minorHAnsi" w:hAnsiTheme="minorHAnsi" w:cstheme="minorHAnsi"/>
        </w:rPr>
        <w:t xml:space="preserve"> towards designing optimal climate policy.</w:t>
      </w:r>
      <w:r w:rsidR="00894856" w:rsidRPr="0045212B">
        <w:rPr>
          <w:rFonts w:asciiTheme="minorHAnsi" w:hAnsiTheme="minorHAnsi" w:cstheme="minorHAnsi"/>
        </w:rPr>
        <w:t xml:space="preserve"> They allow us, in a physically representative way and with no reliance on any specific model</w:t>
      </w:r>
      <w:r w:rsidRPr="0045212B">
        <w:rPr>
          <w:rFonts w:asciiTheme="minorHAnsi" w:hAnsiTheme="minorHAnsi" w:cstheme="minorHAnsi"/>
        </w:rPr>
        <w:t>,</w:t>
      </w:r>
      <w:r w:rsidR="00894856" w:rsidRPr="0045212B">
        <w:rPr>
          <w:rFonts w:asciiTheme="minorHAnsi" w:hAnsiTheme="minorHAnsi" w:cstheme="minorHAnsi"/>
        </w:rPr>
        <w:t xml:space="preserve"> a way of comparing estimates of the remaining carbon budget to a given climate target such as those set out in the Paris Agreement</w:t>
      </w:r>
      <w:r w:rsidR="00364129" w:rsidRPr="0045212B">
        <w:rPr>
          <w:rFonts w:asciiTheme="minorHAnsi" w:hAnsiTheme="minorHAnsi" w:cstheme="minorHAnsi"/>
        </w:rPr>
        <w:fldChar w:fldCharType="begin"/>
      </w:r>
      <w:r w:rsidR="00364129" w:rsidRPr="0045212B">
        <w:rPr>
          <w:rFonts w:asciiTheme="minorHAnsi" w:hAnsiTheme="minorHAnsi" w:cstheme="minorHAnsi"/>
        </w:rPr>
        <w:instrText xml:space="preserve"> ADDIN ZOTERO_ITEM CSL_CITATION {"citationID":"6roRRZ1F","properties":{"formattedCitation":"\\super 2\\nosupersub{}","plainCitation":"2","noteIndex":0},"citationItems":[{"id":267,"uris":["http://zotero.org/users/local/uNYZvaCf/items/9BXWY3NL"],"uri":["http://zotero.org/users/local/uNYZvaCf/items/9BXWY3NL"],"itemData":{"id":267,"type":"webpage","title":"Paris Agreement text","abstract":"This is the United Nations Treaty Collection homepage. Here you will find related information and links.","URL":"https://treaties.un.org/Pages/ViewDetails.aspx?src=IND&amp;mtdsg_no=XXVII-7-d&amp;chapter=27&amp;clang=_en","language":"EN","author":[{"literal":"UNFCCC"}],"accessed":{"date-parts":[["2019",8,9]]}}}],"schema":"https://github.com/citation-style-language/schema/raw/master/csl-citation.json"} </w:instrText>
      </w:r>
      <w:r w:rsidR="00364129" w:rsidRPr="0045212B">
        <w:rPr>
          <w:rFonts w:asciiTheme="minorHAnsi" w:hAnsiTheme="minorHAnsi" w:cstheme="minorHAnsi"/>
        </w:rPr>
        <w:fldChar w:fldCharType="separate"/>
      </w:r>
      <w:r w:rsidR="00364129" w:rsidRPr="0045212B">
        <w:rPr>
          <w:rFonts w:asciiTheme="minorHAnsi" w:hAnsiTheme="minorHAnsi" w:cstheme="minorHAnsi"/>
          <w:vertAlign w:val="superscript"/>
        </w:rPr>
        <w:t>2</w:t>
      </w:r>
      <w:r w:rsidR="00364129" w:rsidRPr="0045212B">
        <w:rPr>
          <w:rFonts w:asciiTheme="minorHAnsi" w:hAnsiTheme="minorHAnsi" w:cstheme="minorHAnsi"/>
        </w:rPr>
        <w:fldChar w:fldCharType="end"/>
      </w:r>
      <w:r w:rsidR="00894856" w:rsidRPr="0045212B">
        <w:rPr>
          <w:rFonts w:asciiTheme="minorHAnsi" w:hAnsiTheme="minorHAnsi" w:cstheme="minorHAnsi"/>
        </w:rPr>
        <w:t xml:space="preserve"> text. </w:t>
      </w:r>
    </w:p>
    <w:p w14:paraId="3248CC05" w14:textId="4839A815" w:rsidR="00894856" w:rsidRPr="0045212B" w:rsidRDefault="00894856" w:rsidP="001E7D0F">
      <w:pPr>
        <w:jc w:val="both"/>
        <w:rPr>
          <w:rFonts w:asciiTheme="minorHAnsi" w:hAnsiTheme="minorHAnsi" w:cstheme="minorHAnsi"/>
        </w:rPr>
      </w:pPr>
    </w:p>
    <w:p w14:paraId="1BA8689F" w14:textId="11F467D0" w:rsidR="00894856" w:rsidRPr="0045212B" w:rsidRDefault="00364129" w:rsidP="001E7D0F">
      <w:pPr>
        <w:jc w:val="both"/>
        <w:rPr>
          <w:rFonts w:asciiTheme="minorHAnsi" w:hAnsiTheme="minorHAnsi" w:cstheme="minorHAnsi"/>
        </w:rPr>
      </w:pPr>
      <w:r w:rsidRPr="0045212B">
        <w:rPr>
          <w:rFonts w:asciiTheme="minorHAnsi" w:hAnsiTheme="minorHAnsi" w:cstheme="minorHAnsi"/>
        </w:rPr>
        <w:lastRenderedPageBreak/>
        <w:t xml:space="preserve">Similarly to </w:t>
      </w:r>
      <w:r w:rsidR="00894856" w:rsidRPr="0045212B">
        <w:rPr>
          <w:rFonts w:asciiTheme="minorHAnsi" w:hAnsiTheme="minorHAnsi" w:cstheme="minorHAnsi"/>
        </w:rPr>
        <w:t xml:space="preserve">the method outlined in </w:t>
      </w:r>
      <w:proofErr w:type="spellStart"/>
      <w:r w:rsidR="00894856" w:rsidRPr="0045212B">
        <w:rPr>
          <w:rFonts w:asciiTheme="minorHAnsi" w:hAnsiTheme="minorHAnsi" w:cstheme="minorHAnsi"/>
        </w:rPr>
        <w:t>Rogelj</w:t>
      </w:r>
      <w:proofErr w:type="spellEnd"/>
      <w:r w:rsidR="00894856" w:rsidRPr="0045212B">
        <w:rPr>
          <w:rFonts w:asciiTheme="minorHAnsi" w:hAnsiTheme="minorHAnsi" w:cstheme="minorHAnsi"/>
        </w:rPr>
        <w:t xml:space="preserve"> </w:t>
      </w:r>
      <w:r w:rsidR="00894856" w:rsidRPr="0045212B">
        <w:rPr>
          <w:rFonts w:asciiTheme="minorHAnsi" w:hAnsiTheme="minorHAnsi" w:cstheme="minorHAnsi"/>
          <w:i/>
          <w:iCs/>
        </w:rPr>
        <w:t>et al.</w:t>
      </w:r>
      <w:r w:rsidR="00894856" w:rsidRPr="0045212B">
        <w:rPr>
          <w:rFonts w:asciiTheme="minorHAnsi" w:hAnsiTheme="minorHAnsi" w:cstheme="minorHAnsi"/>
        </w:rPr>
        <w:t>, 2019</w:t>
      </w:r>
      <w:r w:rsidRPr="0045212B">
        <w:rPr>
          <w:rFonts w:asciiTheme="minorHAnsi" w:hAnsiTheme="minorHAnsi" w:cstheme="minorHAnsi"/>
        </w:rPr>
        <w:fldChar w:fldCharType="begin"/>
      </w:r>
      <w:r w:rsidRPr="0045212B">
        <w:rPr>
          <w:rFonts w:asciiTheme="minorHAnsi" w:hAnsiTheme="minorHAnsi" w:cstheme="minorHAnsi"/>
        </w:rPr>
        <w:instrText xml:space="preserve"> ADDIN ZOTERO_ITEM CSL_CITATION {"citationID":"bQsmYWnf","properties":{"formattedCitation":"\\super 3\\nosupersub{}","plainCitation":"3","noteIndex":0},"citationItems":[{"id":254,"uris":["http://zotero.org/users/local/uNYZvaCf/items/4A3F5HCT"],"uri":["http://zotero.org/users/local/uNYZvaCf/items/4A3F5HCT"],"itemData":{"id":254,"type":"article-journal","title":"Estimating and tracking the remaining carbon budget for stringent climate targets","container-title":"Nature","page":"335","volume":"571","issue":"7765","source":"www.nature.com","abstract":"A method of tracking changes in estimates of the remaining carbon budget over time should help to reconcile differences between these estimates and clarify their usefulness for setting emission reduction targets.","DOI":"10.1038/s41586-019-1368-z","ISSN":"1476-4687","language":"En","author":[{"family":"Rogelj","given":"Joeri"},{"family":"Forster","given":"Piers M."},{"family":"Kriegler","given":"Elmar"},{"family":"Smith","given":"Christopher J."},{"family":"Séférian","given":"Roland"}],"issued":{"date-parts":[["2019",7]]}}}],"schema":"https://github.com/citation-style-language/schema/raw/master/csl-citation.json"} </w:instrText>
      </w:r>
      <w:r w:rsidRPr="0045212B">
        <w:rPr>
          <w:rFonts w:asciiTheme="minorHAnsi" w:hAnsiTheme="minorHAnsi" w:cstheme="minorHAnsi"/>
        </w:rPr>
        <w:fldChar w:fldCharType="separate"/>
      </w:r>
      <w:r w:rsidRPr="0045212B">
        <w:rPr>
          <w:rFonts w:asciiTheme="minorHAnsi" w:hAnsiTheme="minorHAnsi" w:cstheme="minorHAnsi"/>
          <w:vertAlign w:val="superscript"/>
        </w:rPr>
        <w:t>3</w:t>
      </w:r>
      <w:r w:rsidRPr="0045212B">
        <w:rPr>
          <w:rFonts w:asciiTheme="minorHAnsi" w:hAnsiTheme="minorHAnsi" w:cstheme="minorHAnsi"/>
        </w:rPr>
        <w:fldChar w:fldCharType="end"/>
      </w:r>
      <w:r w:rsidRPr="0045212B">
        <w:rPr>
          <w:rFonts w:asciiTheme="minorHAnsi" w:hAnsiTheme="minorHAnsi" w:cstheme="minorHAnsi"/>
        </w:rPr>
        <w:t>,</w:t>
      </w:r>
      <w:r w:rsidR="00C14D67" w:rsidRPr="0045212B">
        <w:rPr>
          <w:rFonts w:asciiTheme="minorHAnsi" w:hAnsiTheme="minorHAnsi" w:cstheme="minorHAnsi"/>
        </w:rPr>
        <w:t xml:space="preserve"> we chose to diagnose the carbon budget as the carbon emissions available to remain within a certain temperature threshold, </w:t>
      </w:r>
      <w:r w:rsidR="008A7BF8" w:rsidRPr="0045212B">
        <w:rPr>
          <w:rFonts w:asciiTheme="minorHAnsi" w:hAnsiTheme="minorHAnsi" w:cstheme="minorHAnsi"/>
        </w:rPr>
        <w:t xml:space="preserve">but </w:t>
      </w:r>
      <w:r w:rsidRPr="0045212B">
        <w:rPr>
          <w:rFonts w:asciiTheme="minorHAnsi" w:hAnsiTheme="minorHAnsi" w:cstheme="minorHAnsi"/>
        </w:rPr>
        <w:t>in our case accounting for</w:t>
      </w:r>
      <w:r w:rsidR="00C14D67" w:rsidRPr="0045212B">
        <w:rPr>
          <w:rFonts w:asciiTheme="minorHAnsi" w:hAnsiTheme="minorHAnsi" w:cstheme="minorHAnsi"/>
        </w:rPr>
        <w:t xml:space="preserve"> sources of non-CO</w:t>
      </w:r>
      <w:r w:rsidR="00C14D67" w:rsidRPr="0045212B">
        <w:rPr>
          <w:rFonts w:asciiTheme="minorHAnsi" w:hAnsiTheme="minorHAnsi" w:cstheme="minorHAnsi"/>
          <w:vertAlign w:val="subscript"/>
        </w:rPr>
        <w:t>2</w:t>
      </w:r>
      <w:r w:rsidR="00C14D67" w:rsidRPr="0045212B">
        <w:rPr>
          <w:rFonts w:asciiTheme="minorHAnsi" w:hAnsiTheme="minorHAnsi" w:cstheme="minorHAnsi"/>
        </w:rPr>
        <w:t xml:space="preserve"> warming using </w:t>
      </w:r>
      <w:r w:rsidRPr="0045212B">
        <w:rPr>
          <w:rFonts w:asciiTheme="minorHAnsi" w:hAnsiTheme="minorHAnsi" w:cstheme="minorHAnsi"/>
        </w:rPr>
        <w:t xml:space="preserve">the </w:t>
      </w:r>
      <w:r w:rsidR="00C14D67" w:rsidRPr="0045212B">
        <w:rPr>
          <w:rFonts w:asciiTheme="minorHAnsi" w:hAnsiTheme="minorHAnsi" w:cstheme="minorHAnsi"/>
        </w:rPr>
        <w:t>CO</w:t>
      </w:r>
      <w:r w:rsidR="00C14D67" w:rsidRPr="0045212B">
        <w:rPr>
          <w:rFonts w:asciiTheme="minorHAnsi" w:hAnsiTheme="minorHAnsi" w:cstheme="minorHAnsi"/>
          <w:vertAlign w:val="subscript"/>
        </w:rPr>
        <w:t>2</w:t>
      </w:r>
      <w:r w:rsidR="00C14D67" w:rsidRPr="0045212B">
        <w:rPr>
          <w:rFonts w:asciiTheme="minorHAnsi" w:hAnsiTheme="minorHAnsi" w:cstheme="minorHAnsi"/>
        </w:rPr>
        <w:t xml:space="preserve">-fe </w:t>
      </w:r>
      <w:r w:rsidRPr="0045212B">
        <w:rPr>
          <w:rFonts w:asciiTheme="minorHAnsi" w:hAnsiTheme="minorHAnsi" w:cstheme="minorHAnsi"/>
        </w:rPr>
        <w:t>metric</w:t>
      </w:r>
      <w:r w:rsidR="00C14D67" w:rsidRPr="0045212B">
        <w:rPr>
          <w:rFonts w:asciiTheme="minorHAnsi" w:hAnsiTheme="minorHAnsi" w:cstheme="minorHAnsi"/>
        </w:rPr>
        <w:t>.</w:t>
      </w:r>
      <w:r w:rsidR="00894856" w:rsidRPr="0045212B">
        <w:rPr>
          <w:rFonts w:asciiTheme="minorHAnsi" w:hAnsiTheme="minorHAnsi" w:cstheme="minorHAnsi"/>
        </w:rPr>
        <w:t xml:space="preserve"> </w:t>
      </w:r>
      <w:r w:rsidR="00C14D67" w:rsidRPr="0045212B">
        <w:rPr>
          <w:rFonts w:asciiTheme="minorHAnsi" w:hAnsiTheme="minorHAnsi" w:cstheme="minorHAnsi"/>
        </w:rPr>
        <w:t>By</w:t>
      </w:r>
      <w:r w:rsidR="00970585" w:rsidRPr="0045212B">
        <w:rPr>
          <w:rFonts w:asciiTheme="minorHAnsi" w:hAnsiTheme="minorHAnsi" w:cstheme="minorHAnsi"/>
        </w:rPr>
        <w:t xml:space="preserve"> </w:t>
      </w:r>
      <w:r w:rsidR="00894856" w:rsidRPr="0045212B">
        <w:rPr>
          <w:rFonts w:asciiTheme="minorHAnsi" w:hAnsiTheme="minorHAnsi" w:cstheme="minorHAnsi"/>
        </w:rPr>
        <w:t>computing CO</w:t>
      </w:r>
      <w:r w:rsidR="00894856" w:rsidRPr="0045212B">
        <w:rPr>
          <w:rFonts w:asciiTheme="minorHAnsi" w:hAnsiTheme="minorHAnsi" w:cstheme="minorHAnsi"/>
          <w:vertAlign w:val="subscript"/>
        </w:rPr>
        <w:t>2</w:t>
      </w:r>
      <w:r w:rsidR="00894856" w:rsidRPr="0045212B">
        <w:rPr>
          <w:rFonts w:asciiTheme="minorHAnsi" w:hAnsiTheme="minorHAnsi" w:cstheme="minorHAnsi"/>
        </w:rPr>
        <w:t xml:space="preserve">-fe emissions directly instead of inferring them from a temperature response to </w:t>
      </w:r>
      <w:r w:rsidR="00B617C8" w:rsidRPr="0045212B">
        <w:rPr>
          <w:rFonts w:asciiTheme="minorHAnsi" w:hAnsiTheme="minorHAnsi" w:cstheme="minorHAnsi"/>
        </w:rPr>
        <w:t xml:space="preserve">the </w:t>
      </w:r>
      <w:r w:rsidR="00894856" w:rsidRPr="0045212B">
        <w:rPr>
          <w:rFonts w:asciiTheme="minorHAnsi" w:hAnsiTheme="minorHAnsi" w:cstheme="minorHAnsi"/>
        </w:rPr>
        <w:t>non-CO</w:t>
      </w:r>
      <w:r w:rsidR="00894856" w:rsidRPr="0045212B">
        <w:rPr>
          <w:rFonts w:asciiTheme="minorHAnsi" w:hAnsiTheme="minorHAnsi" w:cstheme="minorHAnsi"/>
          <w:vertAlign w:val="subscript"/>
        </w:rPr>
        <w:t>2</w:t>
      </w:r>
      <w:r w:rsidR="00894856" w:rsidRPr="0045212B">
        <w:rPr>
          <w:rFonts w:asciiTheme="minorHAnsi" w:hAnsiTheme="minorHAnsi" w:cstheme="minorHAnsi"/>
        </w:rPr>
        <w:t xml:space="preserve"> pollutants</w:t>
      </w:r>
      <w:r w:rsidR="00C14D67" w:rsidRPr="0045212B">
        <w:rPr>
          <w:rFonts w:asciiTheme="minorHAnsi" w:hAnsiTheme="minorHAnsi" w:cstheme="minorHAnsi"/>
        </w:rPr>
        <w:t xml:space="preserve"> the uncertainty we compute for the likely</w:t>
      </w:r>
      <w:r w:rsidR="00D50110" w:rsidRPr="0045212B">
        <w:rPr>
          <w:rFonts w:asciiTheme="minorHAnsi" w:hAnsiTheme="minorHAnsi" w:cstheme="minorHAnsi"/>
        </w:rPr>
        <w:t>-</w:t>
      </w:r>
      <w:r w:rsidR="00C14D67" w:rsidRPr="0045212B">
        <w:rPr>
          <w:rFonts w:asciiTheme="minorHAnsi" w:hAnsiTheme="minorHAnsi" w:cstheme="minorHAnsi"/>
        </w:rPr>
        <w:t xml:space="preserve">range </w:t>
      </w:r>
      <w:r w:rsidR="00D50110" w:rsidRPr="0045212B">
        <w:rPr>
          <w:rFonts w:asciiTheme="minorHAnsi" w:hAnsiTheme="minorHAnsi" w:cstheme="minorHAnsi"/>
        </w:rPr>
        <w:t xml:space="preserve">of </w:t>
      </w:r>
      <w:r w:rsidR="00C14D67" w:rsidRPr="0045212B">
        <w:rPr>
          <w:rFonts w:asciiTheme="minorHAnsi" w:hAnsiTheme="minorHAnsi" w:cstheme="minorHAnsi"/>
        </w:rPr>
        <w:t>carbon budgets is reduced</w:t>
      </w:r>
      <w:r w:rsidR="008A7BF8" w:rsidRPr="0045212B">
        <w:rPr>
          <w:rFonts w:asciiTheme="minorHAnsi" w:hAnsiTheme="minorHAnsi" w:cstheme="minorHAnsi"/>
        </w:rPr>
        <w:t>. As explained above, because of the nature of designed scenarios, they do not represent a distribution over which we can sample a percentile. This makes accounting for the non-CO</w:t>
      </w:r>
      <w:r w:rsidR="008A7BF8" w:rsidRPr="0045212B">
        <w:rPr>
          <w:rFonts w:asciiTheme="minorHAnsi" w:hAnsiTheme="minorHAnsi" w:cstheme="minorHAnsi"/>
          <w:vertAlign w:val="subscript"/>
        </w:rPr>
        <w:t>2</w:t>
      </w:r>
      <w:r w:rsidR="008A7BF8" w:rsidRPr="0045212B">
        <w:rPr>
          <w:rFonts w:asciiTheme="minorHAnsi" w:hAnsiTheme="minorHAnsi" w:cstheme="minorHAnsi"/>
        </w:rPr>
        <w:t xml:space="preserve"> warming contribution more difficult than if we simply calculate its impact on the carbon budget directly. </w:t>
      </w:r>
    </w:p>
    <w:p w14:paraId="053933CF" w14:textId="68A2BA2C" w:rsidR="00894856" w:rsidRPr="0045212B" w:rsidRDefault="00894856" w:rsidP="001E7D0F">
      <w:pPr>
        <w:jc w:val="both"/>
        <w:rPr>
          <w:rFonts w:asciiTheme="minorHAnsi" w:hAnsiTheme="minorHAnsi" w:cstheme="minorHAnsi"/>
        </w:rPr>
      </w:pPr>
    </w:p>
    <w:p w14:paraId="1011A701" w14:textId="40DD6A00" w:rsidR="00DF0F64" w:rsidRPr="0045212B" w:rsidRDefault="004D2371" w:rsidP="001E7D0F">
      <w:pPr>
        <w:jc w:val="both"/>
        <w:rPr>
          <w:rFonts w:asciiTheme="minorHAnsi" w:hAnsiTheme="minorHAnsi" w:cstheme="minorHAnsi"/>
        </w:rPr>
      </w:pPr>
      <w:r w:rsidRPr="0045212B">
        <w:rPr>
          <w:rFonts w:asciiTheme="minorHAnsi" w:hAnsiTheme="minorHAnsi" w:cstheme="minorHAnsi"/>
        </w:rPr>
        <w:t xml:space="preserve">Figure </w:t>
      </w:r>
      <w:r w:rsidR="004157B3" w:rsidRPr="0045212B">
        <w:rPr>
          <w:rFonts w:asciiTheme="minorHAnsi" w:hAnsiTheme="minorHAnsi" w:cstheme="minorHAnsi"/>
        </w:rPr>
        <w:t>5a</w:t>
      </w:r>
      <w:r w:rsidRPr="0045212B">
        <w:rPr>
          <w:rFonts w:asciiTheme="minorHAnsi" w:hAnsiTheme="minorHAnsi" w:cstheme="minorHAnsi"/>
        </w:rPr>
        <w:t xml:space="preserve"> shows how a range of cumulative CO</w:t>
      </w:r>
      <w:r w:rsidRPr="0045212B">
        <w:rPr>
          <w:rFonts w:asciiTheme="minorHAnsi" w:hAnsiTheme="minorHAnsi" w:cstheme="minorHAnsi"/>
          <w:vertAlign w:val="subscript"/>
        </w:rPr>
        <w:t>2</w:t>
      </w:r>
      <w:r w:rsidRPr="0045212B">
        <w:rPr>
          <w:rFonts w:asciiTheme="minorHAnsi" w:hAnsiTheme="minorHAnsi" w:cstheme="minorHAnsi"/>
        </w:rPr>
        <w:t xml:space="preserve"> and non-CO</w:t>
      </w:r>
      <w:r w:rsidRPr="0045212B">
        <w:rPr>
          <w:rFonts w:asciiTheme="minorHAnsi" w:hAnsiTheme="minorHAnsi" w:cstheme="minorHAnsi"/>
          <w:vertAlign w:val="subscript"/>
        </w:rPr>
        <w:t>2</w:t>
      </w:r>
      <w:r w:rsidRPr="0045212B">
        <w:rPr>
          <w:rFonts w:asciiTheme="minorHAnsi" w:hAnsiTheme="minorHAnsi" w:cstheme="minorHAnsi"/>
        </w:rPr>
        <w:t xml:space="preserve"> CO</w:t>
      </w:r>
      <w:r w:rsidRPr="0045212B">
        <w:rPr>
          <w:rFonts w:asciiTheme="minorHAnsi" w:hAnsiTheme="minorHAnsi" w:cstheme="minorHAnsi"/>
          <w:vertAlign w:val="subscript"/>
        </w:rPr>
        <w:t>2</w:t>
      </w:r>
      <w:r w:rsidRPr="0045212B">
        <w:rPr>
          <w:rFonts w:asciiTheme="minorHAnsi" w:hAnsiTheme="minorHAnsi" w:cstheme="minorHAnsi"/>
        </w:rPr>
        <w:t>-fe budgets combine to create 1.5</w:t>
      </w:r>
      <w:r w:rsidRPr="0045212B">
        <w:rPr>
          <w:rFonts w:ascii="Cambria Math" w:eastAsia="Cambria Math" w:hAnsi="Cambria Math" w:cs="Cambria Math"/>
        </w:rPr>
        <w:t>℃</w:t>
      </w:r>
      <w:r w:rsidRPr="0045212B">
        <w:rPr>
          <w:rFonts w:asciiTheme="minorHAnsi" w:hAnsiTheme="minorHAnsi" w:cstheme="minorHAnsi"/>
        </w:rPr>
        <w:t>-compatible total</w:t>
      </w:r>
      <w:r w:rsidR="00ED7714" w:rsidRPr="0045212B">
        <w:rPr>
          <w:rFonts w:asciiTheme="minorHAnsi" w:hAnsiTheme="minorHAnsi" w:cstheme="minorHAnsi"/>
        </w:rPr>
        <w:t xml:space="preserve"> CO</w:t>
      </w:r>
      <w:r w:rsidR="00ED7714" w:rsidRPr="0045212B">
        <w:rPr>
          <w:rFonts w:asciiTheme="minorHAnsi" w:hAnsiTheme="minorHAnsi" w:cstheme="minorHAnsi"/>
          <w:vertAlign w:val="subscript"/>
        </w:rPr>
        <w:t>2</w:t>
      </w:r>
      <w:r w:rsidR="00ED7714" w:rsidRPr="0045212B">
        <w:rPr>
          <w:rFonts w:asciiTheme="minorHAnsi" w:hAnsiTheme="minorHAnsi" w:cstheme="minorHAnsi"/>
        </w:rPr>
        <w:t xml:space="preserve"> budgets</w:t>
      </w:r>
      <w:r w:rsidRPr="0045212B">
        <w:rPr>
          <w:rFonts w:asciiTheme="minorHAnsi" w:hAnsiTheme="minorHAnsi" w:cstheme="minorHAnsi"/>
        </w:rPr>
        <w:t xml:space="preserve">. </w:t>
      </w:r>
      <w:r w:rsidR="00DF0F64" w:rsidRPr="0045212B">
        <w:rPr>
          <w:rFonts w:asciiTheme="minorHAnsi" w:hAnsiTheme="minorHAnsi" w:cstheme="minorHAnsi"/>
        </w:rPr>
        <w:t xml:space="preserve">We </w:t>
      </w:r>
      <w:r w:rsidR="00C63122" w:rsidRPr="0045212B">
        <w:rPr>
          <w:rFonts w:asciiTheme="minorHAnsi" w:hAnsiTheme="minorHAnsi" w:cstheme="minorHAnsi"/>
        </w:rPr>
        <w:t xml:space="preserve">again </w:t>
      </w:r>
      <w:r w:rsidR="00DF0F64" w:rsidRPr="0045212B">
        <w:rPr>
          <w:rFonts w:asciiTheme="minorHAnsi" w:hAnsiTheme="minorHAnsi" w:cstheme="minorHAnsi"/>
        </w:rPr>
        <w:t xml:space="preserve">use the </w:t>
      </w:r>
      <w:proofErr w:type="spellStart"/>
      <w:r w:rsidR="00DF0F64" w:rsidRPr="0045212B">
        <w:rPr>
          <w:rFonts w:asciiTheme="minorHAnsi" w:hAnsiTheme="minorHAnsi" w:cstheme="minorHAnsi"/>
        </w:rPr>
        <w:t>Haustein</w:t>
      </w:r>
      <w:proofErr w:type="spellEnd"/>
      <w:r w:rsidR="00DF0F64" w:rsidRPr="0045212B">
        <w:rPr>
          <w:rFonts w:asciiTheme="minorHAnsi" w:hAnsiTheme="minorHAnsi" w:cstheme="minorHAnsi"/>
        </w:rPr>
        <w:t xml:space="preserve"> </w:t>
      </w:r>
      <w:r w:rsidR="00DF0F64" w:rsidRPr="0045212B">
        <w:rPr>
          <w:rFonts w:asciiTheme="minorHAnsi" w:hAnsiTheme="minorHAnsi" w:cstheme="minorHAnsi"/>
          <w:i/>
          <w:iCs/>
        </w:rPr>
        <w:t>et al</w:t>
      </w:r>
      <w:r w:rsidR="00DF0F64" w:rsidRPr="0045212B">
        <w:rPr>
          <w:rFonts w:asciiTheme="minorHAnsi" w:hAnsiTheme="minorHAnsi" w:cstheme="minorHAnsi"/>
        </w:rPr>
        <w:t>.</w:t>
      </w:r>
      <w:r w:rsidR="00DF0F64" w:rsidRPr="0045212B">
        <w:rPr>
          <w:rFonts w:asciiTheme="minorHAnsi" w:hAnsiTheme="minorHAnsi" w:cstheme="minorHAnsi"/>
        </w:rPr>
        <w:fldChar w:fldCharType="begin"/>
      </w:r>
      <w:r w:rsidR="00384993" w:rsidRPr="0045212B">
        <w:rPr>
          <w:rFonts w:asciiTheme="minorHAnsi" w:hAnsiTheme="minorHAnsi" w:cstheme="minorHAnsi"/>
        </w:rPr>
        <w:instrText xml:space="preserve"> ADDIN ZOTERO_ITEM CSL_CITATION {"citationID":"TTB7ZNZY","properties":{"formattedCitation":"\\super 21\\nosupersub{}","plainCitation":"21","noteIndex":0},"citationItems":[{"id":24,"uris":["http://zotero.org/users/local/uNYZvaCf/items/DPEAEVXQ"],"uri":["http://zotero.org/users/local/uNYZvaCf/items/DPEAEVXQ"],"itemData":{"id":24,"type":"article-journal","title":"A real-time Global Warming Index","container-title":"Scientific Reports","page":"15417","volume":"7","issue":"1","source":"www.nature.com","abstract":"We propose a simple real-time index of global human-induced warming and assess its robustness to uncertainties in climate forcing and short-term climate fluctuations. This index provides improved scientific context for temperature stabilisation targets and has the potential to decrease the volatility of climate policy. We quantify uncertainties arising from temperature observations, climate radiative forcings, internal variability and the model response. Our index and the associated rate of human-induced warming is compatible with a range of other more sophisticated methods to estimate the human contribution to observed global temperature change.","DOI":"10.1038/s41598-017-14828-5","ISSN":"2045-2322","language":"en","author":[{"family":"Haustein","given":"K."},{"family":"Allen","given":"M. R."},{"family":"Forster","given":"P. M."},{"family":"Otto","given":"F. E. L."},{"family":"Mitchell","given":"D. M."},{"family":"Matthews","given":"H. D."},{"family":"Frame","given":"D. J."}],"issued":{"date-parts":[["2017",11,13]]}}}],"schema":"https://github.com/citation-style-language/schema/raw/master/csl-citation.json"} </w:instrText>
      </w:r>
      <w:r w:rsidR="00DF0F64" w:rsidRPr="0045212B">
        <w:rPr>
          <w:rFonts w:asciiTheme="minorHAnsi" w:hAnsiTheme="minorHAnsi" w:cstheme="minorHAnsi"/>
        </w:rPr>
        <w:fldChar w:fldCharType="separate"/>
      </w:r>
      <w:r w:rsidR="00384993" w:rsidRPr="0045212B">
        <w:rPr>
          <w:rFonts w:ascii="Calibri" w:hAnsiTheme="minorHAnsi" w:cs="Calibri"/>
          <w:vertAlign w:val="superscript"/>
        </w:rPr>
        <w:t>21</w:t>
      </w:r>
      <w:r w:rsidR="00DF0F64" w:rsidRPr="0045212B">
        <w:rPr>
          <w:rFonts w:asciiTheme="minorHAnsi" w:hAnsiTheme="minorHAnsi" w:cstheme="minorHAnsi"/>
        </w:rPr>
        <w:fldChar w:fldCharType="end"/>
      </w:r>
      <w:r w:rsidR="00DF0F64" w:rsidRPr="0045212B">
        <w:rPr>
          <w:rFonts w:asciiTheme="minorHAnsi" w:hAnsiTheme="minorHAnsi" w:cstheme="minorHAnsi"/>
        </w:rPr>
        <w:t xml:space="preserve"> optimal fingerprinting technique with best-estimate RF timeseries to estimate the present day temperature anomaly (1.04</w:t>
      </w:r>
      <w:r w:rsidR="00DF0F64" w:rsidRPr="0045212B">
        <w:rPr>
          <w:rFonts w:ascii="Cambria Math" w:eastAsia="Cambria Math" w:hAnsi="Cambria Math" w:cs="Cambria Math"/>
        </w:rPr>
        <w:t>℃</w:t>
      </w:r>
      <w:r w:rsidR="00DF0F64" w:rsidRPr="0045212B">
        <w:rPr>
          <w:rFonts w:asciiTheme="minorHAnsi" w:hAnsiTheme="minorHAnsi" w:cstheme="minorHAnsi"/>
        </w:rPr>
        <w:t xml:space="preserve"> above 1850-1900 preindustrial period).</w:t>
      </w:r>
      <w:r w:rsidR="000843F0" w:rsidRPr="0045212B">
        <w:rPr>
          <w:rFonts w:asciiTheme="minorHAnsi" w:hAnsiTheme="minorHAnsi" w:cstheme="minorHAnsi"/>
        </w:rPr>
        <w:t xml:space="preserve"> </w:t>
      </w:r>
      <w:r w:rsidR="000843F0" w:rsidRPr="0045212B">
        <w:rPr>
          <w:rFonts w:asciiTheme="minorHAnsi" w:hAnsiTheme="minorHAnsi" w:cstheme="minorHAnsi"/>
          <w:color w:val="FF0000"/>
        </w:rPr>
        <w:t>Should we use GSAT instead since they are IAM output?</w:t>
      </w:r>
      <w:r w:rsidR="00DF0F64" w:rsidRPr="0045212B">
        <w:rPr>
          <w:rFonts w:asciiTheme="minorHAnsi" w:hAnsiTheme="minorHAnsi" w:cstheme="minorHAnsi"/>
        </w:rPr>
        <w:t xml:space="preserve"> </w:t>
      </w:r>
      <w:r w:rsidR="00C63122" w:rsidRPr="0045212B">
        <w:rPr>
          <w:rFonts w:asciiTheme="minorHAnsi" w:hAnsiTheme="minorHAnsi" w:cstheme="minorHAnsi"/>
        </w:rPr>
        <w:t>Along with this we choose</w:t>
      </w:r>
      <w:r w:rsidR="00DF0F64" w:rsidRPr="0045212B">
        <w:rPr>
          <w:rFonts w:asciiTheme="minorHAnsi" w:hAnsiTheme="minorHAnsi" w:cstheme="minorHAnsi"/>
        </w:rPr>
        <w:t xml:space="preserve"> a range of TCRE values to calculate total remaining carbon budget</w:t>
      </w:r>
      <w:r w:rsidR="00E70C1B" w:rsidRPr="0045212B">
        <w:rPr>
          <w:rFonts w:asciiTheme="minorHAnsi" w:hAnsiTheme="minorHAnsi" w:cstheme="minorHAnsi"/>
        </w:rPr>
        <w:t xml:space="preserve">s, which are </w:t>
      </w:r>
      <w:r w:rsidR="00DF0F64" w:rsidRPr="0045212B">
        <w:rPr>
          <w:rFonts w:asciiTheme="minorHAnsi" w:hAnsiTheme="minorHAnsi" w:cstheme="minorHAnsi"/>
        </w:rPr>
        <w:t>split between CO</w:t>
      </w:r>
      <w:r w:rsidR="00DF0F64" w:rsidRPr="0045212B">
        <w:rPr>
          <w:rFonts w:asciiTheme="minorHAnsi" w:hAnsiTheme="minorHAnsi" w:cstheme="minorHAnsi"/>
          <w:vertAlign w:val="subscript"/>
        </w:rPr>
        <w:t>2</w:t>
      </w:r>
      <w:r w:rsidR="00DF0F64" w:rsidRPr="0045212B">
        <w:rPr>
          <w:rFonts w:asciiTheme="minorHAnsi" w:hAnsiTheme="minorHAnsi" w:cstheme="minorHAnsi"/>
        </w:rPr>
        <w:t xml:space="preserve"> </w:t>
      </w:r>
      <w:r w:rsidR="00C20A41" w:rsidRPr="0045212B">
        <w:rPr>
          <w:rFonts w:asciiTheme="minorHAnsi" w:hAnsiTheme="minorHAnsi" w:cstheme="minorHAnsi"/>
        </w:rPr>
        <w:t xml:space="preserve">(horizontal axis) </w:t>
      </w:r>
      <w:r w:rsidR="00DF0F64" w:rsidRPr="0045212B">
        <w:rPr>
          <w:rFonts w:asciiTheme="minorHAnsi" w:hAnsiTheme="minorHAnsi" w:cstheme="minorHAnsi"/>
        </w:rPr>
        <w:t>and non-CO</w:t>
      </w:r>
      <w:r w:rsidR="00DF0F64" w:rsidRPr="0045212B">
        <w:rPr>
          <w:rFonts w:asciiTheme="minorHAnsi" w:hAnsiTheme="minorHAnsi" w:cstheme="minorHAnsi"/>
          <w:vertAlign w:val="subscript"/>
        </w:rPr>
        <w:t>2</w:t>
      </w:r>
      <w:r w:rsidR="00DF0F64" w:rsidRPr="0045212B">
        <w:rPr>
          <w:rFonts w:asciiTheme="minorHAnsi" w:hAnsiTheme="minorHAnsi" w:cstheme="minorHAnsi"/>
        </w:rPr>
        <w:t xml:space="preserve"> </w:t>
      </w:r>
      <w:r w:rsidR="00C20A41" w:rsidRPr="0045212B">
        <w:rPr>
          <w:rFonts w:asciiTheme="minorHAnsi" w:hAnsiTheme="minorHAnsi" w:cstheme="minorHAnsi"/>
        </w:rPr>
        <w:t xml:space="preserve">(vertical axis) </w:t>
      </w:r>
      <w:r w:rsidR="00DF0F64" w:rsidRPr="0045212B">
        <w:rPr>
          <w:rFonts w:asciiTheme="minorHAnsi" w:hAnsiTheme="minorHAnsi" w:cstheme="minorHAnsi"/>
        </w:rPr>
        <w:t>sources. Supplementary material contains the same calculation for 2.0</w:t>
      </w:r>
      <w:r w:rsidR="00DF0F64" w:rsidRPr="0045212B">
        <w:rPr>
          <w:rFonts w:ascii="Cambria Math" w:eastAsia="Cambria Math" w:hAnsi="Cambria Math" w:cs="Cambria Math"/>
        </w:rPr>
        <w:t>℃</w:t>
      </w:r>
      <w:r w:rsidR="00DF0F64" w:rsidRPr="0045212B">
        <w:rPr>
          <w:rFonts w:asciiTheme="minorHAnsi" w:hAnsiTheme="minorHAnsi" w:cstheme="minorHAnsi"/>
        </w:rPr>
        <w:t xml:space="preserve"> </w:t>
      </w:r>
      <w:r w:rsidR="00E70C1B" w:rsidRPr="0045212B">
        <w:rPr>
          <w:rFonts w:asciiTheme="minorHAnsi" w:hAnsiTheme="minorHAnsi" w:cstheme="minorHAnsi"/>
        </w:rPr>
        <w:t>compatible budgets</w:t>
      </w:r>
      <w:r w:rsidR="00DF0F64" w:rsidRPr="0045212B">
        <w:rPr>
          <w:rFonts w:asciiTheme="minorHAnsi" w:hAnsiTheme="minorHAnsi" w:cstheme="minorHAnsi"/>
        </w:rPr>
        <w:t xml:space="preserve">. </w:t>
      </w:r>
      <w:r w:rsidR="00181495" w:rsidRPr="0045212B">
        <w:rPr>
          <w:rFonts w:asciiTheme="minorHAnsi" w:hAnsiTheme="minorHAnsi" w:cstheme="minorHAnsi"/>
        </w:rPr>
        <w:t>**Should quote best estimate remaining total budget to 1.5</w:t>
      </w:r>
      <w:proofErr w:type="gramStart"/>
      <w:r w:rsidR="00181495" w:rsidRPr="0045212B">
        <w:rPr>
          <w:rFonts w:ascii="Cambria Math" w:eastAsia="Cambria Math" w:hAnsi="Cambria Math" w:cs="Cambria Math"/>
        </w:rPr>
        <w:t>℃</w:t>
      </w:r>
      <w:r w:rsidR="003B07F6" w:rsidRPr="0045212B">
        <w:rPr>
          <w:rFonts w:asciiTheme="minorHAnsi" w:eastAsia="Cambria Math" w:hAnsiTheme="minorHAnsi" w:cstheme="minorHAnsi"/>
        </w:rPr>
        <w:t>?</w:t>
      </w:r>
      <w:r w:rsidR="00181495" w:rsidRPr="0045212B">
        <w:rPr>
          <w:rFonts w:asciiTheme="minorHAnsi" w:eastAsia="Cambria Math" w:hAnsiTheme="minorHAnsi" w:cstheme="minorHAnsi"/>
        </w:rPr>
        <w:t>*</w:t>
      </w:r>
      <w:proofErr w:type="gramEnd"/>
      <w:r w:rsidR="00181495" w:rsidRPr="0045212B">
        <w:rPr>
          <w:rFonts w:asciiTheme="minorHAnsi" w:eastAsia="Cambria Math" w:hAnsiTheme="minorHAnsi" w:cstheme="minorHAnsi"/>
        </w:rPr>
        <w:t>*</w:t>
      </w:r>
    </w:p>
    <w:p w14:paraId="28E0E4EE" w14:textId="20B21280" w:rsidR="00DF0F64" w:rsidRPr="0045212B" w:rsidRDefault="00DF0F64" w:rsidP="001E7D0F">
      <w:pPr>
        <w:jc w:val="both"/>
        <w:rPr>
          <w:rFonts w:asciiTheme="minorHAnsi" w:hAnsiTheme="minorHAnsi" w:cstheme="minorHAnsi"/>
        </w:rPr>
      </w:pPr>
    </w:p>
    <w:p w14:paraId="694075C9" w14:textId="2A83111A" w:rsidR="00DF0F64" w:rsidRPr="0045212B" w:rsidRDefault="000843F0" w:rsidP="001E7D0F">
      <w:pPr>
        <w:jc w:val="both"/>
        <w:rPr>
          <w:rFonts w:asciiTheme="minorHAnsi" w:hAnsiTheme="minorHAnsi" w:cstheme="minorHAnsi"/>
        </w:rPr>
      </w:pPr>
      <w:r w:rsidRPr="0045212B">
        <w:rPr>
          <w:rFonts w:asciiTheme="minorHAnsi" w:hAnsiTheme="minorHAnsi" w:cstheme="minorHAnsi"/>
        </w:rPr>
        <w:t>The panel is shaded according to the</w:t>
      </w:r>
      <w:r w:rsidR="00C20A41" w:rsidRPr="0045212B">
        <w:rPr>
          <w:rFonts w:asciiTheme="minorHAnsi" w:hAnsiTheme="minorHAnsi" w:cstheme="minorHAnsi"/>
        </w:rPr>
        <w:t xml:space="preserve"> TCRE, with each </w:t>
      </w:r>
      <w:r w:rsidRPr="0045212B">
        <w:rPr>
          <w:rFonts w:asciiTheme="minorHAnsi" w:hAnsiTheme="minorHAnsi" w:cstheme="minorHAnsi"/>
        </w:rPr>
        <w:t xml:space="preserve">region </w:t>
      </w:r>
      <w:r w:rsidR="00C20A41" w:rsidRPr="0045212B">
        <w:rPr>
          <w:rFonts w:asciiTheme="minorHAnsi" w:hAnsiTheme="minorHAnsi" w:cstheme="minorHAnsi"/>
        </w:rPr>
        <w:t>marked with the TCRE value</w:t>
      </w:r>
      <w:r w:rsidRPr="0045212B">
        <w:rPr>
          <w:rFonts w:asciiTheme="minorHAnsi" w:hAnsiTheme="minorHAnsi" w:cstheme="minorHAnsi"/>
        </w:rPr>
        <w:t xml:space="preserve"> to the nearest 0.5 </w:t>
      </w:r>
      <w:r w:rsidRPr="0045212B">
        <w:rPr>
          <w:rFonts w:ascii="Cambria Math" w:eastAsia="Cambria Math" w:hAnsi="Cambria Math" w:cs="Cambria Math"/>
        </w:rPr>
        <w:t>℃</w:t>
      </w:r>
      <w:r w:rsidRPr="0045212B">
        <w:rPr>
          <w:rFonts w:asciiTheme="minorHAnsi" w:hAnsiTheme="minorHAnsi" w:cstheme="minorHAnsi"/>
        </w:rPr>
        <w:t>/</w:t>
      </w:r>
      <w:proofErr w:type="spellStart"/>
      <w:r w:rsidRPr="0045212B">
        <w:rPr>
          <w:rFonts w:asciiTheme="minorHAnsi" w:hAnsiTheme="minorHAnsi" w:cstheme="minorHAnsi"/>
        </w:rPr>
        <w:t>TtC</w:t>
      </w:r>
      <w:proofErr w:type="spellEnd"/>
      <w:r w:rsidR="00C20A41" w:rsidRPr="0045212B">
        <w:rPr>
          <w:rFonts w:asciiTheme="minorHAnsi" w:hAnsiTheme="minorHAnsi" w:cstheme="minorHAnsi"/>
        </w:rPr>
        <w:t xml:space="preserve">. </w:t>
      </w:r>
      <w:r w:rsidR="00DF0F64" w:rsidRPr="0045212B">
        <w:rPr>
          <w:rFonts w:asciiTheme="minorHAnsi" w:hAnsiTheme="minorHAnsi" w:cstheme="minorHAnsi"/>
        </w:rPr>
        <w:t xml:space="preserve">Higher TCREs correspond to smaller remaining </w:t>
      </w:r>
      <w:r w:rsidR="00C20A41" w:rsidRPr="0045212B">
        <w:rPr>
          <w:rFonts w:asciiTheme="minorHAnsi" w:hAnsiTheme="minorHAnsi" w:cstheme="minorHAnsi"/>
        </w:rPr>
        <w:t xml:space="preserve">total </w:t>
      </w:r>
      <w:r w:rsidR="00DF0F64" w:rsidRPr="0045212B">
        <w:rPr>
          <w:rFonts w:asciiTheme="minorHAnsi" w:hAnsiTheme="minorHAnsi" w:cstheme="minorHAnsi"/>
        </w:rPr>
        <w:t>budgets and vice versa. Black filled circles show the position of each scenario</w:t>
      </w:r>
      <w:r w:rsidR="002A0537" w:rsidRPr="0045212B">
        <w:rPr>
          <w:rFonts w:asciiTheme="minorHAnsi" w:hAnsiTheme="minorHAnsi" w:cstheme="minorHAnsi"/>
        </w:rPr>
        <w:t>’</w:t>
      </w:r>
      <w:r w:rsidR="00DF0F64" w:rsidRPr="0045212B">
        <w:rPr>
          <w:rFonts w:asciiTheme="minorHAnsi" w:hAnsiTheme="minorHAnsi" w:cstheme="minorHAnsi"/>
        </w:rPr>
        <w:t>s CO</w:t>
      </w:r>
      <w:r w:rsidR="00DF0F64" w:rsidRPr="0045212B">
        <w:rPr>
          <w:rFonts w:asciiTheme="minorHAnsi" w:hAnsiTheme="minorHAnsi" w:cstheme="minorHAnsi"/>
          <w:vertAlign w:val="subscript"/>
        </w:rPr>
        <w:t>2</w:t>
      </w:r>
      <w:r w:rsidR="00DF0F64" w:rsidRPr="0045212B">
        <w:rPr>
          <w:rFonts w:asciiTheme="minorHAnsi" w:hAnsiTheme="minorHAnsi" w:cstheme="minorHAnsi"/>
        </w:rPr>
        <w:t xml:space="preserve"> and non-CO</w:t>
      </w:r>
      <w:r w:rsidR="00DF0F64" w:rsidRPr="0045212B">
        <w:rPr>
          <w:rFonts w:asciiTheme="minorHAnsi" w:hAnsiTheme="minorHAnsi" w:cstheme="minorHAnsi"/>
          <w:vertAlign w:val="subscript"/>
        </w:rPr>
        <w:t>2</w:t>
      </w:r>
      <w:r w:rsidR="00DF0F64" w:rsidRPr="0045212B">
        <w:rPr>
          <w:rFonts w:asciiTheme="minorHAnsi" w:hAnsiTheme="minorHAnsi" w:cstheme="minorHAnsi"/>
        </w:rPr>
        <w:t xml:space="preserve"> CO</w:t>
      </w:r>
      <w:r w:rsidR="00DF0F64" w:rsidRPr="0045212B">
        <w:rPr>
          <w:rFonts w:asciiTheme="minorHAnsi" w:hAnsiTheme="minorHAnsi" w:cstheme="minorHAnsi"/>
          <w:vertAlign w:val="subscript"/>
        </w:rPr>
        <w:t>2</w:t>
      </w:r>
      <w:r w:rsidR="00DF0F64" w:rsidRPr="0045212B">
        <w:rPr>
          <w:rFonts w:asciiTheme="minorHAnsi" w:hAnsiTheme="minorHAnsi" w:cstheme="minorHAnsi"/>
        </w:rPr>
        <w:t>-fe emissions budgets for all 1.5</w:t>
      </w:r>
      <w:r w:rsidR="00DF0F64" w:rsidRPr="0045212B">
        <w:rPr>
          <w:rFonts w:ascii="Cambria Math" w:eastAsia="Cambria Math" w:hAnsi="Cambria Math" w:cs="Cambria Math"/>
        </w:rPr>
        <w:t>℃</w:t>
      </w:r>
      <w:r w:rsidR="00DF0F64" w:rsidRPr="0045212B">
        <w:rPr>
          <w:rFonts w:asciiTheme="minorHAnsi" w:hAnsiTheme="minorHAnsi" w:cstheme="minorHAnsi"/>
        </w:rPr>
        <w:t>-compatible scenarios plotted in figure 1</w:t>
      </w:r>
      <w:proofErr w:type="gramStart"/>
      <w:r w:rsidR="00DF0F64" w:rsidRPr="0045212B">
        <w:rPr>
          <w:rFonts w:asciiTheme="minorHAnsi" w:hAnsiTheme="minorHAnsi" w:cstheme="minorHAnsi"/>
        </w:rPr>
        <w:t>c,d</w:t>
      </w:r>
      <w:proofErr w:type="gramEnd"/>
      <w:r w:rsidR="00181495" w:rsidRPr="0045212B">
        <w:rPr>
          <w:rFonts w:asciiTheme="minorHAnsi" w:hAnsiTheme="minorHAnsi" w:cstheme="minorHAnsi"/>
        </w:rPr>
        <w:t xml:space="preserve"> (coloured dark blue)</w:t>
      </w:r>
      <w:r w:rsidR="00DF0F64" w:rsidRPr="0045212B">
        <w:rPr>
          <w:rFonts w:asciiTheme="minorHAnsi" w:hAnsiTheme="minorHAnsi" w:cstheme="minorHAnsi"/>
        </w:rPr>
        <w:t>.</w:t>
      </w:r>
      <w:r w:rsidR="00181495" w:rsidRPr="0045212B">
        <w:rPr>
          <w:rFonts w:asciiTheme="minorHAnsi" w:hAnsiTheme="minorHAnsi" w:cstheme="minorHAnsi"/>
        </w:rPr>
        <w:t xml:space="preserve"> Vertical and horizontal </w:t>
      </w:r>
      <w:r w:rsidR="00ED7714" w:rsidRPr="0045212B">
        <w:rPr>
          <w:rFonts w:asciiTheme="minorHAnsi" w:hAnsiTheme="minorHAnsi" w:cstheme="minorHAnsi"/>
        </w:rPr>
        <w:t xml:space="preserve">dashed </w:t>
      </w:r>
      <w:r w:rsidR="00181495" w:rsidRPr="0045212B">
        <w:rPr>
          <w:rFonts w:asciiTheme="minorHAnsi" w:hAnsiTheme="minorHAnsi" w:cstheme="minorHAnsi"/>
        </w:rPr>
        <w:t xml:space="preserve">lines highlight the range of budgets sampled by the </w:t>
      </w:r>
      <w:r w:rsidR="00C20A41" w:rsidRPr="0045212B">
        <w:rPr>
          <w:rFonts w:asciiTheme="minorHAnsi" w:hAnsiTheme="minorHAnsi" w:cstheme="minorHAnsi"/>
        </w:rPr>
        <w:t xml:space="preserve">IIASA </w:t>
      </w:r>
      <w:r w:rsidR="00181495" w:rsidRPr="0045212B">
        <w:rPr>
          <w:rFonts w:asciiTheme="minorHAnsi" w:hAnsiTheme="minorHAnsi" w:cstheme="minorHAnsi"/>
        </w:rPr>
        <w:t>SR15 scenario database</w:t>
      </w:r>
      <w:r w:rsidR="00C20A41" w:rsidRPr="0045212B">
        <w:rPr>
          <w:rFonts w:asciiTheme="minorHAnsi" w:hAnsiTheme="minorHAnsi" w:cstheme="minorHAnsi"/>
        </w:rPr>
        <w:fldChar w:fldCharType="begin"/>
      </w:r>
      <w:r w:rsidR="00C20A41" w:rsidRPr="0045212B">
        <w:rPr>
          <w:rFonts w:asciiTheme="minorHAnsi" w:hAnsiTheme="minorHAnsi" w:cstheme="minorHAnsi"/>
        </w:rPr>
        <w:instrText xml:space="preserve"> ADDIN ZOTERO_ITEM CSL_CITATION {"citationID":"N3qB8Ydu","properties":{"formattedCitation":"\\super 8\\nosupersub{}","plainCitation":"8","noteIndex":0},"citationItems":[{"id":219,"uris":["http://zotero.org/users/local/uNYZvaCf/items/LX65DKCI"],"uri":["http://zotero.org/users/local/uNYZvaCf/items/LX65DKCI"],"itemData":{"id":219,"type":"book","title":"IAMC 1.5°C Scenario Explorer and Data hosted by IIASA","publisher":"Integrated Assessment Modeling Consortium &amp; International Institute for Applied Systems Analysis","note":"Published: Integrated Assessment Modeling Consortium &amp; International Institute for Applied Systems Analysis\nDOI: 10.22022/SR15/08-2018.15429","author":[{"family":"Huppmann","given":"Daniel"},{"family":"Kriegler","given":"Elmar"},{"family":"Krey","given":"Volker"},{"family":"Riahi","given":"Keywan"},{"family":"Rogelj","given":"Joeri"},{"family":"Rose","given":"Steven K."},{"family":"Weyant","given":"John"},{"family":"Bauer","given":"Nico"},{"family":"Bertram","given":"Christoph"},{"family":"Bosetti","given":"Valentina"},{"family":"Calvin","given":"Katherine"},{"family":"Doelman","given":"Jonathan"},{"family":"Drouet","given":"Laurent"},{"family":"Emmerling","given":"Johannes"},{"family":"Frank","given":"Stefan"},{"family":"Fujimori","given":"Shinichiro"},{"family":"Gernaat","given":"David"},{"family":"Grubler","given":"Arnulf"},{"family":"Guivarch","given":"Celine"},{"family":"Haigh","given":"Martin"},{"family":"Holz","given":"Christian"},{"family":"Iyer","given":"Gokul"},{"family":"Kato","given":"Etsushi"},{"family":"Keramidas","given":"Kimon"},{"family":"Kitous","given":"Alban"},{"family":"Leblanc","given":"Florian"},{"family":"Liu","given":"Jing-Yu"},{"family":"Löffler","given":"Konstantin"},{"family":"Luderer","given":"Gunnar"},{"family":"Marcucci","given":"Adriana"},{"family":"McCollum","given":"David"},{"family":"Mima","given":"Silvana"},{"family":"Popp","given":"Alexander"},{"family":"Sands","given":"Ronald D."},{"family":"Sano","given":"Fuminori"},{"family":"Strefler","given":"Jessica"},{"family":"Tsutsui","given":"Junichi"},{"family":"Van Vuuren","given":"Detlef"},{"family":"Vrontisi","given":"Zoi"},{"family":"Wise","given":"Marshall"},{"family":"Zhang","given":"Runsen"}],"issued":{"date-parts":[["2018"]]}}}],"schema":"https://github.com/citation-style-language/schema/raw/master/csl-citation.json"} </w:instrText>
      </w:r>
      <w:r w:rsidR="00C20A41" w:rsidRPr="0045212B">
        <w:rPr>
          <w:rFonts w:asciiTheme="minorHAnsi" w:hAnsiTheme="minorHAnsi" w:cstheme="minorHAnsi"/>
        </w:rPr>
        <w:fldChar w:fldCharType="separate"/>
      </w:r>
      <w:r w:rsidR="00C20A41" w:rsidRPr="0045212B">
        <w:rPr>
          <w:rFonts w:asciiTheme="minorHAnsi" w:hAnsiTheme="minorHAnsi" w:cstheme="minorHAnsi"/>
          <w:vertAlign w:val="superscript"/>
        </w:rPr>
        <w:t>8</w:t>
      </w:r>
      <w:r w:rsidR="00C20A41" w:rsidRPr="0045212B">
        <w:rPr>
          <w:rFonts w:asciiTheme="minorHAnsi" w:hAnsiTheme="minorHAnsi" w:cstheme="minorHAnsi"/>
        </w:rPr>
        <w:fldChar w:fldCharType="end"/>
      </w:r>
      <w:r w:rsidR="00181495" w:rsidRPr="0045212B">
        <w:rPr>
          <w:rFonts w:asciiTheme="minorHAnsi" w:hAnsiTheme="minorHAnsi" w:cstheme="minorHAnsi"/>
        </w:rPr>
        <w:t xml:space="preserve">. Diagonal </w:t>
      </w:r>
      <w:r w:rsidR="00C20A41" w:rsidRPr="0045212B">
        <w:rPr>
          <w:rFonts w:asciiTheme="minorHAnsi" w:hAnsiTheme="minorHAnsi" w:cstheme="minorHAnsi"/>
        </w:rPr>
        <w:t xml:space="preserve">dash-dotted </w:t>
      </w:r>
      <w:r w:rsidR="00181495" w:rsidRPr="0045212B">
        <w:rPr>
          <w:rFonts w:asciiTheme="minorHAnsi" w:hAnsiTheme="minorHAnsi" w:cstheme="minorHAnsi"/>
        </w:rPr>
        <w:t>lines show the 5-95</w:t>
      </w:r>
      <w:r w:rsidR="00181495" w:rsidRPr="0045212B">
        <w:rPr>
          <w:rFonts w:asciiTheme="minorHAnsi" w:hAnsiTheme="minorHAnsi" w:cstheme="minorHAnsi"/>
          <w:vertAlign w:val="superscript"/>
        </w:rPr>
        <w:t>th</w:t>
      </w:r>
      <w:r w:rsidR="00181495" w:rsidRPr="0045212B">
        <w:rPr>
          <w:rFonts w:asciiTheme="minorHAnsi" w:hAnsiTheme="minorHAnsi" w:cstheme="minorHAnsi"/>
        </w:rPr>
        <w:t xml:space="preserve"> percentile range of TCRE values from the distribution plotted inset in figure </w:t>
      </w:r>
      <w:r w:rsidR="004157B3" w:rsidRPr="0045212B">
        <w:rPr>
          <w:rFonts w:asciiTheme="minorHAnsi" w:hAnsiTheme="minorHAnsi" w:cstheme="minorHAnsi"/>
        </w:rPr>
        <w:t>4</w:t>
      </w:r>
      <w:r w:rsidR="00181495" w:rsidRPr="0045212B">
        <w:rPr>
          <w:rFonts w:asciiTheme="minorHAnsi" w:hAnsiTheme="minorHAnsi" w:cstheme="minorHAnsi"/>
        </w:rPr>
        <w:t>c</w:t>
      </w:r>
      <w:r w:rsidR="00C20A41" w:rsidRPr="0045212B">
        <w:rPr>
          <w:rFonts w:asciiTheme="minorHAnsi" w:hAnsiTheme="minorHAnsi" w:cstheme="minorHAnsi"/>
        </w:rPr>
        <w:t>, and verified with the quoted likely-range in IPCCs AR5</w:t>
      </w:r>
      <w:r w:rsidR="00C20A41" w:rsidRPr="0045212B">
        <w:rPr>
          <w:rFonts w:asciiTheme="minorHAnsi" w:hAnsiTheme="minorHAnsi" w:cstheme="minorHAnsi"/>
        </w:rPr>
        <w:fldChar w:fldCharType="begin"/>
      </w:r>
      <w:r w:rsidR="00384993" w:rsidRPr="0045212B">
        <w:rPr>
          <w:rFonts w:asciiTheme="minorHAnsi" w:hAnsiTheme="minorHAnsi" w:cstheme="minorHAnsi"/>
        </w:rPr>
        <w:instrText xml:space="preserve"> ADDIN ZOTERO_ITEM CSL_CITATION {"citationID":"qPKX5ukR","properties":{"formattedCitation":"\\super 22\\nosupersub{}","plainCitation":"22","noteIndex":0},"citationItems":[{"id":271,"uris":["http://zotero.org/users/local/uNYZvaCf/items/T893RJ6Q"],"uri":["http://zotero.org/users/local/uNYZvaCf/items/T893RJ6Q"],"itemData":{"id":271,"type":"article-journal","title":"Long-term Climate Change: Projections, Commitments and Irreversibility","page":"108","source":"Zotero","language":"en","author":[{"family":"Collins","given":"Matthew"},{"family":"Knutti","given":"Reto"},{"family":"Arblaster","given":"Julie"},{"family":"Dufresne","given":"Jean-Louis"},{"family":"Fichefet","given":"Thierry"},{"family":"Gao","given":"Xuejie"},{"family":"Jr","given":"William J Gutowski"},{"family":"Johns","given":"Tim"},{"family":"Krinner","given":"Gerhard"},{"family":"Shongwe","given":"Mxolisi"},{"family":"Weaver","given":"Andrew J"},{"family":"Wehner","given":"Michael"},{"family":"Allen","given":"Myles R"},{"family":"Andrews","given":"Tim"},{"family":"Beyerle","given":"Urs"},{"family":"Bitz","given":"Cecilia M"},{"family":"Bony","given":"Sandrine"},{"family":"Booth","given":"Ben B B"},{"family":"Brooks","given":"Harold E"},{"family":"Brovkin","given":"Victor"},{"family":"Browne","given":"Oliver"},{"family":"Brutel-Vuilmet","given":"Claire"},{"family":"Cane","given":"Mark"},{"family":"Chadwick","given":"Robin"},{"family":"Cook","given":"Ed"},{"family":"Cook","given":"Kerry H"},{"family":"Eby","given":"Michael"},{"family":"Fasullo","given":"John"},{"family":"Forest","given":"Chris E"},{"family":"Forster","given":"Piers"},{"family":"Good","given":"Peter"},{"family":"Goosse","given":"Hugues"},{"family":"Gregory","given":"Jonathan M"},{"family":"Hegerl","given":"Gabriele C"},{"family":"Hezel","given":"Paul J"},{"family":"Hodges","given":"Kevin I"},{"family":"Holland","given":"Marika M"},{"family":"Huber","given":"Markus"},{"family":"Joshi","given":"Manoj"},{"family":"Kharin","given":"Viatcheslav"},{"family":"Kushnir","given":"Yochanan"},{"family":"Lawrence","given":"David M"},{"family":"Lee","given":"Robert W"},{"family":"Liddicoat","given":"Spencer"},{"family":"Lucas","given":"Christopher"},{"family":"Lucht","given":"Wolfgang"},{"family":"Marotzke","given":"Jochem"},{"family":"Massonnet","given":"François"},{"family":"Matthews","given":"H Damon"},{"family":"Meinshausen","given":"Malte"},{"family":"Morice","given":"Colin"},{"family":"Otto","given":"Alexander"},{"family":"Patricola","given":"Christina M"},{"family":"Philippon","given":"Gwenaëlle"},{"family":"Rahmstorf","given":"Stefan"},{"family":"Riley","given":"William J"},{"family":"Saenko","given":"Oleg"},{"family":"Seager","given":"Richard"},{"family":"Sedláček","given":"Jan"},{"family":"Shaffrey","given":"Len C"},{"family":"Shindell","given":"Drew"},{"family":"Sillmann","given":"Jana"},{"family":"Stevens","given":"Bjorn"},{"family":"Stott","given":"Peter A"},{"family":"Webb","given":"Robert"},{"family":"Zappa","given":"Giuseppe"},{"family":"Zickfeld","given":"Kirsten"},{"family":"Joussaume","given":"Sylvie"},{"family":"Mokssit","given":"Abdalah"},{"family":"Taylor","given":"Karl"},{"family":"Tett","given":"Simon"}]}}],"schema":"https://github.com/citation-style-language/schema/raw/master/csl-citation.json"} </w:instrText>
      </w:r>
      <w:r w:rsidR="00C20A41" w:rsidRPr="0045212B">
        <w:rPr>
          <w:rFonts w:asciiTheme="minorHAnsi" w:hAnsiTheme="minorHAnsi" w:cstheme="minorHAnsi"/>
        </w:rPr>
        <w:fldChar w:fldCharType="separate"/>
      </w:r>
      <w:r w:rsidR="00384993" w:rsidRPr="0045212B">
        <w:rPr>
          <w:rFonts w:ascii="Calibri" w:hAnsiTheme="minorHAnsi" w:cs="Calibri"/>
          <w:vertAlign w:val="superscript"/>
        </w:rPr>
        <w:t>22</w:t>
      </w:r>
      <w:r w:rsidR="00C20A41" w:rsidRPr="0045212B">
        <w:rPr>
          <w:rFonts w:asciiTheme="minorHAnsi" w:hAnsiTheme="minorHAnsi" w:cstheme="minorHAnsi"/>
        </w:rPr>
        <w:fldChar w:fldCharType="end"/>
      </w:r>
      <w:r w:rsidR="00181495" w:rsidRPr="0045212B">
        <w:rPr>
          <w:rFonts w:asciiTheme="minorHAnsi" w:hAnsiTheme="minorHAnsi" w:cstheme="minorHAnsi"/>
        </w:rPr>
        <w:t>.</w:t>
      </w:r>
      <w:r w:rsidR="00C20A41" w:rsidRPr="0045212B">
        <w:rPr>
          <w:rFonts w:asciiTheme="minorHAnsi" w:hAnsiTheme="minorHAnsi" w:cstheme="minorHAnsi"/>
        </w:rPr>
        <w:t xml:space="preserve"> </w:t>
      </w:r>
      <w:r w:rsidR="00181495" w:rsidRPr="0045212B">
        <w:rPr>
          <w:rFonts w:asciiTheme="minorHAnsi" w:hAnsiTheme="minorHAnsi" w:cstheme="minorHAnsi"/>
        </w:rPr>
        <w:t>The large blue dot shows the median SR15 1.5</w:t>
      </w:r>
      <w:r w:rsidR="00181495" w:rsidRPr="0045212B">
        <w:rPr>
          <w:rFonts w:ascii="Cambria Math" w:eastAsia="Cambria Math" w:hAnsi="Cambria Math" w:cs="Cambria Math"/>
        </w:rPr>
        <w:t>℃</w:t>
      </w:r>
      <w:r w:rsidR="00181495" w:rsidRPr="0045212B">
        <w:rPr>
          <w:rFonts w:asciiTheme="minorHAnsi" w:hAnsiTheme="minorHAnsi" w:cstheme="minorHAnsi"/>
        </w:rPr>
        <w:t>-compatible scenario</w:t>
      </w:r>
      <w:r w:rsidR="0086327C" w:rsidRPr="0045212B">
        <w:rPr>
          <w:rFonts w:asciiTheme="minorHAnsi" w:hAnsiTheme="minorHAnsi" w:cstheme="minorHAnsi"/>
        </w:rPr>
        <w:t xml:space="preserve"> (CO</w:t>
      </w:r>
      <w:r w:rsidR="0086327C" w:rsidRPr="0045212B">
        <w:rPr>
          <w:rFonts w:asciiTheme="minorHAnsi" w:hAnsiTheme="minorHAnsi" w:cstheme="minorHAnsi"/>
          <w:vertAlign w:val="subscript"/>
        </w:rPr>
        <w:t>2</w:t>
      </w:r>
      <w:r w:rsidR="0086327C" w:rsidRPr="0045212B">
        <w:rPr>
          <w:rFonts w:asciiTheme="minorHAnsi" w:hAnsiTheme="minorHAnsi" w:cstheme="minorHAnsi"/>
        </w:rPr>
        <w:t xml:space="preserve"> = 540 GtCO</w:t>
      </w:r>
      <w:r w:rsidR="0086327C" w:rsidRPr="0045212B">
        <w:rPr>
          <w:rFonts w:asciiTheme="minorHAnsi" w:hAnsiTheme="minorHAnsi" w:cstheme="minorHAnsi"/>
          <w:vertAlign w:val="subscript"/>
        </w:rPr>
        <w:t>2</w:t>
      </w:r>
      <w:r w:rsidR="0086327C" w:rsidRPr="0045212B">
        <w:rPr>
          <w:rFonts w:asciiTheme="minorHAnsi" w:hAnsiTheme="minorHAnsi" w:cstheme="minorHAnsi"/>
        </w:rPr>
        <w:t>, non-CO</w:t>
      </w:r>
      <w:r w:rsidR="0086327C" w:rsidRPr="0045212B">
        <w:rPr>
          <w:rFonts w:asciiTheme="minorHAnsi" w:hAnsiTheme="minorHAnsi" w:cstheme="minorHAnsi"/>
          <w:vertAlign w:val="subscript"/>
        </w:rPr>
        <w:t>2</w:t>
      </w:r>
      <w:r w:rsidR="0086327C" w:rsidRPr="0045212B">
        <w:rPr>
          <w:rFonts w:asciiTheme="minorHAnsi" w:hAnsiTheme="minorHAnsi" w:cstheme="minorHAnsi"/>
        </w:rPr>
        <w:t xml:space="preserve"> = 1</w:t>
      </w:r>
      <w:r w:rsidR="001C6180" w:rsidRPr="0045212B">
        <w:rPr>
          <w:rFonts w:asciiTheme="minorHAnsi" w:hAnsiTheme="minorHAnsi" w:cstheme="minorHAnsi"/>
        </w:rPr>
        <w:t>90</w:t>
      </w:r>
      <w:r w:rsidR="0086327C" w:rsidRPr="0045212B">
        <w:rPr>
          <w:rFonts w:asciiTheme="minorHAnsi" w:hAnsiTheme="minorHAnsi" w:cstheme="minorHAnsi"/>
        </w:rPr>
        <w:t xml:space="preserve"> GtCO</w:t>
      </w:r>
      <w:r w:rsidR="0086327C" w:rsidRPr="0045212B">
        <w:rPr>
          <w:rFonts w:asciiTheme="minorHAnsi" w:hAnsiTheme="minorHAnsi" w:cstheme="minorHAnsi"/>
          <w:vertAlign w:val="subscript"/>
        </w:rPr>
        <w:t>2</w:t>
      </w:r>
      <w:r w:rsidR="001C6180" w:rsidRPr="0045212B">
        <w:rPr>
          <w:rFonts w:asciiTheme="minorHAnsi" w:hAnsiTheme="minorHAnsi" w:cstheme="minorHAnsi"/>
        </w:rPr>
        <w:t>, Total = 700 GtCO</w:t>
      </w:r>
      <w:r w:rsidR="001C6180" w:rsidRPr="0045212B">
        <w:rPr>
          <w:rFonts w:asciiTheme="minorHAnsi" w:hAnsiTheme="minorHAnsi" w:cstheme="minorHAnsi"/>
          <w:vertAlign w:val="subscript"/>
        </w:rPr>
        <w:t>2</w:t>
      </w:r>
      <w:r w:rsidR="001C6180" w:rsidRPr="0045212B">
        <w:rPr>
          <w:rFonts w:asciiTheme="minorHAnsi" w:hAnsiTheme="minorHAnsi" w:cstheme="minorHAnsi"/>
        </w:rPr>
        <w:t>)</w:t>
      </w:r>
      <w:r w:rsidR="00181495" w:rsidRPr="0045212B">
        <w:rPr>
          <w:rFonts w:asciiTheme="minorHAnsi" w:hAnsiTheme="minorHAnsi" w:cstheme="minorHAnsi"/>
        </w:rPr>
        <w:t xml:space="preserve">. </w:t>
      </w:r>
    </w:p>
    <w:p w14:paraId="328E31C4" w14:textId="3FA125EF" w:rsidR="00181495" w:rsidRPr="0045212B" w:rsidRDefault="00181495" w:rsidP="001E7D0F">
      <w:pPr>
        <w:jc w:val="both"/>
        <w:rPr>
          <w:rFonts w:asciiTheme="minorHAnsi" w:hAnsiTheme="minorHAnsi" w:cstheme="minorHAnsi"/>
        </w:rPr>
      </w:pPr>
    </w:p>
    <w:p w14:paraId="76903DFA" w14:textId="50AFF128" w:rsidR="00181495" w:rsidRPr="0045212B" w:rsidRDefault="00C20A41" w:rsidP="001E7D0F">
      <w:pPr>
        <w:jc w:val="both"/>
        <w:rPr>
          <w:rFonts w:asciiTheme="minorHAnsi" w:hAnsiTheme="minorHAnsi" w:cstheme="minorHAnsi"/>
        </w:rPr>
      </w:pPr>
      <w:r w:rsidRPr="0045212B">
        <w:rPr>
          <w:rFonts w:asciiTheme="minorHAnsi" w:hAnsiTheme="minorHAnsi" w:cstheme="minorHAnsi"/>
        </w:rPr>
        <w:t>F</w:t>
      </w:r>
      <w:r w:rsidR="0041704B" w:rsidRPr="0045212B">
        <w:rPr>
          <w:rFonts w:asciiTheme="minorHAnsi" w:hAnsiTheme="minorHAnsi" w:cstheme="minorHAnsi"/>
        </w:rPr>
        <w:t xml:space="preserve">igure </w:t>
      </w:r>
      <w:r w:rsidR="004157B3" w:rsidRPr="0045212B">
        <w:rPr>
          <w:rFonts w:asciiTheme="minorHAnsi" w:hAnsiTheme="minorHAnsi" w:cstheme="minorHAnsi"/>
        </w:rPr>
        <w:t>5a</w:t>
      </w:r>
      <w:r w:rsidR="0041704B" w:rsidRPr="0045212B">
        <w:rPr>
          <w:rFonts w:asciiTheme="minorHAnsi" w:hAnsiTheme="minorHAnsi" w:cstheme="minorHAnsi"/>
        </w:rPr>
        <w:t xml:space="preserve"> </w:t>
      </w:r>
      <w:r w:rsidRPr="0045212B">
        <w:rPr>
          <w:rFonts w:asciiTheme="minorHAnsi" w:hAnsiTheme="minorHAnsi" w:cstheme="minorHAnsi"/>
        </w:rPr>
        <w:t>suggest</w:t>
      </w:r>
      <w:r w:rsidR="0041704B" w:rsidRPr="0045212B">
        <w:rPr>
          <w:rFonts w:asciiTheme="minorHAnsi" w:hAnsiTheme="minorHAnsi" w:cstheme="minorHAnsi"/>
        </w:rPr>
        <w:t>s t</w:t>
      </w:r>
      <w:r w:rsidR="00181495" w:rsidRPr="0045212B">
        <w:rPr>
          <w:rFonts w:asciiTheme="minorHAnsi" w:hAnsiTheme="minorHAnsi" w:cstheme="minorHAnsi"/>
        </w:rPr>
        <w:t xml:space="preserve">he IIASA SR15 database under-samples the total </w:t>
      </w:r>
      <w:r w:rsidR="0094692D" w:rsidRPr="0045212B">
        <w:rPr>
          <w:rFonts w:asciiTheme="minorHAnsi" w:hAnsiTheme="minorHAnsi" w:cstheme="minorHAnsi"/>
        </w:rPr>
        <w:t>‘</w:t>
      </w:r>
      <w:r w:rsidR="00181495" w:rsidRPr="0045212B">
        <w:rPr>
          <w:rFonts w:asciiTheme="minorHAnsi" w:hAnsiTheme="minorHAnsi" w:cstheme="minorHAnsi"/>
        </w:rPr>
        <w:t>budget space</w:t>
      </w:r>
      <w:r w:rsidR="0094692D" w:rsidRPr="0045212B">
        <w:rPr>
          <w:rFonts w:asciiTheme="minorHAnsi" w:hAnsiTheme="minorHAnsi" w:cstheme="minorHAnsi"/>
        </w:rPr>
        <w:t>’</w:t>
      </w:r>
      <w:r w:rsidR="00181495" w:rsidRPr="0045212B">
        <w:rPr>
          <w:rFonts w:asciiTheme="minorHAnsi" w:hAnsiTheme="minorHAnsi" w:cstheme="minorHAnsi"/>
        </w:rPr>
        <w:t xml:space="preserve"> accessible to remain consistent with a 1.5</w:t>
      </w:r>
      <w:r w:rsidR="00181495" w:rsidRPr="0045212B">
        <w:rPr>
          <w:rFonts w:ascii="Cambria Math" w:eastAsia="Cambria Math" w:hAnsi="Cambria Math" w:cs="Cambria Math"/>
        </w:rPr>
        <w:t>℃</w:t>
      </w:r>
      <w:r w:rsidR="00181495" w:rsidRPr="0045212B">
        <w:rPr>
          <w:rFonts w:asciiTheme="minorHAnsi" w:hAnsiTheme="minorHAnsi" w:cstheme="minorHAnsi"/>
        </w:rPr>
        <w:t xml:space="preserve"> world.</w:t>
      </w:r>
      <w:r w:rsidR="00C1009C" w:rsidRPr="0045212B">
        <w:rPr>
          <w:rFonts w:asciiTheme="minorHAnsi" w:hAnsiTheme="minorHAnsi" w:cstheme="minorHAnsi"/>
        </w:rPr>
        <w:t xml:space="preserve"> </w:t>
      </w:r>
      <w:r w:rsidR="00654E0F" w:rsidRPr="0045212B">
        <w:rPr>
          <w:rFonts w:asciiTheme="minorHAnsi" w:hAnsiTheme="minorHAnsi" w:cstheme="minorHAnsi"/>
        </w:rPr>
        <w:t xml:space="preserve">However, this </w:t>
      </w:r>
      <w:r w:rsidR="00C1009C" w:rsidRPr="0045212B">
        <w:rPr>
          <w:rFonts w:asciiTheme="minorHAnsi" w:hAnsiTheme="minorHAnsi" w:cstheme="minorHAnsi"/>
        </w:rPr>
        <w:t xml:space="preserve">judgement </w:t>
      </w:r>
      <w:r w:rsidR="00654E0F" w:rsidRPr="0045212B">
        <w:rPr>
          <w:rFonts w:asciiTheme="minorHAnsi" w:hAnsiTheme="minorHAnsi" w:cstheme="minorHAnsi"/>
        </w:rPr>
        <w:t xml:space="preserve">makes no assessment of </w:t>
      </w:r>
      <w:r w:rsidRPr="0045212B">
        <w:rPr>
          <w:rFonts w:asciiTheme="minorHAnsi" w:hAnsiTheme="minorHAnsi" w:cstheme="minorHAnsi"/>
        </w:rPr>
        <w:t>each budget</w:t>
      </w:r>
      <w:r w:rsidR="00C63122" w:rsidRPr="0045212B">
        <w:rPr>
          <w:rFonts w:asciiTheme="minorHAnsi" w:hAnsiTheme="minorHAnsi" w:cstheme="minorHAnsi"/>
        </w:rPr>
        <w:t xml:space="preserve">’s </w:t>
      </w:r>
      <w:r w:rsidR="00654E0F" w:rsidRPr="0045212B">
        <w:rPr>
          <w:rFonts w:asciiTheme="minorHAnsi" w:hAnsiTheme="minorHAnsi" w:cstheme="minorHAnsi"/>
        </w:rPr>
        <w:t xml:space="preserve">feasibility in </w:t>
      </w:r>
      <w:r w:rsidRPr="0045212B">
        <w:rPr>
          <w:rFonts w:asciiTheme="minorHAnsi" w:hAnsiTheme="minorHAnsi" w:cstheme="minorHAnsi"/>
        </w:rPr>
        <w:t>reality</w:t>
      </w:r>
      <w:r w:rsidR="00654E0F" w:rsidRPr="0045212B">
        <w:rPr>
          <w:rFonts w:asciiTheme="minorHAnsi" w:hAnsiTheme="minorHAnsi" w:cstheme="minorHAnsi"/>
        </w:rPr>
        <w:t xml:space="preserve">. </w:t>
      </w:r>
      <w:r w:rsidR="00181495" w:rsidRPr="0045212B">
        <w:rPr>
          <w:rFonts w:asciiTheme="minorHAnsi" w:hAnsiTheme="minorHAnsi" w:cstheme="minorHAnsi"/>
        </w:rPr>
        <w:t>For example</w:t>
      </w:r>
      <w:r w:rsidR="00F35361" w:rsidRPr="0045212B">
        <w:rPr>
          <w:rFonts w:asciiTheme="minorHAnsi" w:hAnsiTheme="minorHAnsi" w:cstheme="minorHAnsi"/>
        </w:rPr>
        <w:t>,</w:t>
      </w:r>
      <w:r w:rsidR="00181495" w:rsidRPr="0045212B">
        <w:rPr>
          <w:rFonts w:asciiTheme="minorHAnsi" w:hAnsiTheme="minorHAnsi" w:cstheme="minorHAnsi"/>
        </w:rPr>
        <w:t xml:space="preserve"> the</w:t>
      </w:r>
      <w:r w:rsidR="00654E0F" w:rsidRPr="0045212B">
        <w:rPr>
          <w:rFonts w:asciiTheme="minorHAnsi" w:hAnsiTheme="minorHAnsi" w:cstheme="minorHAnsi"/>
        </w:rPr>
        <w:t>re are scenarios in which the remaining CO</w:t>
      </w:r>
      <w:r w:rsidR="00654E0F" w:rsidRPr="0045212B">
        <w:rPr>
          <w:rFonts w:asciiTheme="minorHAnsi" w:hAnsiTheme="minorHAnsi" w:cstheme="minorHAnsi"/>
          <w:vertAlign w:val="subscript"/>
        </w:rPr>
        <w:t>2</w:t>
      </w:r>
      <w:r w:rsidR="00654E0F" w:rsidRPr="0045212B">
        <w:rPr>
          <w:rFonts w:asciiTheme="minorHAnsi" w:hAnsiTheme="minorHAnsi" w:cstheme="minorHAnsi"/>
        </w:rPr>
        <w:t xml:space="preserve"> budget is assumed near-zero and the majority of remaining emissions come in the form of other pollutants contributions to warming. </w:t>
      </w:r>
      <w:r w:rsidRPr="0045212B">
        <w:rPr>
          <w:rFonts w:asciiTheme="minorHAnsi" w:hAnsiTheme="minorHAnsi" w:cstheme="minorHAnsi"/>
        </w:rPr>
        <w:t>The reality of almost immediate cessation of CO</w:t>
      </w:r>
      <w:r w:rsidRPr="0045212B">
        <w:rPr>
          <w:rFonts w:asciiTheme="minorHAnsi" w:hAnsiTheme="minorHAnsi" w:cstheme="minorHAnsi"/>
          <w:vertAlign w:val="subscript"/>
        </w:rPr>
        <w:t>2</w:t>
      </w:r>
      <w:r w:rsidRPr="0045212B">
        <w:rPr>
          <w:rFonts w:asciiTheme="minorHAnsi" w:hAnsiTheme="minorHAnsi" w:cstheme="minorHAnsi"/>
        </w:rPr>
        <w:t xml:space="preserve"> emissions </w:t>
      </w:r>
      <w:r w:rsidR="00C63122" w:rsidRPr="0045212B">
        <w:rPr>
          <w:rFonts w:asciiTheme="minorHAnsi" w:hAnsiTheme="minorHAnsi" w:cstheme="minorHAnsi"/>
        </w:rPr>
        <w:t>to allow</w:t>
      </w:r>
      <w:r w:rsidRPr="0045212B">
        <w:rPr>
          <w:rFonts w:asciiTheme="minorHAnsi" w:hAnsiTheme="minorHAnsi" w:cstheme="minorHAnsi"/>
        </w:rPr>
        <w:t xml:space="preserve"> </w:t>
      </w:r>
      <w:r w:rsidR="00C63122" w:rsidRPr="0045212B">
        <w:rPr>
          <w:rFonts w:asciiTheme="minorHAnsi" w:hAnsiTheme="minorHAnsi" w:cstheme="minorHAnsi"/>
        </w:rPr>
        <w:t xml:space="preserve">the allocation of </w:t>
      </w:r>
      <w:r w:rsidRPr="0045212B">
        <w:rPr>
          <w:rFonts w:asciiTheme="minorHAnsi" w:hAnsiTheme="minorHAnsi" w:cstheme="minorHAnsi"/>
        </w:rPr>
        <w:t xml:space="preserve">the remainder of the budget </w:t>
      </w:r>
      <w:r w:rsidR="00C1009C" w:rsidRPr="0045212B">
        <w:rPr>
          <w:rFonts w:asciiTheme="minorHAnsi" w:hAnsiTheme="minorHAnsi" w:cstheme="minorHAnsi"/>
        </w:rPr>
        <w:t>to</w:t>
      </w:r>
      <w:r w:rsidRPr="0045212B">
        <w:rPr>
          <w:rFonts w:asciiTheme="minorHAnsi" w:hAnsiTheme="minorHAnsi" w:cstheme="minorHAnsi"/>
        </w:rPr>
        <w:t xml:space="preserve"> other climate pollutants is extremely unlikely considering the investment in CO</w:t>
      </w:r>
      <w:r w:rsidRPr="0045212B">
        <w:rPr>
          <w:rFonts w:asciiTheme="minorHAnsi" w:hAnsiTheme="minorHAnsi" w:cstheme="minorHAnsi"/>
          <w:vertAlign w:val="subscript"/>
        </w:rPr>
        <w:t>2</w:t>
      </w:r>
      <w:r w:rsidRPr="0045212B">
        <w:rPr>
          <w:rFonts w:asciiTheme="minorHAnsi" w:hAnsiTheme="minorHAnsi" w:cstheme="minorHAnsi"/>
        </w:rPr>
        <w:t xml:space="preserve">-based infrastructure likely to demand continued emissions for at least the </w:t>
      </w:r>
      <w:r w:rsidR="00C63122" w:rsidRPr="0045212B">
        <w:rPr>
          <w:rFonts w:asciiTheme="minorHAnsi" w:hAnsiTheme="minorHAnsi" w:cstheme="minorHAnsi"/>
        </w:rPr>
        <w:t xml:space="preserve">next </w:t>
      </w:r>
      <w:proofErr w:type="gramStart"/>
      <w:r w:rsidR="00C63122" w:rsidRPr="0045212B">
        <w:rPr>
          <w:rFonts w:asciiTheme="minorHAnsi" w:hAnsiTheme="minorHAnsi" w:cstheme="minorHAnsi"/>
        </w:rPr>
        <w:t>decade</w:t>
      </w:r>
      <w:r w:rsidR="00C1009C" w:rsidRPr="0045212B">
        <w:rPr>
          <w:rFonts w:asciiTheme="minorHAnsi" w:hAnsiTheme="minorHAnsi" w:cstheme="minorHAnsi"/>
        </w:rPr>
        <w:t>[</w:t>
      </w:r>
      <w:proofErr w:type="gramEnd"/>
      <w:r w:rsidR="00C1009C" w:rsidRPr="0045212B">
        <w:rPr>
          <w:rFonts w:asciiTheme="minorHAnsi" w:hAnsiTheme="minorHAnsi" w:cstheme="minorHAnsi"/>
        </w:rPr>
        <w:t>!Chris Smith paper!]</w:t>
      </w:r>
      <w:r w:rsidRPr="0045212B">
        <w:rPr>
          <w:rFonts w:asciiTheme="minorHAnsi" w:hAnsiTheme="minorHAnsi" w:cstheme="minorHAnsi"/>
        </w:rPr>
        <w:t xml:space="preserve">. </w:t>
      </w:r>
    </w:p>
    <w:p w14:paraId="144F16D7" w14:textId="0EAFDE36" w:rsidR="00654E0F" w:rsidRPr="0045212B" w:rsidRDefault="00654E0F" w:rsidP="001E7D0F">
      <w:pPr>
        <w:jc w:val="both"/>
        <w:rPr>
          <w:rFonts w:asciiTheme="minorHAnsi" w:hAnsiTheme="minorHAnsi" w:cstheme="minorHAnsi"/>
        </w:rPr>
      </w:pPr>
    </w:p>
    <w:p w14:paraId="7DB3E795" w14:textId="3BD6B1FC" w:rsidR="00654E0F" w:rsidRPr="0045212B" w:rsidRDefault="00654E0F" w:rsidP="001E7D0F">
      <w:pPr>
        <w:jc w:val="both"/>
        <w:rPr>
          <w:rFonts w:asciiTheme="minorHAnsi" w:hAnsiTheme="minorHAnsi" w:cstheme="minorHAnsi"/>
        </w:rPr>
      </w:pPr>
      <w:r w:rsidRPr="0045212B">
        <w:rPr>
          <w:rFonts w:asciiTheme="minorHAnsi" w:hAnsiTheme="minorHAnsi" w:cstheme="minorHAnsi"/>
        </w:rPr>
        <w:t xml:space="preserve">Disregarding this point, figure </w:t>
      </w:r>
      <w:r w:rsidR="004157B3" w:rsidRPr="0045212B">
        <w:rPr>
          <w:rFonts w:asciiTheme="minorHAnsi" w:hAnsiTheme="minorHAnsi" w:cstheme="minorHAnsi"/>
        </w:rPr>
        <w:t>5a</w:t>
      </w:r>
      <w:r w:rsidRPr="0045212B">
        <w:rPr>
          <w:rFonts w:asciiTheme="minorHAnsi" w:hAnsiTheme="minorHAnsi" w:cstheme="minorHAnsi"/>
        </w:rPr>
        <w:t xml:space="preserve"> still tells us something about the scenarios sampled in the SR15 report. Because of their underlying model</w:t>
      </w:r>
      <w:r w:rsidR="00257ED1" w:rsidRPr="0045212B">
        <w:rPr>
          <w:rFonts w:asciiTheme="minorHAnsi" w:hAnsiTheme="minorHAnsi" w:cstheme="minorHAnsi"/>
        </w:rPr>
        <w:t xml:space="preserve"> assumptions </w:t>
      </w:r>
      <w:r w:rsidRPr="0045212B">
        <w:rPr>
          <w:rFonts w:asciiTheme="minorHAnsi" w:hAnsiTheme="minorHAnsi" w:cstheme="minorHAnsi"/>
        </w:rPr>
        <w:t>the scenarios</w:t>
      </w:r>
      <w:r w:rsidR="00257ED1" w:rsidRPr="0045212B">
        <w:rPr>
          <w:rFonts w:asciiTheme="minorHAnsi" w:hAnsiTheme="minorHAnsi" w:cstheme="minorHAnsi"/>
        </w:rPr>
        <w:t xml:space="preserve"> used in SR15’s budget calculations</w:t>
      </w:r>
      <w:r w:rsidRPr="0045212B">
        <w:rPr>
          <w:rFonts w:asciiTheme="minorHAnsi" w:hAnsiTheme="minorHAnsi" w:cstheme="minorHAnsi"/>
        </w:rPr>
        <w:t xml:space="preserve"> seem to assume (on average) a relatively high TCRE (</w:t>
      </w:r>
      <w:r w:rsidR="00257ED1" w:rsidRPr="0045212B">
        <w:rPr>
          <w:rFonts w:asciiTheme="minorHAnsi" w:hAnsiTheme="minorHAnsi" w:cstheme="minorHAnsi"/>
        </w:rPr>
        <w:t xml:space="preserve">1.85 </w:t>
      </w:r>
      <w:r w:rsidR="00257ED1" w:rsidRPr="0045212B">
        <w:rPr>
          <w:rFonts w:asciiTheme="minorHAnsi" w:eastAsia="Cambria Math" w:hAnsiTheme="minorHAnsi" w:cstheme="minorHAnsi"/>
        </w:rPr>
        <w:t>K</w:t>
      </w:r>
      <w:r w:rsidR="00257ED1" w:rsidRPr="0045212B">
        <w:rPr>
          <w:rFonts w:asciiTheme="minorHAnsi" w:hAnsiTheme="minorHAnsi" w:cstheme="minorHAnsi"/>
        </w:rPr>
        <w:t>/</w:t>
      </w:r>
      <w:proofErr w:type="spellStart"/>
      <w:r w:rsidR="00257ED1" w:rsidRPr="0045212B">
        <w:rPr>
          <w:rFonts w:asciiTheme="minorHAnsi" w:hAnsiTheme="minorHAnsi" w:cstheme="minorHAnsi"/>
        </w:rPr>
        <w:t>TtC</w:t>
      </w:r>
      <w:proofErr w:type="spellEnd"/>
      <w:r w:rsidRPr="0045212B">
        <w:rPr>
          <w:rFonts w:asciiTheme="minorHAnsi" w:hAnsiTheme="minorHAnsi" w:cstheme="minorHAnsi"/>
        </w:rPr>
        <w:t>)</w:t>
      </w:r>
      <w:r w:rsidR="00C1009C" w:rsidRPr="0045212B">
        <w:rPr>
          <w:rFonts w:asciiTheme="minorHAnsi" w:hAnsiTheme="minorHAnsi" w:cstheme="minorHAnsi"/>
        </w:rPr>
        <w:t xml:space="preserve"> </w:t>
      </w:r>
      <w:r w:rsidR="00C1009C" w:rsidRPr="0045212B">
        <w:rPr>
          <w:rFonts w:asciiTheme="minorHAnsi" w:hAnsiTheme="minorHAnsi" w:cstheme="minorHAnsi"/>
          <w:color w:val="FF0000"/>
        </w:rPr>
        <w:t>Does it though if we use GSAT?</w:t>
      </w:r>
      <w:r w:rsidR="00257ED1" w:rsidRPr="0045212B">
        <w:rPr>
          <w:rFonts w:asciiTheme="minorHAnsi" w:hAnsiTheme="minorHAnsi" w:cstheme="minorHAnsi"/>
        </w:rPr>
        <w:t xml:space="preserve"> and therefore a relatively low remaining budget, while the historical record suggests a </w:t>
      </w:r>
      <w:r w:rsidR="007127ED" w:rsidRPr="0045212B">
        <w:rPr>
          <w:rFonts w:asciiTheme="minorHAnsi" w:hAnsiTheme="minorHAnsi" w:cstheme="minorHAnsi"/>
        </w:rPr>
        <w:t xml:space="preserve">lower </w:t>
      </w:r>
      <w:r w:rsidR="00257ED1" w:rsidRPr="0045212B">
        <w:rPr>
          <w:rFonts w:asciiTheme="minorHAnsi" w:hAnsiTheme="minorHAnsi" w:cstheme="minorHAnsi"/>
        </w:rPr>
        <w:t xml:space="preserve">TCRE </w:t>
      </w:r>
      <w:r w:rsidR="00257ED1" w:rsidRPr="0045212B">
        <w:rPr>
          <w:rFonts w:asciiTheme="minorHAnsi" w:hAnsiTheme="minorHAnsi" w:cstheme="minorHAnsi"/>
          <w:color w:val="FF0000"/>
        </w:rPr>
        <w:t>(</w:t>
      </w:r>
      <w:r w:rsidR="007127ED" w:rsidRPr="0045212B">
        <w:rPr>
          <w:rFonts w:asciiTheme="minorHAnsi" w:hAnsiTheme="minorHAnsi" w:cstheme="minorHAnsi"/>
          <w:color w:val="FF0000"/>
        </w:rPr>
        <w:t>!</w:t>
      </w:r>
      <w:r w:rsidR="00C20A41" w:rsidRPr="0045212B">
        <w:rPr>
          <w:rFonts w:asciiTheme="minorHAnsi" w:hAnsiTheme="minorHAnsi" w:cstheme="minorHAnsi"/>
          <w:color w:val="FF0000"/>
        </w:rPr>
        <w:t>quote median value of TCRE here!</w:t>
      </w:r>
      <w:r w:rsidR="0082553A" w:rsidRPr="0045212B">
        <w:rPr>
          <w:rFonts w:asciiTheme="minorHAnsi" w:hAnsiTheme="minorHAnsi" w:cstheme="minorHAnsi"/>
          <w:color w:val="FF0000"/>
        </w:rPr>
        <w:t>, we should have explained why in section 3</w:t>
      </w:r>
      <w:r w:rsidR="00257ED1" w:rsidRPr="0045212B">
        <w:rPr>
          <w:rFonts w:asciiTheme="minorHAnsi" w:hAnsiTheme="minorHAnsi" w:cstheme="minorHAnsi"/>
          <w:color w:val="FF0000"/>
        </w:rPr>
        <w:t>)</w:t>
      </w:r>
      <w:r w:rsidR="002D0978" w:rsidRPr="0045212B">
        <w:rPr>
          <w:rFonts w:asciiTheme="minorHAnsi" w:hAnsiTheme="minorHAnsi" w:cstheme="minorHAnsi"/>
        </w:rPr>
        <w:t>.</w:t>
      </w:r>
      <w:r w:rsidR="001647F7" w:rsidRPr="0045212B">
        <w:rPr>
          <w:rFonts w:asciiTheme="minorHAnsi" w:hAnsiTheme="minorHAnsi" w:cstheme="minorHAnsi"/>
        </w:rPr>
        <w:t xml:space="preserve"> The SR15 database of scenarios represents a number of modelling groups making myriad assumptions on the coevolution of CO</w:t>
      </w:r>
      <w:r w:rsidR="001647F7" w:rsidRPr="0045212B">
        <w:rPr>
          <w:rFonts w:asciiTheme="minorHAnsi" w:hAnsiTheme="minorHAnsi" w:cstheme="minorHAnsi"/>
          <w:vertAlign w:val="subscript"/>
        </w:rPr>
        <w:t>2</w:t>
      </w:r>
      <w:r w:rsidR="001647F7" w:rsidRPr="0045212B">
        <w:rPr>
          <w:rFonts w:asciiTheme="minorHAnsi" w:hAnsiTheme="minorHAnsi" w:cstheme="minorHAnsi"/>
        </w:rPr>
        <w:t xml:space="preserve"> and other climate pollutants in to the future, based on their own sub-models</w:t>
      </w:r>
      <w:r w:rsidR="00921244" w:rsidRPr="0045212B">
        <w:rPr>
          <w:rFonts w:asciiTheme="minorHAnsi" w:hAnsiTheme="minorHAnsi" w:cstheme="minorHAnsi"/>
        </w:rPr>
        <w:t xml:space="preserve"> of an </w:t>
      </w:r>
      <w:r w:rsidR="00AF6104" w:rsidRPr="0045212B">
        <w:rPr>
          <w:rFonts w:asciiTheme="minorHAnsi" w:hAnsiTheme="minorHAnsi" w:cstheme="minorHAnsi"/>
        </w:rPr>
        <w:t>economy</w:t>
      </w:r>
      <w:r w:rsidR="00921244" w:rsidRPr="0045212B">
        <w:rPr>
          <w:rFonts w:asciiTheme="minorHAnsi" w:hAnsiTheme="minorHAnsi" w:cstheme="minorHAnsi"/>
        </w:rPr>
        <w:t xml:space="preserve"> and society</w:t>
      </w:r>
      <w:r w:rsidR="001647F7" w:rsidRPr="0045212B">
        <w:rPr>
          <w:rFonts w:asciiTheme="minorHAnsi" w:hAnsiTheme="minorHAnsi" w:cstheme="minorHAnsi"/>
        </w:rPr>
        <w:t xml:space="preserve"> </w:t>
      </w:r>
      <w:r w:rsidR="00921244" w:rsidRPr="0045212B">
        <w:rPr>
          <w:rFonts w:asciiTheme="minorHAnsi" w:hAnsiTheme="minorHAnsi" w:cstheme="minorHAnsi"/>
        </w:rPr>
        <w:t>along with</w:t>
      </w:r>
      <w:r w:rsidR="001647F7" w:rsidRPr="0045212B">
        <w:rPr>
          <w:rFonts w:asciiTheme="minorHAnsi" w:hAnsiTheme="minorHAnsi" w:cstheme="minorHAnsi"/>
        </w:rPr>
        <w:t xml:space="preserve"> assessments of likely evolution of climate policy. They are not a </w:t>
      </w:r>
      <w:r w:rsidR="00921244" w:rsidRPr="0045212B">
        <w:rPr>
          <w:rFonts w:asciiTheme="minorHAnsi" w:hAnsiTheme="minorHAnsi" w:cstheme="minorHAnsi"/>
        </w:rPr>
        <w:t xml:space="preserve">complete </w:t>
      </w:r>
      <w:r w:rsidR="001647F7" w:rsidRPr="0045212B">
        <w:rPr>
          <w:rFonts w:asciiTheme="minorHAnsi" w:hAnsiTheme="minorHAnsi" w:cstheme="minorHAnsi"/>
        </w:rPr>
        <w:t xml:space="preserve">distribution of scenarios which can be sampled </w:t>
      </w:r>
      <w:r w:rsidR="00C1009C" w:rsidRPr="0045212B">
        <w:rPr>
          <w:rFonts w:asciiTheme="minorHAnsi" w:hAnsiTheme="minorHAnsi" w:cstheme="minorHAnsi"/>
        </w:rPr>
        <w:t>over</w:t>
      </w:r>
      <w:r w:rsidR="00921244" w:rsidRPr="0045212B">
        <w:rPr>
          <w:rFonts w:asciiTheme="minorHAnsi" w:hAnsiTheme="minorHAnsi" w:cstheme="minorHAnsi"/>
        </w:rPr>
        <w:t xml:space="preserve">, as is demonstrated in figure </w:t>
      </w:r>
      <w:r w:rsidR="004157B3" w:rsidRPr="0045212B">
        <w:rPr>
          <w:rFonts w:asciiTheme="minorHAnsi" w:hAnsiTheme="minorHAnsi" w:cstheme="minorHAnsi"/>
        </w:rPr>
        <w:t>5a</w:t>
      </w:r>
      <w:r w:rsidR="00921244" w:rsidRPr="0045212B">
        <w:rPr>
          <w:rFonts w:asciiTheme="minorHAnsi" w:hAnsiTheme="minorHAnsi" w:cstheme="minorHAnsi"/>
        </w:rPr>
        <w:t xml:space="preserve">, </w:t>
      </w:r>
      <w:r w:rsidR="001647F7" w:rsidRPr="0045212B">
        <w:rPr>
          <w:rFonts w:asciiTheme="minorHAnsi" w:hAnsiTheme="minorHAnsi" w:cstheme="minorHAnsi"/>
        </w:rPr>
        <w:t>and we</w:t>
      </w:r>
      <w:r w:rsidR="00921244" w:rsidRPr="0045212B">
        <w:rPr>
          <w:rFonts w:asciiTheme="minorHAnsi" w:hAnsiTheme="minorHAnsi" w:cstheme="minorHAnsi"/>
        </w:rPr>
        <w:t xml:space="preserve"> argue this practise should be</w:t>
      </w:r>
      <w:r w:rsidR="001647F7" w:rsidRPr="0045212B">
        <w:rPr>
          <w:rFonts w:asciiTheme="minorHAnsi" w:hAnsiTheme="minorHAnsi" w:cstheme="minorHAnsi"/>
        </w:rPr>
        <w:t xml:space="preserve"> avoid</w:t>
      </w:r>
      <w:r w:rsidR="00921244" w:rsidRPr="0045212B">
        <w:rPr>
          <w:rFonts w:asciiTheme="minorHAnsi" w:hAnsiTheme="minorHAnsi" w:cstheme="minorHAnsi"/>
        </w:rPr>
        <w:t>ed</w:t>
      </w:r>
      <w:r w:rsidR="001647F7" w:rsidRPr="0045212B">
        <w:rPr>
          <w:rFonts w:asciiTheme="minorHAnsi" w:hAnsiTheme="minorHAnsi" w:cstheme="minorHAnsi"/>
        </w:rPr>
        <w:t>.</w:t>
      </w:r>
    </w:p>
    <w:p w14:paraId="332EB445" w14:textId="1FF710B6" w:rsidR="004D7C67" w:rsidRPr="0045212B" w:rsidRDefault="004D7C67" w:rsidP="001E7D0F">
      <w:pPr>
        <w:jc w:val="both"/>
        <w:rPr>
          <w:rFonts w:asciiTheme="minorHAnsi" w:hAnsiTheme="minorHAnsi" w:cstheme="minorHAnsi"/>
        </w:rPr>
      </w:pPr>
    </w:p>
    <w:p w14:paraId="6448C6E5" w14:textId="064360D8" w:rsidR="00C11F97" w:rsidRPr="0045212B" w:rsidRDefault="00C11F97" w:rsidP="001E7D0F">
      <w:pPr>
        <w:jc w:val="both"/>
        <w:rPr>
          <w:rFonts w:asciiTheme="minorHAnsi" w:hAnsiTheme="minorHAnsi" w:cstheme="minorHAnsi"/>
        </w:rPr>
      </w:pPr>
      <w:r w:rsidRPr="0045212B">
        <w:rPr>
          <w:rFonts w:asciiTheme="minorHAnsi" w:hAnsiTheme="minorHAnsi" w:cstheme="minorHAnsi"/>
        </w:rPr>
        <w:t xml:space="preserve">Figure 5b compares a number of studies </w:t>
      </w:r>
      <w:r w:rsidR="008A02CA" w:rsidRPr="0045212B">
        <w:rPr>
          <w:rFonts w:asciiTheme="minorHAnsi" w:hAnsiTheme="minorHAnsi" w:cstheme="minorHAnsi"/>
        </w:rPr>
        <w:t>assessing</w:t>
      </w:r>
      <w:r w:rsidRPr="0045212B">
        <w:rPr>
          <w:rFonts w:asciiTheme="minorHAnsi" w:hAnsiTheme="minorHAnsi" w:cstheme="minorHAnsi"/>
        </w:rPr>
        <w:t xml:space="preserve"> the 6</w:t>
      </w:r>
      <w:r w:rsidR="008A02CA" w:rsidRPr="0045212B">
        <w:rPr>
          <w:rFonts w:asciiTheme="minorHAnsi" w:hAnsiTheme="minorHAnsi" w:cstheme="minorHAnsi"/>
        </w:rPr>
        <w:t>6% remain-below 1.5</w:t>
      </w:r>
      <w:r w:rsidR="008A02CA" w:rsidRPr="0045212B">
        <w:rPr>
          <w:rFonts w:ascii="Cambria Math" w:eastAsia="Cambria Math" w:hAnsi="Cambria Math" w:cs="Cambria Math"/>
        </w:rPr>
        <w:t>℃</w:t>
      </w:r>
      <w:r w:rsidR="008A02CA" w:rsidRPr="0045212B">
        <w:rPr>
          <w:rFonts w:asciiTheme="minorHAnsi" w:hAnsiTheme="minorHAnsi" w:cstheme="minorHAnsi"/>
        </w:rPr>
        <w:t xml:space="preserve"> carbon budget </w:t>
      </w:r>
      <w:r w:rsidR="00384993" w:rsidRPr="0045212B">
        <w:rPr>
          <w:rFonts w:asciiTheme="minorHAnsi" w:hAnsiTheme="minorHAnsi" w:cstheme="minorHAnsi"/>
        </w:rPr>
        <w:t>(</w:t>
      </w:r>
      <w:r w:rsidR="008A02CA" w:rsidRPr="0045212B">
        <w:rPr>
          <w:rFonts w:asciiTheme="minorHAnsi" w:hAnsiTheme="minorHAnsi" w:cstheme="minorHAnsi"/>
        </w:rPr>
        <w:t xml:space="preserve">based on the Carbon Brief article </w:t>
      </w:r>
      <w:r w:rsidR="009F6464" w:rsidRPr="0045212B">
        <w:rPr>
          <w:rFonts w:asciiTheme="minorHAnsi" w:hAnsiTheme="minorHAnsi" w:cstheme="minorHAnsi"/>
        </w:rPr>
        <w:t xml:space="preserve">figure </w:t>
      </w:r>
      <w:r w:rsidR="008A02CA" w:rsidRPr="0045212B">
        <w:rPr>
          <w:rFonts w:asciiTheme="minorHAnsi" w:hAnsiTheme="minorHAnsi" w:cstheme="minorHAnsi"/>
        </w:rPr>
        <w:t>discussing the same topic[!!]</w:t>
      </w:r>
      <w:r w:rsidR="00384993" w:rsidRPr="0045212B">
        <w:rPr>
          <w:rFonts w:asciiTheme="minorHAnsi" w:hAnsiTheme="minorHAnsi" w:cstheme="minorHAnsi"/>
        </w:rPr>
        <w:t>)</w:t>
      </w:r>
      <w:r w:rsidR="008A02CA" w:rsidRPr="0045212B">
        <w:rPr>
          <w:rFonts w:asciiTheme="minorHAnsi" w:hAnsiTheme="minorHAnsi" w:cstheme="minorHAnsi"/>
        </w:rPr>
        <w:t xml:space="preserve">. On figure 5b we show a number of </w:t>
      </w:r>
      <w:r w:rsidR="008A02CA" w:rsidRPr="0045212B">
        <w:rPr>
          <w:rFonts w:asciiTheme="minorHAnsi" w:hAnsiTheme="minorHAnsi" w:cstheme="minorHAnsi"/>
        </w:rPr>
        <w:lastRenderedPageBreak/>
        <w:t xml:space="preserve">studies which were cited </w:t>
      </w:r>
      <w:r w:rsidR="00E72A84" w:rsidRPr="0045212B">
        <w:rPr>
          <w:rFonts w:asciiTheme="minorHAnsi" w:hAnsiTheme="minorHAnsi" w:cstheme="minorHAnsi"/>
        </w:rPr>
        <w:t>in SR15 when defining the remaining carbon budget. These are coloured by the input information in the study: yellow for Earth System Models, blue for observations and red for studies involving IAMs.</w:t>
      </w:r>
    </w:p>
    <w:p w14:paraId="6869351A" w14:textId="4419246C" w:rsidR="00E72A84" w:rsidRPr="0045212B" w:rsidRDefault="00E72A84" w:rsidP="001E7D0F">
      <w:pPr>
        <w:jc w:val="both"/>
        <w:rPr>
          <w:rFonts w:asciiTheme="minorHAnsi" w:hAnsiTheme="minorHAnsi" w:cstheme="minorHAnsi"/>
        </w:rPr>
      </w:pPr>
    </w:p>
    <w:p w14:paraId="7AFB8E6E" w14:textId="57956C16" w:rsidR="008F6B58" w:rsidRPr="0045212B" w:rsidRDefault="00823CDA" w:rsidP="001E7D0F">
      <w:pPr>
        <w:jc w:val="both"/>
        <w:rPr>
          <w:rFonts w:asciiTheme="minorHAnsi" w:hAnsiTheme="minorHAnsi" w:cstheme="minorHAnsi"/>
        </w:rPr>
      </w:pPr>
      <w:r w:rsidRPr="0045212B">
        <w:rPr>
          <w:rFonts w:asciiTheme="minorHAnsi" w:hAnsiTheme="minorHAnsi" w:cstheme="minorHAnsi"/>
        </w:rPr>
        <w:t xml:space="preserve">In </w:t>
      </w:r>
      <w:proofErr w:type="gramStart"/>
      <w:r w:rsidRPr="0045212B">
        <w:rPr>
          <w:rFonts w:asciiTheme="minorHAnsi" w:hAnsiTheme="minorHAnsi" w:cstheme="minorHAnsi"/>
        </w:rPr>
        <w:t>general</w:t>
      </w:r>
      <w:proofErr w:type="gramEnd"/>
      <w:r w:rsidR="00384993" w:rsidRPr="0045212B">
        <w:rPr>
          <w:rFonts w:asciiTheme="minorHAnsi" w:hAnsiTheme="minorHAnsi" w:cstheme="minorHAnsi"/>
        </w:rPr>
        <w:t xml:space="preserve"> this suggests </w:t>
      </w:r>
      <w:r w:rsidRPr="0045212B">
        <w:rPr>
          <w:rFonts w:asciiTheme="minorHAnsi" w:hAnsiTheme="minorHAnsi" w:cstheme="minorHAnsi"/>
        </w:rPr>
        <w:t xml:space="preserve">the studies using historical observations </w:t>
      </w:r>
      <w:r w:rsidR="00AA7235" w:rsidRPr="0045212B">
        <w:rPr>
          <w:rFonts w:asciiTheme="minorHAnsi" w:hAnsiTheme="minorHAnsi" w:cstheme="minorHAnsi"/>
        </w:rPr>
        <w:t xml:space="preserve">appear to </w:t>
      </w:r>
      <w:r w:rsidRPr="0045212B">
        <w:rPr>
          <w:rFonts w:asciiTheme="minorHAnsi" w:hAnsiTheme="minorHAnsi" w:cstheme="minorHAnsi"/>
        </w:rPr>
        <w:t>find a larger budget than those using Integrated Assessment or Earth System Models. For example, Millar et al. (</w:t>
      </w:r>
      <w:proofErr w:type="gramStart"/>
      <w:r w:rsidRPr="0045212B">
        <w:rPr>
          <w:rFonts w:asciiTheme="minorHAnsi" w:hAnsiTheme="minorHAnsi" w:cstheme="minorHAnsi"/>
        </w:rPr>
        <w:t>2017)[!!]</w:t>
      </w:r>
      <w:proofErr w:type="gramEnd"/>
      <w:r w:rsidRPr="0045212B">
        <w:rPr>
          <w:rFonts w:asciiTheme="minorHAnsi" w:hAnsiTheme="minorHAnsi" w:cstheme="minorHAnsi"/>
        </w:rPr>
        <w:t xml:space="preserve"> used the </w:t>
      </w:r>
      <w:proofErr w:type="spellStart"/>
      <w:r w:rsidRPr="0045212B">
        <w:rPr>
          <w:rFonts w:asciiTheme="minorHAnsi" w:hAnsiTheme="minorHAnsi" w:cstheme="minorHAnsi"/>
        </w:rPr>
        <w:t>FaIR</w:t>
      </w:r>
      <w:proofErr w:type="spellEnd"/>
      <w:r w:rsidRPr="0045212B">
        <w:rPr>
          <w:rFonts w:asciiTheme="minorHAnsi" w:hAnsiTheme="minorHAnsi" w:cstheme="minorHAnsi"/>
        </w:rPr>
        <w:t xml:space="preserve"> SCM to work out a likely remaining carbon budget when basing present day warming off the </w:t>
      </w:r>
      <w:r w:rsidR="00384993" w:rsidRPr="0045212B">
        <w:rPr>
          <w:rFonts w:asciiTheme="minorHAnsi" w:hAnsiTheme="minorHAnsi" w:cstheme="minorHAnsi"/>
        </w:rPr>
        <w:t>H</w:t>
      </w:r>
      <w:r w:rsidRPr="0045212B">
        <w:rPr>
          <w:rFonts w:asciiTheme="minorHAnsi" w:hAnsiTheme="minorHAnsi" w:cstheme="minorHAnsi"/>
        </w:rPr>
        <w:t>adCRUT4 GMST observations and following an adaptive mitigation scenario requiring the budget to be 1.5</w:t>
      </w:r>
      <w:r w:rsidRPr="0045212B">
        <w:rPr>
          <w:rFonts w:ascii="Cambria Math" w:eastAsia="Cambria Math" w:hAnsi="Cambria Math" w:cs="Cambria Math"/>
        </w:rPr>
        <w:t>℃</w:t>
      </w:r>
      <w:r w:rsidRPr="0045212B">
        <w:rPr>
          <w:rFonts w:asciiTheme="minorHAnsi" w:hAnsiTheme="minorHAnsi" w:cstheme="minorHAnsi"/>
        </w:rPr>
        <w:t>-consistent under a range of possible physical climate parameters.</w:t>
      </w:r>
      <w:r w:rsidR="008F6B58" w:rsidRPr="0045212B">
        <w:rPr>
          <w:rFonts w:asciiTheme="minorHAnsi" w:hAnsiTheme="minorHAnsi" w:cstheme="minorHAnsi"/>
        </w:rPr>
        <w:t xml:space="preserve"> </w:t>
      </w:r>
      <w:r w:rsidR="00384993" w:rsidRPr="0045212B">
        <w:rPr>
          <w:rFonts w:asciiTheme="minorHAnsi" w:hAnsiTheme="minorHAnsi" w:cstheme="minorHAnsi"/>
        </w:rPr>
        <w:t>In effect t</w:t>
      </w:r>
      <w:r w:rsidR="008F6B58" w:rsidRPr="0045212B">
        <w:rPr>
          <w:rFonts w:asciiTheme="minorHAnsi" w:hAnsiTheme="minorHAnsi" w:cstheme="minorHAnsi"/>
        </w:rPr>
        <w:t>his defines an avoidance budget, but the near</w:t>
      </w:r>
      <w:r w:rsidR="00384993" w:rsidRPr="0045212B">
        <w:rPr>
          <w:rFonts w:asciiTheme="minorHAnsi" w:hAnsiTheme="minorHAnsi" w:cstheme="minorHAnsi"/>
        </w:rPr>
        <w:t>-</w:t>
      </w:r>
      <w:r w:rsidR="008F6B58" w:rsidRPr="0045212B">
        <w:rPr>
          <w:rFonts w:asciiTheme="minorHAnsi" w:hAnsiTheme="minorHAnsi" w:cstheme="minorHAnsi"/>
        </w:rPr>
        <w:t xml:space="preserve">linearity of the physical climate response at such small changes in temperature </w:t>
      </w:r>
      <w:r w:rsidR="00AA7235" w:rsidRPr="0045212B">
        <w:rPr>
          <w:rFonts w:asciiTheme="minorHAnsi" w:hAnsiTheme="minorHAnsi" w:cstheme="minorHAnsi"/>
        </w:rPr>
        <w:t>between present day and 1.5</w:t>
      </w:r>
      <w:r w:rsidR="00AA7235" w:rsidRPr="0045212B">
        <w:rPr>
          <w:rFonts w:ascii="Cambria Math" w:eastAsia="Cambria Math" w:hAnsi="Cambria Math" w:cs="Cambria Math"/>
        </w:rPr>
        <w:t xml:space="preserve">℃ </w:t>
      </w:r>
      <w:r w:rsidR="008F6B58" w:rsidRPr="0045212B">
        <w:rPr>
          <w:rFonts w:asciiTheme="minorHAnsi" w:hAnsiTheme="minorHAnsi" w:cstheme="minorHAnsi"/>
        </w:rPr>
        <w:t>means the exceedance budget is nearly identical</w:t>
      </w:r>
      <w:r w:rsidR="00AA7235" w:rsidRPr="0045212B">
        <w:rPr>
          <w:rFonts w:asciiTheme="minorHAnsi" w:hAnsiTheme="minorHAnsi" w:cstheme="minorHAnsi"/>
        </w:rPr>
        <w:t xml:space="preserve"> in size</w:t>
      </w:r>
      <w:r w:rsidR="008F6B58" w:rsidRPr="0045212B">
        <w:rPr>
          <w:rFonts w:asciiTheme="minorHAnsi" w:hAnsiTheme="minorHAnsi" w:cstheme="minorHAnsi"/>
        </w:rPr>
        <w:t xml:space="preserve">. </w:t>
      </w:r>
      <w:r w:rsidR="0016736B" w:rsidRPr="0045212B">
        <w:rPr>
          <w:rFonts w:asciiTheme="minorHAnsi" w:hAnsiTheme="minorHAnsi" w:cstheme="minorHAnsi"/>
        </w:rPr>
        <w:t>Millar finds a central estimate of the 66</w:t>
      </w:r>
      <w:r w:rsidR="0016736B" w:rsidRPr="0045212B">
        <w:rPr>
          <w:rFonts w:asciiTheme="minorHAnsi" w:hAnsiTheme="minorHAnsi" w:cstheme="minorHAnsi"/>
          <w:vertAlign w:val="superscript"/>
        </w:rPr>
        <w:t>th</w:t>
      </w:r>
      <w:r w:rsidR="0016736B" w:rsidRPr="0045212B">
        <w:rPr>
          <w:rFonts w:asciiTheme="minorHAnsi" w:hAnsiTheme="minorHAnsi" w:cstheme="minorHAnsi"/>
        </w:rPr>
        <w:t xml:space="preserve"> percentile remain-below 1.5</w:t>
      </w:r>
      <w:r w:rsidR="0016736B" w:rsidRPr="0045212B">
        <w:rPr>
          <w:rFonts w:ascii="Cambria Math" w:eastAsia="Cambria Math" w:hAnsi="Cambria Math" w:cs="Cambria Math"/>
        </w:rPr>
        <w:t>℃</w:t>
      </w:r>
      <w:r w:rsidR="0016736B" w:rsidRPr="0045212B">
        <w:rPr>
          <w:rFonts w:asciiTheme="minorHAnsi" w:hAnsiTheme="minorHAnsi" w:cstheme="minorHAnsi"/>
        </w:rPr>
        <w:t xml:space="preserve"> carbon budget of 625 GtCO</w:t>
      </w:r>
      <w:r w:rsidR="0016736B" w:rsidRPr="0045212B">
        <w:rPr>
          <w:rFonts w:asciiTheme="minorHAnsi" w:hAnsiTheme="minorHAnsi" w:cstheme="minorHAnsi"/>
          <w:vertAlign w:val="subscript"/>
        </w:rPr>
        <w:t>2</w:t>
      </w:r>
      <w:r w:rsidR="00384993" w:rsidRPr="0045212B">
        <w:rPr>
          <w:rFonts w:asciiTheme="minorHAnsi" w:hAnsiTheme="minorHAnsi" w:cstheme="minorHAnsi"/>
        </w:rPr>
        <w:t xml:space="preserve">[!!] </w:t>
      </w:r>
      <w:r w:rsidR="0016736B" w:rsidRPr="0045212B">
        <w:rPr>
          <w:rFonts w:asciiTheme="minorHAnsi" w:hAnsiTheme="minorHAnsi" w:cstheme="minorHAnsi"/>
        </w:rPr>
        <w:t xml:space="preserve">and similar studies by Goodwin et al. (2018) and Richardson et al. (2018, </w:t>
      </w:r>
      <w:proofErr w:type="spellStart"/>
      <w:r w:rsidR="0016736B" w:rsidRPr="0045212B">
        <w:rPr>
          <w:rFonts w:asciiTheme="minorHAnsi" w:hAnsiTheme="minorHAnsi" w:cstheme="minorHAnsi"/>
        </w:rPr>
        <w:t>HadCRUT</w:t>
      </w:r>
      <w:proofErr w:type="spellEnd"/>
      <w:r w:rsidR="0016736B" w:rsidRPr="0045212B">
        <w:rPr>
          <w:rFonts w:asciiTheme="minorHAnsi" w:hAnsiTheme="minorHAnsi" w:cstheme="minorHAnsi"/>
        </w:rPr>
        <w:t>) find 693</w:t>
      </w:r>
      <w:r w:rsidR="00384993" w:rsidRPr="0045212B">
        <w:rPr>
          <w:rFonts w:asciiTheme="minorHAnsi" w:hAnsiTheme="minorHAnsi" w:cstheme="minorHAnsi"/>
        </w:rPr>
        <w:t xml:space="preserve"> GtCO</w:t>
      </w:r>
      <w:r w:rsidR="00384993" w:rsidRPr="0045212B">
        <w:rPr>
          <w:rFonts w:asciiTheme="minorHAnsi" w:hAnsiTheme="minorHAnsi" w:cstheme="minorHAnsi"/>
          <w:vertAlign w:val="subscript"/>
        </w:rPr>
        <w:t>2</w:t>
      </w:r>
      <w:r w:rsidR="00384993" w:rsidRPr="0045212B">
        <w:rPr>
          <w:rFonts w:asciiTheme="minorHAnsi" w:hAnsiTheme="minorHAnsi" w:cstheme="minorHAnsi"/>
        </w:rPr>
        <w:t>[!!]</w:t>
      </w:r>
      <w:r w:rsidR="0016736B" w:rsidRPr="0045212B">
        <w:rPr>
          <w:rFonts w:asciiTheme="minorHAnsi" w:hAnsiTheme="minorHAnsi" w:cstheme="minorHAnsi"/>
        </w:rPr>
        <w:t xml:space="preserve"> and 779 GtCO</w:t>
      </w:r>
      <w:r w:rsidR="0016736B" w:rsidRPr="0045212B">
        <w:rPr>
          <w:rFonts w:asciiTheme="minorHAnsi" w:hAnsiTheme="minorHAnsi" w:cstheme="minorHAnsi"/>
          <w:vertAlign w:val="subscript"/>
        </w:rPr>
        <w:t>2</w:t>
      </w:r>
      <w:r w:rsidR="00384993" w:rsidRPr="0045212B">
        <w:rPr>
          <w:rFonts w:asciiTheme="minorHAnsi" w:hAnsiTheme="minorHAnsi" w:cstheme="minorHAnsi"/>
        </w:rPr>
        <w:t xml:space="preserve">[!!] </w:t>
      </w:r>
      <w:r w:rsidR="0016736B" w:rsidRPr="0045212B">
        <w:rPr>
          <w:rFonts w:asciiTheme="minorHAnsi" w:hAnsiTheme="minorHAnsi" w:cstheme="minorHAnsi"/>
        </w:rPr>
        <w:t xml:space="preserve">respectively. Richardson completes the same study using an </w:t>
      </w:r>
      <w:proofErr w:type="gramStart"/>
      <w:r w:rsidR="0016736B" w:rsidRPr="0045212B">
        <w:rPr>
          <w:rFonts w:asciiTheme="minorHAnsi" w:hAnsiTheme="minorHAnsi" w:cstheme="minorHAnsi"/>
        </w:rPr>
        <w:t>alternative temperature observations</w:t>
      </w:r>
      <w:proofErr w:type="gramEnd"/>
      <w:r w:rsidR="0016736B" w:rsidRPr="0045212B">
        <w:rPr>
          <w:rFonts w:asciiTheme="minorHAnsi" w:hAnsiTheme="minorHAnsi" w:cstheme="minorHAnsi"/>
        </w:rPr>
        <w:t xml:space="preserve"> dataset (Berkeley) and find</w:t>
      </w:r>
      <w:r w:rsidR="00AA7235" w:rsidRPr="0045212B">
        <w:rPr>
          <w:rFonts w:asciiTheme="minorHAnsi" w:hAnsiTheme="minorHAnsi" w:cstheme="minorHAnsi"/>
        </w:rPr>
        <w:t>s</w:t>
      </w:r>
      <w:r w:rsidR="0016736B" w:rsidRPr="0045212B">
        <w:rPr>
          <w:rFonts w:asciiTheme="minorHAnsi" w:hAnsiTheme="minorHAnsi" w:cstheme="minorHAnsi"/>
        </w:rPr>
        <w:t xml:space="preserve"> a budget of 467 GtCO</w:t>
      </w:r>
      <w:r w:rsidR="0016736B" w:rsidRPr="0045212B">
        <w:rPr>
          <w:rFonts w:asciiTheme="minorHAnsi" w:hAnsiTheme="minorHAnsi" w:cstheme="minorHAnsi"/>
          <w:vertAlign w:val="subscript"/>
        </w:rPr>
        <w:t>2</w:t>
      </w:r>
      <w:r w:rsidR="00384993" w:rsidRPr="0045212B">
        <w:rPr>
          <w:rFonts w:asciiTheme="minorHAnsi" w:hAnsiTheme="minorHAnsi" w:cstheme="minorHAnsi"/>
        </w:rPr>
        <w:t>[!!],</w:t>
      </w:r>
      <w:r w:rsidR="00AA7235" w:rsidRPr="0045212B">
        <w:rPr>
          <w:rFonts w:asciiTheme="minorHAnsi" w:hAnsiTheme="minorHAnsi" w:cstheme="minorHAnsi"/>
        </w:rPr>
        <w:t xml:space="preserve"> where the difference arises largely from the</w:t>
      </w:r>
      <w:r w:rsidR="0016736B" w:rsidRPr="0045212B">
        <w:rPr>
          <w:rFonts w:asciiTheme="minorHAnsi" w:hAnsiTheme="minorHAnsi" w:cstheme="minorHAnsi"/>
        </w:rPr>
        <w:t xml:space="preserve"> </w:t>
      </w:r>
      <w:r w:rsidR="00AA7235" w:rsidRPr="0045212B">
        <w:rPr>
          <w:rFonts w:asciiTheme="minorHAnsi" w:hAnsiTheme="minorHAnsi" w:cstheme="minorHAnsi"/>
        </w:rPr>
        <w:t xml:space="preserve">value of the </w:t>
      </w:r>
      <w:r w:rsidR="0016736B" w:rsidRPr="0045212B">
        <w:rPr>
          <w:rFonts w:asciiTheme="minorHAnsi" w:hAnsiTheme="minorHAnsi" w:cstheme="minorHAnsi"/>
        </w:rPr>
        <w:t>present day temperature anomaly.</w:t>
      </w:r>
      <w:r w:rsidR="00AA7235" w:rsidRPr="0045212B">
        <w:rPr>
          <w:rFonts w:asciiTheme="minorHAnsi" w:hAnsiTheme="minorHAnsi" w:cstheme="minorHAnsi"/>
        </w:rPr>
        <w:t xml:space="preserve"> Finally, Leach et al. (2018) find a best-estimate budget of </w:t>
      </w:r>
      <w:r w:rsidR="00384993" w:rsidRPr="0045212B">
        <w:rPr>
          <w:rFonts w:asciiTheme="minorHAnsi" w:hAnsiTheme="minorHAnsi" w:cstheme="minorHAnsi"/>
        </w:rPr>
        <w:t>800</w:t>
      </w:r>
      <w:r w:rsidR="00AA7235" w:rsidRPr="0045212B">
        <w:rPr>
          <w:rFonts w:asciiTheme="minorHAnsi" w:hAnsiTheme="minorHAnsi" w:cstheme="minorHAnsi"/>
        </w:rPr>
        <w:t xml:space="preserve"> GtCO</w:t>
      </w:r>
      <w:r w:rsidR="00AA7235" w:rsidRPr="0045212B">
        <w:rPr>
          <w:rFonts w:asciiTheme="minorHAnsi" w:hAnsiTheme="minorHAnsi" w:cstheme="minorHAnsi"/>
          <w:vertAlign w:val="subscript"/>
        </w:rPr>
        <w:t>2</w:t>
      </w:r>
      <w:r w:rsidR="00AA7235" w:rsidRPr="0045212B">
        <w:rPr>
          <w:rFonts w:asciiTheme="minorHAnsi" w:hAnsiTheme="minorHAnsi" w:cstheme="minorHAnsi"/>
        </w:rPr>
        <w:t xml:space="preserve"> when using a simple geometric approach</w:t>
      </w:r>
      <w:r w:rsidR="00384993" w:rsidRPr="0045212B">
        <w:rPr>
          <w:rFonts w:asciiTheme="minorHAnsi" w:hAnsiTheme="minorHAnsi" w:cstheme="minorHAnsi"/>
        </w:rPr>
        <w:fldChar w:fldCharType="begin"/>
      </w:r>
      <w:r w:rsidR="00384993" w:rsidRPr="0045212B">
        <w:rPr>
          <w:rFonts w:asciiTheme="minorHAnsi" w:hAnsiTheme="minorHAnsi" w:cstheme="minorHAnsi"/>
        </w:rPr>
        <w:instrText xml:space="preserve"> ADDIN ZOTERO_ITEM CSL_CITATION {"citationID":"GZob9o4r","properties":{"formattedCitation":"\\super 4\\nosupersub{}","plainCitation":"4","noteIndex":0},"citationItems":[{"id":42,"uris":["http://zotero.org/users/local/uNYZvaCf/items/KJ7RHM6Z"],"uri":["http://zotero.org/users/local/uNYZvaCf/items/KJ7RHM6Z"],"itemData":{"id":42,"type":"article-journal","title":"Current level and rate of warming determine emissions budgets under ambitious mitigation","container-title":"Nature Geoscience","page":"574","volume":"11","issue":"8","source":"www.nature.com","abstract":"A combination of the level and rate of human-induced warming allows estimation of remaining emission budgets to peak warming across a broad range of scenarios, suggests an analysis of emissions budgets expressed in terms of CO2-forcing-equivalent emissions.","DOI":"10.1038/s41561-018-0156-y","ISSN":"1752-0908","language":"En","author":[{"family":"Leach","given":"Nicholas J."},{"family":"Millar","given":"Richard J."},{"family":"Haustein","given":"Karsten"},{"family":"Jenkins","given":"Stuart"},{"family":"Graham","given":"Euan"},{"family":"Allen","given":"Myles R."}],"issued":{"date-parts":[["2018",8]]}}}],"schema":"https://github.com/citation-style-language/schema/raw/master/csl-citation.json"} </w:instrText>
      </w:r>
      <w:r w:rsidR="00384993" w:rsidRPr="0045212B">
        <w:rPr>
          <w:rFonts w:asciiTheme="minorHAnsi" w:hAnsiTheme="minorHAnsi" w:cstheme="minorHAnsi"/>
        </w:rPr>
        <w:fldChar w:fldCharType="separate"/>
      </w:r>
      <w:r w:rsidR="00384993" w:rsidRPr="0045212B">
        <w:rPr>
          <w:rFonts w:ascii="Calibri" w:hAnsiTheme="minorHAnsi" w:cs="Calibri"/>
          <w:vertAlign w:val="superscript"/>
        </w:rPr>
        <w:t>4</w:t>
      </w:r>
      <w:r w:rsidR="00384993" w:rsidRPr="0045212B">
        <w:rPr>
          <w:rFonts w:asciiTheme="minorHAnsi" w:hAnsiTheme="minorHAnsi" w:cstheme="minorHAnsi"/>
        </w:rPr>
        <w:fldChar w:fldCharType="end"/>
      </w:r>
      <w:r w:rsidR="00AA7235" w:rsidRPr="0045212B">
        <w:rPr>
          <w:rFonts w:asciiTheme="minorHAnsi" w:hAnsiTheme="minorHAnsi" w:cstheme="minorHAnsi"/>
        </w:rPr>
        <w:t xml:space="preserve">. </w:t>
      </w:r>
    </w:p>
    <w:p w14:paraId="08D37BF4" w14:textId="77777777" w:rsidR="0016736B" w:rsidRPr="0045212B" w:rsidRDefault="0016736B" w:rsidP="001E7D0F">
      <w:pPr>
        <w:jc w:val="both"/>
        <w:rPr>
          <w:rFonts w:asciiTheme="minorHAnsi" w:hAnsiTheme="minorHAnsi" w:cstheme="minorHAnsi"/>
        </w:rPr>
      </w:pPr>
    </w:p>
    <w:p w14:paraId="5D1840BD" w14:textId="16AE6CC4" w:rsidR="0016736B" w:rsidRPr="0045212B" w:rsidRDefault="0016736B" w:rsidP="001E7D0F">
      <w:pPr>
        <w:jc w:val="both"/>
        <w:rPr>
          <w:rFonts w:asciiTheme="minorHAnsi" w:hAnsiTheme="minorHAnsi" w:cstheme="minorHAnsi"/>
        </w:rPr>
      </w:pPr>
      <w:r w:rsidRPr="0045212B">
        <w:rPr>
          <w:rFonts w:asciiTheme="minorHAnsi" w:hAnsiTheme="minorHAnsi" w:cstheme="minorHAnsi"/>
        </w:rPr>
        <w:t>Alternatively, the studies using IAM output typically use the MAGICC6 SCM</w:t>
      </w:r>
      <w:r w:rsidR="00384993" w:rsidRPr="0045212B">
        <w:rPr>
          <w:rFonts w:asciiTheme="minorHAnsi" w:hAnsiTheme="minorHAnsi" w:cstheme="minorHAnsi"/>
        </w:rPr>
        <w:t xml:space="preserve"> with GSAT</w:t>
      </w:r>
      <w:r w:rsidRPr="0045212B">
        <w:rPr>
          <w:rFonts w:asciiTheme="minorHAnsi" w:hAnsiTheme="minorHAnsi" w:cstheme="minorHAnsi"/>
        </w:rPr>
        <w:t xml:space="preserve"> and determine the budget by requiring the end-of-century warming to be below 1.5</w:t>
      </w:r>
      <w:r w:rsidRPr="0045212B">
        <w:rPr>
          <w:rFonts w:ascii="Cambria Math" w:eastAsia="Cambria Math" w:hAnsi="Cambria Math" w:cs="Cambria Math"/>
        </w:rPr>
        <w:t>℃</w:t>
      </w:r>
      <w:r w:rsidRPr="0045212B">
        <w:rPr>
          <w:rFonts w:asciiTheme="minorHAnsi" w:hAnsiTheme="minorHAnsi" w:cstheme="minorHAnsi"/>
        </w:rPr>
        <w:t xml:space="preserve">. </w:t>
      </w:r>
      <w:r w:rsidR="00AA7235" w:rsidRPr="0045212B">
        <w:rPr>
          <w:rFonts w:asciiTheme="minorHAnsi" w:hAnsiTheme="minorHAnsi" w:cstheme="minorHAnsi"/>
        </w:rPr>
        <w:t xml:space="preserve">Many of these studies (e.g. </w:t>
      </w:r>
      <w:proofErr w:type="spellStart"/>
      <w:r w:rsidR="00AA7235" w:rsidRPr="0045212B">
        <w:rPr>
          <w:rFonts w:asciiTheme="minorHAnsi" w:hAnsiTheme="minorHAnsi" w:cstheme="minorHAnsi"/>
        </w:rPr>
        <w:t>Rogelj</w:t>
      </w:r>
      <w:proofErr w:type="spellEnd"/>
      <w:r w:rsidR="00AA7235" w:rsidRPr="0045212B">
        <w:rPr>
          <w:rFonts w:asciiTheme="minorHAnsi" w:hAnsiTheme="minorHAnsi" w:cstheme="minorHAnsi"/>
        </w:rPr>
        <w:t xml:space="preserve"> et al. (2018), Peters et al. (2018), AR5 IAMs (</w:t>
      </w:r>
      <w:proofErr w:type="gramStart"/>
      <w:r w:rsidR="00AA7235" w:rsidRPr="0045212B">
        <w:rPr>
          <w:rFonts w:asciiTheme="minorHAnsi" w:hAnsiTheme="minorHAnsi" w:cstheme="minorHAnsi"/>
        </w:rPr>
        <w:t>2018)[!!]</w:t>
      </w:r>
      <w:proofErr w:type="gramEnd"/>
      <w:r w:rsidR="00AA7235" w:rsidRPr="0045212B">
        <w:rPr>
          <w:rFonts w:asciiTheme="minorHAnsi" w:hAnsiTheme="minorHAnsi" w:cstheme="minorHAnsi"/>
        </w:rPr>
        <w:t>) find 21</w:t>
      </w:r>
      <w:r w:rsidR="00AA7235" w:rsidRPr="0045212B">
        <w:rPr>
          <w:rFonts w:asciiTheme="minorHAnsi" w:hAnsiTheme="minorHAnsi" w:cstheme="minorHAnsi"/>
          <w:vertAlign w:val="superscript"/>
        </w:rPr>
        <w:t>st</w:t>
      </w:r>
      <w:r w:rsidR="00AA7235" w:rsidRPr="0045212B">
        <w:rPr>
          <w:rFonts w:asciiTheme="minorHAnsi" w:hAnsiTheme="minorHAnsi" w:cstheme="minorHAnsi"/>
        </w:rPr>
        <w:t xml:space="preserve"> century carbon budgets with temperatures (calculated with MAGICC) peaking above 1.5</w:t>
      </w:r>
      <w:r w:rsidR="00AA7235" w:rsidRPr="0045212B">
        <w:rPr>
          <w:rFonts w:ascii="Cambria Math" w:eastAsia="Cambria Math" w:hAnsi="Cambria Math" w:cs="Cambria Math"/>
        </w:rPr>
        <w:t>℃</w:t>
      </w:r>
      <w:r w:rsidR="00AA7235" w:rsidRPr="0045212B">
        <w:rPr>
          <w:rFonts w:asciiTheme="minorHAnsi" w:hAnsiTheme="minorHAnsi" w:cstheme="minorHAnsi"/>
        </w:rPr>
        <w:t xml:space="preserve"> and returning to below-1.5</w:t>
      </w:r>
      <w:r w:rsidR="00AA7235" w:rsidRPr="0045212B">
        <w:rPr>
          <w:rFonts w:ascii="Cambria Math" w:eastAsia="Cambria Math" w:hAnsi="Cambria Math" w:cs="Cambria Math"/>
        </w:rPr>
        <w:t>℃</w:t>
      </w:r>
      <w:r w:rsidR="00AA7235" w:rsidRPr="0045212B">
        <w:rPr>
          <w:rFonts w:asciiTheme="minorHAnsi" w:hAnsiTheme="minorHAnsi" w:cstheme="minorHAnsi"/>
        </w:rPr>
        <w:t xml:space="preserve"> by the end of 2100. </w:t>
      </w:r>
      <w:r w:rsidR="005517EC" w:rsidRPr="0045212B">
        <w:rPr>
          <w:rFonts w:asciiTheme="minorHAnsi" w:hAnsiTheme="minorHAnsi" w:cstheme="minorHAnsi"/>
        </w:rPr>
        <w:t>Budgets calculated from IAM outputs are estimated with physical climate parameters set to 66</w:t>
      </w:r>
      <w:r w:rsidR="005517EC" w:rsidRPr="0045212B">
        <w:rPr>
          <w:rFonts w:asciiTheme="minorHAnsi" w:hAnsiTheme="minorHAnsi" w:cstheme="minorHAnsi"/>
          <w:vertAlign w:val="superscript"/>
        </w:rPr>
        <w:t>th</w:t>
      </w:r>
      <w:r w:rsidR="005517EC" w:rsidRPr="0045212B">
        <w:rPr>
          <w:rFonts w:asciiTheme="minorHAnsi" w:hAnsiTheme="minorHAnsi" w:cstheme="minorHAnsi"/>
        </w:rPr>
        <w:t xml:space="preserve"> percentile values. With </w:t>
      </w:r>
      <w:proofErr w:type="spellStart"/>
      <w:r w:rsidR="005517EC" w:rsidRPr="0045212B">
        <w:rPr>
          <w:rFonts w:asciiTheme="minorHAnsi" w:hAnsiTheme="minorHAnsi" w:cstheme="minorHAnsi"/>
        </w:rPr>
        <w:t>Rogelj</w:t>
      </w:r>
      <w:proofErr w:type="spellEnd"/>
      <w:r w:rsidR="005517EC" w:rsidRPr="0045212B">
        <w:rPr>
          <w:rFonts w:asciiTheme="minorHAnsi" w:hAnsiTheme="minorHAnsi" w:cstheme="minorHAnsi"/>
        </w:rPr>
        <w:t xml:space="preserve"> et al.’s (2018) study, the median budget estimate for 66% remain-below 1.5</w:t>
      </w:r>
      <w:r w:rsidR="005517EC" w:rsidRPr="0045212B">
        <w:rPr>
          <w:rFonts w:ascii="Cambria Math" w:eastAsia="Cambria Math" w:hAnsi="Cambria Math" w:cs="Cambria Math"/>
        </w:rPr>
        <w:t>℃</w:t>
      </w:r>
      <w:r w:rsidR="005517EC" w:rsidRPr="0045212B">
        <w:rPr>
          <w:rFonts w:asciiTheme="minorHAnsi" w:hAnsiTheme="minorHAnsi" w:cstheme="minorHAnsi"/>
        </w:rPr>
        <w:t xml:space="preserve"> is 193 GtCO</w:t>
      </w:r>
      <w:r w:rsidR="005517EC" w:rsidRPr="0045212B">
        <w:rPr>
          <w:rFonts w:asciiTheme="minorHAnsi" w:hAnsiTheme="minorHAnsi" w:cstheme="minorHAnsi"/>
          <w:vertAlign w:val="subscript"/>
        </w:rPr>
        <w:t>2</w:t>
      </w:r>
      <w:r w:rsidR="00384993" w:rsidRPr="0045212B">
        <w:rPr>
          <w:rFonts w:asciiTheme="minorHAnsi" w:hAnsiTheme="minorHAnsi" w:cstheme="minorHAnsi"/>
        </w:rPr>
        <w:t>[!!].</w:t>
      </w:r>
      <w:r w:rsidR="005517EC" w:rsidRPr="0045212B">
        <w:rPr>
          <w:rFonts w:asciiTheme="minorHAnsi" w:hAnsiTheme="minorHAnsi" w:cstheme="minorHAnsi"/>
        </w:rPr>
        <w:t xml:space="preserve"> A similar study by Peters et al. (2018) calculates a likely range of IAM exceedance budgets of 318-518 GtCO</w:t>
      </w:r>
      <w:r w:rsidR="005517EC" w:rsidRPr="0045212B">
        <w:rPr>
          <w:rFonts w:asciiTheme="minorHAnsi" w:hAnsiTheme="minorHAnsi" w:cstheme="minorHAnsi"/>
          <w:vertAlign w:val="subscript"/>
        </w:rPr>
        <w:t>2</w:t>
      </w:r>
      <w:r w:rsidR="00384993" w:rsidRPr="0045212B">
        <w:rPr>
          <w:rFonts w:asciiTheme="minorHAnsi" w:hAnsiTheme="minorHAnsi" w:cstheme="minorHAnsi"/>
        </w:rPr>
        <w:t>[!!].</w:t>
      </w:r>
      <w:r w:rsidR="005517EC" w:rsidRPr="0045212B">
        <w:rPr>
          <w:rFonts w:asciiTheme="minorHAnsi" w:hAnsiTheme="minorHAnsi" w:cstheme="minorHAnsi"/>
        </w:rPr>
        <w:t xml:space="preserve"> </w:t>
      </w:r>
    </w:p>
    <w:p w14:paraId="55125A3B" w14:textId="77777777" w:rsidR="0016736B" w:rsidRPr="0045212B" w:rsidRDefault="0016736B" w:rsidP="001E7D0F">
      <w:pPr>
        <w:jc w:val="both"/>
        <w:rPr>
          <w:rFonts w:asciiTheme="minorHAnsi" w:hAnsiTheme="minorHAnsi" w:cstheme="minorHAnsi"/>
        </w:rPr>
      </w:pPr>
    </w:p>
    <w:p w14:paraId="6BF9A638" w14:textId="5BCA2326" w:rsidR="00E46878" w:rsidRPr="0045212B" w:rsidRDefault="00E72A84" w:rsidP="001E7D0F">
      <w:pPr>
        <w:jc w:val="both"/>
        <w:rPr>
          <w:rFonts w:asciiTheme="minorHAnsi" w:hAnsiTheme="minorHAnsi" w:cstheme="minorHAnsi"/>
          <w:color w:val="000000" w:themeColor="text1"/>
        </w:rPr>
      </w:pPr>
      <w:r w:rsidRPr="0045212B">
        <w:rPr>
          <w:rFonts w:asciiTheme="minorHAnsi" w:hAnsiTheme="minorHAnsi" w:cstheme="minorHAnsi"/>
        </w:rPr>
        <w:t xml:space="preserve">At the bottom of figure 5b are the median and range </w:t>
      </w:r>
      <w:r w:rsidR="00384993" w:rsidRPr="0045212B">
        <w:rPr>
          <w:rFonts w:asciiTheme="minorHAnsi" w:hAnsiTheme="minorHAnsi" w:cstheme="minorHAnsi"/>
        </w:rPr>
        <w:t>for</w:t>
      </w:r>
      <w:r w:rsidRPr="0045212B">
        <w:rPr>
          <w:rFonts w:asciiTheme="minorHAnsi" w:hAnsiTheme="minorHAnsi" w:cstheme="minorHAnsi"/>
        </w:rPr>
        <w:t xml:space="preserve"> carbon budgets predicted using the methodology outlined in </w:t>
      </w:r>
      <w:r w:rsidR="00384993" w:rsidRPr="0045212B">
        <w:rPr>
          <w:rFonts w:asciiTheme="minorHAnsi" w:hAnsiTheme="minorHAnsi" w:cstheme="minorHAnsi"/>
        </w:rPr>
        <w:t>this</w:t>
      </w:r>
      <w:r w:rsidR="009F6464" w:rsidRPr="0045212B">
        <w:rPr>
          <w:rFonts w:asciiTheme="minorHAnsi" w:hAnsiTheme="minorHAnsi" w:cstheme="minorHAnsi"/>
        </w:rPr>
        <w:t xml:space="preserve"> paper in the production of </w:t>
      </w:r>
      <w:r w:rsidRPr="0045212B">
        <w:rPr>
          <w:rFonts w:asciiTheme="minorHAnsi" w:hAnsiTheme="minorHAnsi" w:cstheme="minorHAnsi"/>
        </w:rPr>
        <w:t>figure 5a. Our median carbon budget at peak warming is 540 GtCO</w:t>
      </w:r>
      <w:r w:rsidRPr="0045212B">
        <w:rPr>
          <w:rFonts w:asciiTheme="minorHAnsi" w:hAnsiTheme="minorHAnsi" w:cstheme="minorHAnsi"/>
          <w:vertAlign w:val="subscript"/>
        </w:rPr>
        <w:t>2</w:t>
      </w:r>
      <w:r w:rsidRPr="0045212B">
        <w:rPr>
          <w:rFonts w:asciiTheme="minorHAnsi" w:hAnsiTheme="minorHAnsi" w:cstheme="minorHAnsi"/>
        </w:rPr>
        <w:t xml:space="preserve"> and the range is </w:t>
      </w:r>
      <w:r w:rsidR="009F6464" w:rsidRPr="0045212B">
        <w:rPr>
          <w:rFonts w:asciiTheme="minorHAnsi" w:hAnsiTheme="minorHAnsi" w:cstheme="minorHAnsi"/>
        </w:rPr>
        <w:t>325-890 GtCO</w:t>
      </w:r>
      <w:r w:rsidR="009F6464" w:rsidRPr="0045212B">
        <w:rPr>
          <w:rFonts w:asciiTheme="minorHAnsi" w:hAnsiTheme="minorHAnsi" w:cstheme="minorHAnsi"/>
          <w:vertAlign w:val="subscript"/>
        </w:rPr>
        <w:t>2</w:t>
      </w:r>
      <w:r w:rsidR="009F6464" w:rsidRPr="0045212B">
        <w:rPr>
          <w:rFonts w:asciiTheme="minorHAnsi" w:hAnsiTheme="minorHAnsi" w:cstheme="minorHAnsi"/>
        </w:rPr>
        <w:t xml:space="preserve">. </w:t>
      </w:r>
      <w:r w:rsidR="005517EC" w:rsidRPr="0045212B">
        <w:rPr>
          <w:rFonts w:asciiTheme="minorHAnsi" w:hAnsiTheme="minorHAnsi" w:cstheme="minorHAnsi"/>
        </w:rPr>
        <w:t>Interestingly, scenarios found with the MAGICC6 model to be consistent with 1.5</w:t>
      </w:r>
      <w:r w:rsidR="005517EC" w:rsidRPr="0045212B">
        <w:rPr>
          <w:rFonts w:ascii="Cambria Math" w:eastAsia="Cambria Math" w:hAnsi="Cambria Math" w:cs="Cambria Math"/>
        </w:rPr>
        <w:t>℃</w:t>
      </w:r>
      <w:r w:rsidR="005517EC" w:rsidRPr="0045212B">
        <w:rPr>
          <w:rFonts w:asciiTheme="minorHAnsi" w:hAnsiTheme="minorHAnsi" w:cstheme="minorHAnsi"/>
        </w:rPr>
        <w:t xml:space="preserve"> in 2100 are found to be roughly consistent with 1.5</w:t>
      </w:r>
      <w:r w:rsidR="005517EC" w:rsidRPr="0045212B">
        <w:rPr>
          <w:rFonts w:ascii="Cambria Math" w:eastAsia="Cambria Math" w:hAnsi="Cambria Math" w:cs="Cambria Math"/>
        </w:rPr>
        <w:t>℃</w:t>
      </w:r>
      <w:r w:rsidR="005517EC" w:rsidRPr="0045212B">
        <w:rPr>
          <w:rFonts w:asciiTheme="minorHAnsi" w:hAnsiTheme="minorHAnsi" w:cstheme="minorHAnsi"/>
        </w:rPr>
        <w:t xml:space="preserve">-peak-warming budgets using the </w:t>
      </w:r>
      <w:proofErr w:type="spellStart"/>
      <w:r w:rsidR="005517EC" w:rsidRPr="0045212B">
        <w:rPr>
          <w:rFonts w:asciiTheme="minorHAnsi" w:hAnsiTheme="minorHAnsi" w:cstheme="minorHAnsi"/>
        </w:rPr>
        <w:t>FaIR</w:t>
      </w:r>
      <w:proofErr w:type="spellEnd"/>
      <w:r w:rsidR="005517EC" w:rsidRPr="0045212B">
        <w:rPr>
          <w:rFonts w:asciiTheme="minorHAnsi" w:hAnsiTheme="minorHAnsi" w:cstheme="minorHAnsi"/>
        </w:rPr>
        <w:t xml:space="preserve"> SCM and similar physical climate parameters (see supplementary material). </w:t>
      </w:r>
      <w:r w:rsidR="00E46878" w:rsidRPr="0045212B">
        <w:rPr>
          <w:rFonts w:asciiTheme="minorHAnsi" w:hAnsiTheme="minorHAnsi" w:cstheme="minorHAnsi"/>
          <w:color w:val="000000" w:themeColor="text1"/>
        </w:rPr>
        <w:t>The peak warming budgets we find are consistent with those found by Millar, Richardson and Leach in their 2018 studies using observational estimates of warming to date, and are also consistent with the best-estimate carbon budgets to 1.5</w:t>
      </w:r>
      <w:r w:rsidR="00E46878" w:rsidRPr="0045212B">
        <w:rPr>
          <w:rFonts w:ascii="Cambria Math" w:eastAsia="Cambria Math" w:hAnsi="Cambria Math" w:cs="Cambria Math"/>
        </w:rPr>
        <w:t>℃</w:t>
      </w:r>
      <w:r w:rsidR="00E46878" w:rsidRPr="0045212B">
        <w:rPr>
          <w:rFonts w:asciiTheme="minorHAnsi" w:hAnsiTheme="minorHAnsi" w:cstheme="minorHAnsi"/>
          <w:color w:val="000000" w:themeColor="text1"/>
        </w:rPr>
        <w:t xml:space="preserve"> as quoted in SR15 (570 GtCO</w:t>
      </w:r>
      <w:r w:rsidR="00E46878" w:rsidRPr="0045212B">
        <w:rPr>
          <w:rFonts w:asciiTheme="minorHAnsi" w:hAnsiTheme="minorHAnsi" w:cstheme="minorHAnsi"/>
          <w:color w:val="000000" w:themeColor="text1"/>
          <w:vertAlign w:val="subscript"/>
        </w:rPr>
        <w:t>2</w:t>
      </w:r>
      <w:r w:rsidR="00E46878" w:rsidRPr="0045212B">
        <w:rPr>
          <w:rFonts w:asciiTheme="minorHAnsi" w:hAnsiTheme="minorHAnsi" w:cstheme="minorHAnsi"/>
          <w:color w:val="000000" w:themeColor="text1"/>
        </w:rPr>
        <w:t xml:space="preserve">, 66% chance remain-below with GMST). </w:t>
      </w:r>
    </w:p>
    <w:p w14:paraId="0B17A73C" w14:textId="77777777" w:rsidR="00E46878" w:rsidRPr="0045212B" w:rsidRDefault="00E46878" w:rsidP="001E7D0F">
      <w:pPr>
        <w:jc w:val="both"/>
        <w:rPr>
          <w:rFonts w:asciiTheme="minorHAnsi" w:hAnsiTheme="minorHAnsi" w:cstheme="minorHAnsi"/>
          <w:color w:val="000000" w:themeColor="text1"/>
        </w:rPr>
      </w:pPr>
    </w:p>
    <w:p w14:paraId="24C0935B" w14:textId="77777777" w:rsidR="00C851C0" w:rsidRPr="0045212B" w:rsidRDefault="00E46878" w:rsidP="001E7D0F">
      <w:pPr>
        <w:jc w:val="both"/>
        <w:rPr>
          <w:rFonts w:asciiTheme="minorHAnsi" w:hAnsiTheme="minorHAnsi" w:cstheme="minorHAnsi"/>
          <w:color w:val="000000" w:themeColor="text1"/>
        </w:rPr>
      </w:pPr>
      <w:r w:rsidRPr="0045212B">
        <w:rPr>
          <w:rFonts w:asciiTheme="minorHAnsi" w:hAnsiTheme="minorHAnsi" w:cstheme="minorHAnsi"/>
          <w:color w:val="000000" w:themeColor="text1"/>
        </w:rPr>
        <w:t>If we repeat the calculation for 21</w:t>
      </w:r>
      <w:r w:rsidRPr="0045212B">
        <w:rPr>
          <w:rFonts w:asciiTheme="minorHAnsi" w:hAnsiTheme="minorHAnsi" w:cstheme="minorHAnsi"/>
          <w:color w:val="000000" w:themeColor="text1"/>
          <w:vertAlign w:val="superscript"/>
        </w:rPr>
        <w:t>st</w:t>
      </w:r>
      <w:r w:rsidRPr="0045212B">
        <w:rPr>
          <w:rFonts w:asciiTheme="minorHAnsi" w:hAnsiTheme="minorHAnsi" w:cstheme="minorHAnsi"/>
          <w:color w:val="000000" w:themeColor="text1"/>
        </w:rPr>
        <w:t xml:space="preserve"> century budgets we find budgets comparable to the IAM studies of Peters, </w:t>
      </w:r>
      <w:proofErr w:type="spellStart"/>
      <w:r w:rsidRPr="0045212B">
        <w:rPr>
          <w:rFonts w:asciiTheme="minorHAnsi" w:hAnsiTheme="minorHAnsi" w:cstheme="minorHAnsi"/>
          <w:color w:val="000000" w:themeColor="text1"/>
        </w:rPr>
        <w:t>Rogelj</w:t>
      </w:r>
      <w:proofErr w:type="spellEnd"/>
      <w:r w:rsidRPr="0045212B">
        <w:rPr>
          <w:rFonts w:asciiTheme="minorHAnsi" w:hAnsiTheme="minorHAnsi" w:cstheme="minorHAnsi"/>
          <w:color w:val="000000" w:themeColor="text1"/>
        </w:rPr>
        <w:t xml:space="preserve"> and the central estimate of AR5 (60 GtCO</w:t>
      </w:r>
      <w:r w:rsidRPr="0045212B">
        <w:rPr>
          <w:rFonts w:asciiTheme="minorHAnsi" w:hAnsiTheme="minorHAnsi" w:cstheme="minorHAnsi"/>
          <w:color w:val="000000" w:themeColor="text1"/>
          <w:vertAlign w:val="subscript"/>
        </w:rPr>
        <w:t>2</w:t>
      </w:r>
      <w:r w:rsidRPr="0045212B">
        <w:rPr>
          <w:rFonts w:asciiTheme="minorHAnsi" w:hAnsiTheme="minorHAnsi" w:cstheme="minorHAnsi"/>
          <w:color w:val="000000" w:themeColor="text1"/>
        </w:rPr>
        <w:t>, with full range -220-660 GtCO</w:t>
      </w:r>
      <w:r w:rsidRPr="0045212B">
        <w:rPr>
          <w:rFonts w:asciiTheme="minorHAnsi" w:hAnsiTheme="minorHAnsi" w:cstheme="minorHAnsi"/>
          <w:color w:val="000000" w:themeColor="text1"/>
          <w:vertAlign w:val="subscript"/>
        </w:rPr>
        <w:t>2</w:t>
      </w:r>
      <w:r w:rsidRPr="0045212B">
        <w:rPr>
          <w:rFonts w:asciiTheme="minorHAnsi" w:hAnsiTheme="minorHAnsi" w:cstheme="minorHAnsi"/>
          <w:color w:val="000000" w:themeColor="text1"/>
        </w:rPr>
        <w:t>).</w:t>
      </w:r>
      <w:r w:rsidR="00C851C0" w:rsidRPr="0045212B">
        <w:rPr>
          <w:rFonts w:asciiTheme="minorHAnsi" w:hAnsiTheme="minorHAnsi" w:cstheme="minorHAnsi"/>
          <w:color w:val="000000" w:themeColor="text1"/>
        </w:rPr>
        <w:t xml:space="preserve"> This goes a large way to reconciling the estimates of remaining budget to 1.5</w:t>
      </w:r>
      <w:r w:rsidR="00C851C0" w:rsidRPr="0045212B">
        <w:rPr>
          <w:rFonts w:ascii="Cambria Math" w:eastAsia="Cambria Math" w:hAnsi="Cambria Math" w:cs="Cambria Math"/>
        </w:rPr>
        <w:t>℃</w:t>
      </w:r>
      <w:r w:rsidR="00C851C0" w:rsidRPr="0045212B">
        <w:rPr>
          <w:rFonts w:asciiTheme="minorHAnsi" w:hAnsiTheme="minorHAnsi" w:cstheme="minorHAnsi"/>
          <w:color w:val="000000" w:themeColor="text1"/>
        </w:rPr>
        <w:t xml:space="preserve"> estimates found in the literature, with other sizable contributions coming from choice of physical climate parameters and SCM and the use of GMST vs. GSAT for the </w:t>
      </w:r>
      <w:proofErr w:type="gramStart"/>
      <w:r w:rsidR="00C851C0" w:rsidRPr="0045212B">
        <w:rPr>
          <w:rFonts w:asciiTheme="minorHAnsi" w:hAnsiTheme="minorHAnsi" w:cstheme="minorHAnsi"/>
          <w:color w:val="000000" w:themeColor="text1"/>
        </w:rPr>
        <w:t>present day</w:t>
      </w:r>
      <w:proofErr w:type="gramEnd"/>
      <w:r w:rsidR="00C851C0" w:rsidRPr="0045212B">
        <w:rPr>
          <w:rFonts w:asciiTheme="minorHAnsi" w:hAnsiTheme="minorHAnsi" w:cstheme="minorHAnsi"/>
          <w:color w:val="000000" w:themeColor="text1"/>
        </w:rPr>
        <w:t xml:space="preserve"> temperature anomaly.</w:t>
      </w:r>
    </w:p>
    <w:p w14:paraId="1BA5DFD0" w14:textId="77777777" w:rsidR="00C851C0" w:rsidRPr="0045212B" w:rsidRDefault="00C851C0" w:rsidP="001E7D0F">
      <w:pPr>
        <w:jc w:val="both"/>
        <w:rPr>
          <w:rFonts w:asciiTheme="minorHAnsi" w:hAnsiTheme="minorHAnsi" w:cstheme="minorHAnsi"/>
          <w:color w:val="000000" w:themeColor="text1"/>
        </w:rPr>
      </w:pPr>
    </w:p>
    <w:p w14:paraId="054ACA3F" w14:textId="5BA25A30" w:rsidR="00630A38" w:rsidRPr="0045212B" w:rsidRDefault="00C851C0" w:rsidP="001E7D0F">
      <w:pPr>
        <w:jc w:val="both"/>
        <w:rPr>
          <w:rFonts w:asciiTheme="minorHAnsi" w:hAnsiTheme="minorHAnsi" w:cstheme="minorHAnsi"/>
          <w:color w:val="000000" w:themeColor="text1"/>
        </w:rPr>
      </w:pPr>
      <w:r w:rsidRPr="0045212B">
        <w:rPr>
          <w:rFonts w:asciiTheme="minorHAnsi" w:hAnsiTheme="minorHAnsi" w:cstheme="minorHAnsi"/>
        </w:rPr>
        <w:t>Finally, we provide budget estimates for all-gas CO</w:t>
      </w:r>
      <w:r w:rsidRPr="0045212B">
        <w:rPr>
          <w:rFonts w:asciiTheme="minorHAnsi" w:hAnsiTheme="minorHAnsi" w:cstheme="minorHAnsi"/>
          <w:vertAlign w:val="subscript"/>
        </w:rPr>
        <w:t>2</w:t>
      </w:r>
      <w:r w:rsidRPr="0045212B">
        <w:rPr>
          <w:rFonts w:asciiTheme="minorHAnsi" w:hAnsiTheme="minorHAnsi" w:cstheme="minorHAnsi"/>
        </w:rPr>
        <w:t>-fe budgets remaining for 1.5</w:t>
      </w:r>
      <w:r w:rsidRPr="0045212B">
        <w:rPr>
          <w:rFonts w:ascii="Cambria Math" w:eastAsia="Cambria Math" w:hAnsi="Cambria Math" w:cs="Cambria Math"/>
        </w:rPr>
        <w:t>℃</w:t>
      </w:r>
      <w:r w:rsidRPr="0045212B">
        <w:rPr>
          <w:rFonts w:asciiTheme="minorHAnsi" w:hAnsiTheme="minorHAnsi" w:cstheme="minorHAnsi"/>
        </w:rPr>
        <w:t xml:space="preserve">-consistent scenarios. The methodology is identical to that used in the production of figure 5a and is shown for both peak-warming and 2100 budgets on figure 5b. </w:t>
      </w:r>
      <w:r w:rsidR="00384993" w:rsidRPr="0045212B">
        <w:rPr>
          <w:rFonts w:asciiTheme="minorHAnsi" w:hAnsiTheme="minorHAnsi" w:cstheme="minorHAnsi"/>
        </w:rPr>
        <w:t>For all-pollutants, the remaining budgets are 700 GtCO</w:t>
      </w:r>
      <w:r w:rsidR="00384993" w:rsidRPr="0045212B">
        <w:rPr>
          <w:rFonts w:asciiTheme="minorHAnsi" w:hAnsiTheme="minorHAnsi" w:cstheme="minorHAnsi"/>
          <w:vertAlign w:val="subscript"/>
        </w:rPr>
        <w:t>2</w:t>
      </w:r>
      <w:r w:rsidR="00384993" w:rsidRPr="0045212B">
        <w:rPr>
          <w:rFonts w:asciiTheme="minorHAnsi" w:hAnsiTheme="minorHAnsi" w:cstheme="minorHAnsi"/>
        </w:rPr>
        <w:t xml:space="preserve"> (median, peak) and 230 GtCO</w:t>
      </w:r>
      <w:r w:rsidR="00384993" w:rsidRPr="0045212B">
        <w:rPr>
          <w:rFonts w:asciiTheme="minorHAnsi" w:hAnsiTheme="minorHAnsi" w:cstheme="minorHAnsi"/>
          <w:vertAlign w:val="subscript"/>
        </w:rPr>
        <w:t>2</w:t>
      </w:r>
      <w:r w:rsidR="00384993" w:rsidRPr="0045212B">
        <w:rPr>
          <w:rFonts w:asciiTheme="minorHAnsi" w:hAnsiTheme="minorHAnsi" w:cstheme="minorHAnsi"/>
        </w:rPr>
        <w:t xml:space="preserve"> (median, 2100) respectively, with ranges spanning 365-1160 GtCO</w:t>
      </w:r>
      <w:r w:rsidR="00384993" w:rsidRPr="0045212B">
        <w:rPr>
          <w:rFonts w:asciiTheme="minorHAnsi" w:hAnsiTheme="minorHAnsi" w:cstheme="minorHAnsi"/>
          <w:vertAlign w:val="subscript"/>
        </w:rPr>
        <w:t>2</w:t>
      </w:r>
      <w:r w:rsidR="00384993" w:rsidRPr="0045212B">
        <w:rPr>
          <w:rFonts w:asciiTheme="minorHAnsi" w:hAnsiTheme="minorHAnsi" w:cstheme="minorHAnsi"/>
        </w:rPr>
        <w:t xml:space="preserve"> (peak) and -175-725 GtCO</w:t>
      </w:r>
      <w:r w:rsidR="00384993" w:rsidRPr="0045212B">
        <w:rPr>
          <w:rFonts w:asciiTheme="minorHAnsi" w:hAnsiTheme="minorHAnsi" w:cstheme="minorHAnsi"/>
          <w:vertAlign w:val="subscript"/>
        </w:rPr>
        <w:t>2</w:t>
      </w:r>
      <w:r w:rsidR="00384993" w:rsidRPr="0045212B">
        <w:rPr>
          <w:rFonts w:asciiTheme="minorHAnsi" w:hAnsiTheme="minorHAnsi" w:cstheme="minorHAnsi"/>
        </w:rPr>
        <w:t xml:space="preserve"> (2100) respectively. </w:t>
      </w:r>
      <w:r w:rsidR="00C11F97" w:rsidRPr="0045212B">
        <w:rPr>
          <w:rFonts w:asciiTheme="minorHAnsi" w:hAnsiTheme="minorHAnsi" w:cstheme="minorHAnsi"/>
        </w:rPr>
        <w:t>We complete the study for 2</w:t>
      </w:r>
      <w:r w:rsidRPr="0045212B">
        <w:rPr>
          <w:rFonts w:ascii="Cambria Math" w:eastAsia="Cambria Math" w:hAnsi="Cambria Math" w:cs="Cambria Math"/>
        </w:rPr>
        <w:t xml:space="preserve">℃ </w:t>
      </w:r>
      <w:r w:rsidR="00C11F97" w:rsidRPr="0045212B">
        <w:rPr>
          <w:rFonts w:asciiTheme="minorHAnsi" w:hAnsiTheme="minorHAnsi" w:cstheme="minorHAnsi"/>
        </w:rPr>
        <w:t>budgets, and quote numbers for 50% chance and 66% chance remain</w:t>
      </w:r>
      <w:r w:rsidRPr="0045212B">
        <w:rPr>
          <w:rFonts w:asciiTheme="minorHAnsi" w:hAnsiTheme="minorHAnsi" w:cstheme="minorHAnsi"/>
        </w:rPr>
        <w:t>ing</w:t>
      </w:r>
      <w:r w:rsidR="00C11F97" w:rsidRPr="0045212B">
        <w:rPr>
          <w:rFonts w:asciiTheme="minorHAnsi" w:hAnsiTheme="minorHAnsi" w:cstheme="minorHAnsi"/>
        </w:rPr>
        <w:t xml:space="preserve"> below</w:t>
      </w:r>
      <w:r w:rsidRPr="0045212B">
        <w:rPr>
          <w:rFonts w:asciiTheme="minorHAnsi" w:hAnsiTheme="minorHAnsi" w:cstheme="minorHAnsi"/>
        </w:rPr>
        <w:t xml:space="preserve"> in the supplementary material</w:t>
      </w:r>
      <w:r w:rsidR="00C11F97" w:rsidRPr="0045212B">
        <w:rPr>
          <w:rFonts w:asciiTheme="minorHAnsi" w:hAnsiTheme="minorHAnsi" w:cstheme="minorHAnsi"/>
        </w:rPr>
        <w:t>.</w:t>
      </w:r>
    </w:p>
    <w:p w14:paraId="560FA1B0" w14:textId="42CE0D98" w:rsidR="00630A38" w:rsidRPr="0045212B" w:rsidRDefault="00630A38" w:rsidP="001E7D0F">
      <w:pPr>
        <w:jc w:val="both"/>
        <w:rPr>
          <w:rFonts w:asciiTheme="minorHAnsi" w:hAnsiTheme="minorHAnsi" w:cstheme="minorHAnsi"/>
        </w:rPr>
      </w:pPr>
    </w:p>
    <w:p w14:paraId="75EC685E" w14:textId="349BFEE2" w:rsidR="00C851C0" w:rsidRPr="0045212B" w:rsidRDefault="00C851C0" w:rsidP="001E7D0F">
      <w:pPr>
        <w:jc w:val="both"/>
        <w:rPr>
          <w:rFonts w:asciiTheme="minorHAnsi" w:hAnsiTheme="minorHAnsi" w:cstheme="minorHAnsi"/>
          <w:color w:val="FF0000"/>
        </w:rPr>
      </w:pPr>
      <w:r w:rsidRPr="0045212B">
        <w:rPr>
          <w:rFonts w:asciiTheme="minorHAnsi" w:hAnsiTheme="minorHAnsi" w:cstheme="minorHAnsi"/>
          <w:color w:val="FF0000"/>
        </w:rPr>
        <w:t>Put SR15 budget estimates on figure 5b.</w:t>
      </w:r>
    </w:p>
    <w:p w14:paraId="2D9E56D8" w14:textId="77777777" w:rsidR="00C851C0" w:rsidRPr="0045212B" w:rsidRDefault="00C851C0" w:rsidP="001E7D0F">
      <w:pPr>
        <w:jc w:val="both"/>
        <w:rPr>
          <w:rFonts w:asciiTheme="minorHAnsi" w:hAnsiTheme="minorHAnsi" w:cstheme="minorHAnsi"/>
        </w:rPr>
      </w:pPr>
    </w:p>
    <w:p w14:paraId="1A509565" w14:textId="1DF573AC" w:rsidR="008666A6" w:rsidRPr="0045212B" w:rsidRDefault="008666A6" w:rsidP="001E7D0F">
      <w:pPr>
        <w:jc w:val="both"/>
        <w:rPr>
          <w:rFonts w:asciiTheme="minorHAnsi" w:hAnsiTheme="minorHAnsi" w:cstheme="minorHAnsi"/>
          <w:b/>
          <w:bCs/>
          <w:i/>
          <w:iCs/>
        </w:rPr>
      </w:pPr>
      <w:r w:rsidRPr="0045212B">
        <w:rPr>
          <w:rFonts w:asciiTheme="minorHAnsi" w:hAnsiTheme="minorHAnsi" w:cstheme="minorHAnsi"/>
          <w:b/>
          <w:bCs/>
          <w:i/>
          <w:iCs/>
        </w:rPr>
        <w:t>5. Conclusions</w:t>
      </w:r>
    </w:p>
    <w:p w14:paraId="7B64A206" w14:textId="56DAE6F0" w:rsidR="008666A6" w:rsidRPr="0045212B" w:rsidRDefault="008666A6" w:rsidP="001E7D0F">
      <w:pPr>
        <w:jc w:val="both"/>
        <w:rPr>
          <w:rFonts w:asciiTheme="minorHAnsi" w:hAnsiTheme="minorHAnsi" w:cstheme="minorHAnsi"/>
        </w:rPr>
      </w:pPr>
    </w:p>
    <w:p w14:paraId="26DA7A4D" w14:textId="3E1E9F53" w:rsidR="00B36DA3" w:rsidRPr="0045212B" w:rsidRDefault="00B36DA3" w:rsidP="001E7D0F">
      <w:pPr>
        <w:jc w:val="both"/>
        <w:rPr>
          <w:rFonts w:asciiTheme="minorHAnsi" w:hAnsiTheme="minorHAnsi" w:cstheme="minorHAnsi"/>
        </w:rPr>
      </w:pPr>
      <w:r w:rsidRPr="0045212B">
        <w:rPr>
          <w:rFonts w:asciiTheme="minorHAnsi" w:hAnsiTheme="minorHAnsi" w:cstheme="minorHAnsi"/>
        </w:rPr>
        <w:t>The IAMC scenarios database</w:t>
      </w:r>
      <w:r w:rsidR="00CE6893" w:rsidRPr="0045212B">
        <w:rPr>
          <w:rFonts w:asciiTheme="minorHAnsi" w:hAnsiTheme="minorHAnsi" w:cstheme="minorHAnsi"/>
        </w:rPr>
        <w:t>[!!]</w:t>
      </w:r>
      <w:r w:rsidRPr="0045212B">
        <w:rPr>
          <w:rFonts w:asciiTheme="minorHAnsi" w:hAnsiTheme="minorHAnsi" w:cstheme="minorHAnsi"/>
        </w:rPr>
        <w:t xml:space="preserve"> offers a testing ground for the calculation of carbon budgets, since these IAM studies were direct inputs into the SR15 budget estimates and should be comparable with reported estimates.</w:t>
      </w:r>
      <w:r w:rsidR="00384993" w:rsidRPr="0045212B">
        <w:rPr>
          <w:rFonts w:asciiTheme="minorHAnsi" w:hAnsiTheme="minorHAnsi" w:cstheme="minorHAnsi"/>
        </w:rPr>
        <w:t xml:space="preserve"> In this study </w:t>
      </w:r>
      <w:r w:rsidRPr="0045212B">
        <w:rPr>
          <w:rFonts w:asciiTheme="minorHAnsi" w:hAnsiTheme="minorHAnsi" w:cstheme="minorHAnsi"/>
        </w:rPr>
        <w:t>we</w:t>
      </w:r>
      <w:r w:rsidR="00384993" w:rsidRPr="0045212B">
        <w:rPr>
          <w:rFonts w:asciiTheme="minorHAnsi" w:hAnsiTheme="minorHAnsi" w:cstheme="minorHAnsi"/>
        </w:rPr>
        <w:t xml:space="preserve"> first</w:t>
      </w:r>
      <w:r w:rsidRPr="0045212B">
        <w:rPr>
          <w:rFonts w:asciiTheme="minorHAnsi" w:hAnsiTheme="minorHAnsi" w:cstheme="minorHAnsi"/>
        </w:rPr>
        <w:t xml:space="preserve"> show all 1.5</w:t>
      </w:r>
      <w:r w:rsidRPr="0045212B">
        <w:rPr>
          <w:rFonts w:ascii="Cambria Math" w:eastAsia="Cambria Math" w:hAnsi="Cambria Math" w:cs="Cambria Math"/>
        </w:rPr>
        <w:t>℃</w:t>
      </w:r>
      <w:r w:rsidRPr="0045212B">
        <w:rPr>
          <w:rFonts w:asciiTheme="minorHAnsi" w:hAnsiTheme="minorHAnsi" w:cstheme="minorHAnsi"/>
        </w:rPr>
        <w:t>-compatible scenarios in figure 1, plotting the range of possible CO</w:t>
      </w:r>
      <w:r w:rsidRPr="0045212B">
        <w:rPr>
          <w:rFonts w:asciiTheme="minorHAnsi" w:hAnsiTheme="minorHAnsi" w:cstheme="minorHAnsi"/>
          <w:vertAlign w:val="subscript"/>
        </w:rPr>
        <w:t>2</w:t>
      </w:r>
      <w:r w:rsidRPr="0045212B">
        <w:rPr>
          <w:rFonts w:asciiTheme="minorHAnsi" w:hAnsiTheme="minorHAnsi" w:cstheme="minorHAnsi"/>
        </w:rPr>
        <w:t xml:space="preserve"> emissions and non-CO</w:t>
      </w:r>
      <w:r w:rsidRPr="0045212B">
        <w:rPr>
          <w:rFonts w:asciiTheme="minorHAnsi" w:hAnsiTheme="minorHAnsi" w:cstheme="minorHAnsi"/>
          <w:vertAlign w:val="subscript"/>
        </w:rPr>
        <w:t>2</w:t>
      </w:r>
      <w:r w:rsidRPr="0045212B">
        <w:rPr>
          <w:rFonts w:asciiTheme="minorHAnsi" w:hAnsiTheme="minorHAnsi" w:cstheme="minorHAnsi"/>
        </w:rPr>
        <w:t xml:space="preserve"> RF reported by modelling groups. We use the CO</w:t>
      </w:r>
      <w:r w:rsidRPr="0045212B">
        <w:rPr>
          <w:rFonts w:asciiTheme="minorHAnsi" w:hAnsiTheme="minorHAnsi" w:cstheme="minorHAnsi"/>
          <w:vertAlign w:val="subscript"/>
        </w:rPr>
        <w:t>2</w:t>
      </w:r>
      <w:r w:rsidRPr="0045212B">
        <w:rPr>
          <w:rFonts w:asciiTheme="minorHAnsi" w:hAnsiTheme="minorHAnsi" w:cstheme="minorHAnsi"/>
        </w:rPr>
        <w:t>-fe metric to convert the non-CO</w:t>
      </w:r>
      <w:r w:rsidRPr="0045212B">
        <w:rPr>
          <w:rFonts w:asciiTheme="minorHAnsi" w:hAnsiTheme="minorHAnsi" w:cstheme="minorHAnsi"/>
          <w:vertAlign w:val="subscript"/>
        </w:rPr>
        <w:t>2</w:t>
      </w:r>
      <w:r w:rsidRPr="0045212B">
        <w:rPr>
          <w:rFonts w:asciiTheme="minorHAnsi" w:hAnsiTheme="minorHAnsi" w:cstheme="minorHAnsi"/>
        </w:rPr>
        <w:t xml:space="preserve"> contributions to the remaining budget into a quantity of CO</w:t>
      </w:r>
      <w:r w:rsidRPr="0045212B">
        <w:rPr>
          <w:rFonts w:asciiTheme="minorHAnsi" w:hAnsiTheme="minorHAnsi" w:cstheme="minorHAnsi"/>
          <w:vertAlign w:val="subscript"/>
        </w:rPr>
        <w:t>2</w:t>
      </w:r>
      <w:r w:rsidR="00274899" w:rsidRPr="0045212B">
        <w:rPr>
          <w:rFonts w:asciiTheme="minorHAnsi" w:hAnsiTheme="minorHAnsi" w:cstheme="minorHAnsi"/>
        </w:rPr>
        <w:t xml:space="preserve"> (panel 1d) and show that this corrects the TCRE-like relationship for a multi-gas emissions pathway we expect for a physically sensible metric (panels 1</w:t>
      </w:r>
      <w:proofErr w:type="gramStart"/>
      <w:r w:rsidR="00274899" w:rsidRPr="0045212B">
        <w:rPr>
          <w:rFonts w:asciiTheme="minorHAnsi" w:hAnsiTheme="minorHAnsi" w:cstheme="minorHAnsi"/>
        </w:rPr>
        <w:t>e,f</w:t>
      </w:r>
      <w:proofErr w:type="gramEnd"/>
      <w:r w:rsidR="00274899" w:rsidRPr="0045212B">
        <w:rPr>
          <w:rFonts w:asciiTheme="minorHAnsi" w:hAnsiTheme="minorHAnsi" w:cstheme="minorHAnsi"/>
        </w:rPr>
        <w:t>).</w:t>
      </w:r>
    </w:p>
    <w:p w14:paraId="39AE15C4" w14:textId="6685C06B" w:rsidR="00274899" w:rsidRPr="0045212B" w:rsidRDefault="00274899" w:rsidP="001E7D0F">
      <w:pPr>
        <w:jc w:val="both"/>
        <w:rPr>
          <w:rFonts w:asciiTheme="minorHAnsi" w:hAnsiTheme="minorHAnsi" w:cstheme="minorHAnsi"/>
        </w:rPr>
      </w:pPr>
    </w:p>
    <w:p w14:paraId="1A0D0EE1" w14:textId="0B1ED639" w:rsidR="00274899" w:rsidRPr="0045212B" w:rsidRDefault="00274899" w:rsidP="001E7D0F">
      <w:pPr>
        <w:jc w:val="both"/>
        <w:rPr>
          <w:rFonts w:asciiTheme="minorHAnsi" w:hAnsiTheme="minorHAnsi" w:cstheme="minorHAnsi"/>
        </w:rPr>
      </w:pPr>
      <w:r w:rsidRPr="0045212B">
        <w:rPr>
          <w:rFonts w:asciiTheme="minorHAnsi" w:hAnsiTheme="minorHAnsi" w:cstheme="minorHAnsi"/>
        </w:rPr>
        <w:t>Using the median emissions and radiative forcing timeseries for each constituent in 1.5</w:t>
      </w:r>
      <w:r w:rsidR="00384993" w:rsidRPr="0045212B">
        <w:rPr>
          <w:rFonts w:ascii="Cambria Math" w:eastAsia="Cambria Math" w:hAnsi="Cambria Math" w:cs="Cambria Math"/>
        </w:rPr>
        <w:t>℃</w:t>
      </w:r>
      <w:r w:rsidRPr="0045212B">
        <w:rPr>
          <w:rFonts w:asciiTheme="minorHAnsi" w:hAnsiTheme="minorHAnsi" w:cstheme="minorHAnsi"/>
        </w:rPr>
        <w:t xml:space="preserve">-compatible scenarios from figure 1a and b, in figure 2 we plot the annual (panel </w:t>
      </w:r>
      <w:r w:rsidR="00384993" w:rsidRPr="0045212B">
        <w:rPr>
          <w:rFonts w:asciiTheme="minorHAnsi" w:hAnsiTheme="minorHAnsi" w:cstheme="minorHAnsi"/>
        </w:rPr>
        <w:t>2</w:t>
      </w:r>
      <w:r w:rsidRPr="0045212B">
        <w:rPr>
          <w:rFonts w:asciiTheme="minorHAnsi" w:hAnsiTheme="minorHAnsi" w:cstheme="minorHAnsi"/>
        </w:rPr>
        <w:t xml:space="preserve">a) and cumulative (panel </w:t>
      </w:r>
      <w:r w:rsidR="00384993" w:rsidRPr="0045212B">
        <w:rPr>
          <w:rFonts w:asciiTheme="minorHAnsi" w:hAnsiTheme="minorHAnsi" w:cstheme="minorHAnsi"/>
        </w:rPr>
        <w:t>2</w:t>
      </w:r>
      <w:r w:rsidRPr="0045212B">
        <w:rPr>
          <w:rFonts w:asciiTheme="minorHAnsi" w:hAnsiTheme="minorHAnsi" w:cstheme="minorHAnsi"/>
        </w:rPr>
        <w:t>b) CO</w:t>
      </w:r>
      <w:r w:rsidRPr="0045212B">
        <w:rPr>
          <w:rFonts w:asciiTheme="minorHAnsi" w:hAnsiTheme="minorHAnsi" w:cstheme="minorHAnsi"/>
          <w:vertAlign w:val="subscript"/>
        </w:rPr>
        <w:t>2</w:t>
      </w:r>
      <w:r w:rsidRPr="0045212B">
        <w:rPr>
          <w:rFonts w:asciiTheme="minorHAnsi" w:hAnsiTheme="minorHAnsi" w:cstheme="minorHAnsi"/>
        </w:rPr>
        <w:t>-fe emissions timeseries. Panel 2b shows that for both the total and components of the total CO</w:t>
      </w:r>
      <w:r w:rsidRPr="0045212B">
        <w:rPr>
          <w:rFonts w:asciiTheme="minorHAnsi" w:hAnsiTheme="minorHAnsi" w:cstheme="minorHAnsi"/>
          <w:vertAlign w:val="subscript"/>
        </w:rPr>
        <w:t>2</w:t>
      </w:r>
      <w:r w:rsidRPr="0045212B">
        <w:rPr>
          <w:rFonts w:asciiTheme="minorHAnsi" w:hAnsiTheme="minorHAnsi" w:cstheme="minorHAnsi"/>
        </w:rPr>
        <w:t>-fe emissions produce a physically accurate representation of the warming response. We also discuss a simple formula for the implementation of ‘warming-equivalent’ emissions in industry and policy settings. Introduced in box 1, we show that equations 1 and 2 predict the temperature response for CO</w:t>
      </w:r>
      <w:r w:rsidRPr="0045212B">
        <w:rPr>
          <w:rFonts w:asciiTheme="minorHAnsi" w:hAnsiTheme="minorHAnsi" w:cstheme="minorHAnsi"/>
          <w:vertAlign w:val="subscript"/>
        </w:rPr>
        <w:t>2</w:t>
      </w:r>
      <w:r w:rsidRPr="0045212B">
        <w:rPr>
          <w:rFonts w:asciiTheme="minorHAnsi" w:hAnsiTheme="minorHAnsi" w:cstheme="minorHAnsi"/>
        </w:rPr>
        <w:t>, CH</w:t>
      </w:r>
      <w:r w:rsidRPr="0045212B">
        <w:rPr>
          <w:rFonts w:asciiTheme="minorHAnsi" w:hAnsiTheme="minorHAnsi" w:cstheme="minorHAnsi"/>
          <w:vertAlign w:val="subscript"/>
        </w:rPr>
        <w:t>4</w:t>
      </w:r>
      <w:r w:rsidRPr="0045212B">
        <w:rPr>
          <w:rFonts w:asciiTheme="minorHAnsi" w:hAnsiTheme="minorHAnsi" w:cstheme="minorHAnsi"/>
        </w:rPr>
        <w:t>, N</w:t>
      </w:r>
      <w:r w:rsidRPr="0045212B">
        <w:rPr>
          <w:rFonts w:asciiTheme="minorHAnsi" w:hAnsiTheme="minorHAnsi" w:cstheme="minorHAnsi"/>
          <w:vertAlign w:val="subscript"/>
        </w:rPr>
        <w:t>2</w:t>
      </w:r>
      <w:r w:rsidRPr="0045212B">
        <w:rPr>
          <w:rFonts w:asciiTheme="minorHAnsi" w:hAnsiTheme="minorHAnsi" w:cstheme="minorHAnsi"/>
        </w:rPr>
        <w:t xml:space="preserve">O and </w:t>
      </w:r>
      <w:r w:rsidR="00384993" w:rsidRPr="0045212B">
        <w:rPr>
          <w:rFonts w:asciiTheme="minorHAnsi" w:hAnsiTheme="minorHAnsi" w:cstheme="minorHAnsi"/>
        </w:rPr>
        <w:t>RF</w:t>
      </w:r>
      <w:r w:rsidRPr="0045212B">
        <w:rPr>
          <w:rFonts w:asciiTheme="minorHAnsi" w:hAnsiTheme="minorHAnsi" w:cstheme="minorHAnsi"/>
        </w:rPr>
        <w:t xml:space="preserve"> timeseries such as aerosols and the total RF. This provides an application of warming-equivalent emissions, </w:t>
      </w:r>
      <w:r w:rsidR="004E5032" w:rsidRPr="0045212B">
        <w:rPr>
          <w:rFonts w:asciiTheme="minorHAnsi" w:hAnsiTheme="minorHAnsi" w:cstheme="minorHAnsi"/>
        </w:rPr>
        <w:t>with</w:t>
      </w:r>
      <w:r w:rsidRPr="0045212B">
        <w:rPr>
          <w:rFonts w:asciiTheme="minorHAnsi" w:hAnsiTheme="minorHAnsi" w:cstheme="minorHAnsi"/>
        </w:rPr>
        <w:t xml:space="preserve"> users </w:t>
      </w:r>
      <w:r w:rsidR="004E5032" w:rsidRPr="0045212B">
        <w:rPr>
          <w:rFonts w:asciiTheme="minorHAnsi" w:hAnsiTheme="minorHAnsi" w:cstheme="minorHAnsi"/>
        </w:rPr>
        <w:t>able to</w:t>
      </w:r>
      <w:r w:rsidRPr="0045212B">
        <w:rPr>
          <w:rFonts w:asciiTheme="minorHAnsi" w:hAnsiTheme="minorHAnsi" w:cstheme="minorHAnsi"/>
        </w:rPr>
        <w:t xml:space="preserve"> calculate both their carbon-equivalent emissions </w:t>
      </w:r>
      <w:r w:rsidR="004E5032" w:rsidRPr="0045212B">
        <w:rPr>
          <w:rFonts w:asciiTheme="minorHAnsi" w:hAnsiTheme="minorHAnsi" w:cstheme="minorHAnsi"/>
        </w:rPr>
        <w:t>timeseries</w:t>
      </w:r>
      <w:r w:rsidRPr="0045212B">
        <w:rPr>
          <w:rFonts w:asciiTheme="minorHAnsi" w:hAnsiTheme="minorHAnsi" w:cstheme="minorHAnsi"/>
        </w:rPr>
        <w:t xml:space="preserve"> and corresponding warming impact. </w:t>
      </w:r>
    </w:p>
    <w:p w14:paraId="64C8E492" w14:textId="0758E230" w:rsidR="00B36DA3" w:rsidRPr="0045212B" w:rsidRDefault="00B36DA3" w:rsidP="001E7D0F">
      <w:pPr>
        <w:jc w:val="both"/>
        <w:rPr>
          <w:rFonts w:asciiTheme="minorHAnsi" w:hAnsiTheme="minorHAnsi" w:cstheme="minorHAnsi"/>
        </w:rPr>
      </w:pPr>
    </w:p>
    <w:p w14:paraId="77EA0CB2" w14:textId="136BD777" w:rsidR="00CE6893" w:rsidRPr="0045212B" w:rsidRDefault="00CE6893" w:rsidP="001E7D0F">
      <w:pPr>
        <w:jc w:val="both"/>
        <w:rPr>
          <w:rFonts w:asciiTheme="minorHAnsi" w:hAnsiTheme="minorHAnsi" w:cstheme="minorHAnsi"/>
        </w:rPr>
      </w:pPr>
      <w:r w:rsidRPr="0045212B">
        <w:rPr>
          <w:rFonts w:asciiTheme="minorHAnsi" w:hAnsiTheme="minorHAnsi" w:cstheme="minorHAnsi"/>
        </w:rPr>
        <w:t>Using CO</w:t>
      </w:r>
      <w:r w:rsidRPr="0045212B">
        <w:rPr>
          <w:rFonts w:asciiTheme="minorHAnsi" w:hAnsiTheme="minorHAnsi" w:cstheme="minorHAnsi"/>
          <w:vertAlign w:val="subscript"/>
        </w:rPr>
        <w:t>2</w:t>
      </w:r>
      <w:r w:rsidRPr="0045212B">
        <w:rPr>
          <w:rFonts w:asciiTheme="minorHAnsi" w:hAnsiTheme="minorHAnsi" w:cstheme="minorHAnsi"/>
        </w:rPr>
        <w:t xml:space="preserve">-fe we can provide estimates of remaining emissions for a given scenario in terms of </w:t>
      </w:r>
      <w:r w:rsidR="0039751C" w:rsidRPr="0045212B">
        <w:rPr>
          <w:rFonts w:asciiTheme="minorHAnsi" w:hAnsiTheme="minorHAnsi" w:cstheme="minorHAnsi"/>
        </w:rPr>
        <w:t>CO</w:t>
      </w:r>
      <w:r w:rsidR="0039751C" w:rsidRPr="0045212B">
        <w:rPr>
          <w:rFonts w:asciiTheme="minorHAnsi" w:hAnsiTheme="minorHAnsi" w:cstheme="minorHAnsi"/>
          <w:vertAlign w:val="subscript"/>
        </w:rPr>
        <w:t>2</w:t>
      </w:r>
      <w:r w:rsidR="0039751C" w:rsidRPr="0045212B">
        <w:rPr>
          <w:rFonts w:asciiTheme="minorHAnsi" w:hAnsiTheme="minorHAnsi" w:cstheme="minorHAnsi"/>
        </w:rPr>
        <w:t xml:space="preserve"> only. We can use th</w:t>
      </w:r>
      <w:r w:rsidR="004E5032" w:rsidRPr="0045212B">
        <w:rPr>
          <w:rFonts w:asciiTheme="minorHAnsi" w:hAnsiTheme="minorHAnsi" w:cstheme="minorHAnsi"/>
        </w:rPr>
        <w:t>is</w:t>
      </w:r>
      <w:r w:rsidR="0039751C" w:rsidRPr="0045212B">
        <w:rPr>
          <w:rFonts w:asciiTheme="minorHAnsi" w:hAnsiTheme="minorHAnsi" w:cstheme="minorHAnsi"/>
        </w:rPr>
        <w:t xml:space="preserve"> metric to provide an observational constraint on the TCRE over the historical period</w:t>
      </w:r>
      <w:r w:rsidR="004E5032" w:rsidRPr="0045212B">
        <w:rPr>
          <w:rFonts w:asciiTheme="minorHAnsi" w:hAnsiTheme="minorHAnsi" w:cstheme="minorHAnsi"/>
        </w:rPr>
        <w:t xml:space="preserve"> by comparing temperatures to the total CO</w:t>
      </w:r>
      <w:r w:rsidR="004E5032" w:rsidRPr="0045212B">
        <w:rPr>
          <w:rFonts w:asciiTheme="minorHAnsi" w:hAnsiTheme="minorHAnsi" w:cstheme="minorHAnsi"/>
          <w:vertAlign w:val="subscript"/>
        </w:rPr>
        <w:t>2</w:t>
      </w:r>
      <w:r w:rsidR="004E5032" w:rsidRPr="0045212B">
        <w:rPr>
          <w:rFonts w:asciiTheme="minorHAnsi" w:hAnsiTheme="minorHAnsi" w:cstheme="minorHAnsi"/>
        </w:rPr>
        <w:t>-fe emissions</w:t>
      </w:r>
      <w:r w:rsidR="0039751C" w:rsidRPr="0045212B">
        <w:rPr>
          <w:rFonts w:asciiTheme="minorHAnsi" w:hAnsiTheme="minorHAnsi" w:cstheme="minorHAnsi"/>
        </w:rPr>
        <w:t xml:space="preserve">. Figure 4c plots the range of TCREs calculated using best estimate physical climate parameters in </w:t>
      </w:r>
      <w:proofErr w:type="spellStart"/>
      <w:r w:rsidR="0039751C" w:rsidRPr="0045212B">
        <w:rPr>
          <w:rFonts w:asciiTheme="minorHAnsi" w:hAnsiTheme="minorHAnsi" w:cstheme="minorHAnsi"/>
        </w:rPr>
        <w:t>FaIR</w:t>
      </w:r>
      <w:proofErr w:type="spellEnd"/>
      <w:r w:rsidR="0039751C" w:rsidRPr="0045212B">
        <w:rPr>
          <w:rFonts w:asciiTheme="minorHAnsi" w:hAnsiTheme="minorHAnsi" w:cstheme="minorHAnsi"/>
        </w:rPr>
        <w:t xml:space="preserve"> and a 1000-member ensemble of equiprobable anthropogenic RF timeseries and historical temperature observations from 4 datasets as in SR15[!!]. This provides an observationally constrained TCRE range of 0.8-2.4</w:t>
      </w:r>
      <w:r w:rsidR="0039751C" w:rsidRPr="0045212B">
        <w:rPr>
          <w:rFonts w:ascii="Cambria Math" w:eastAsia="Cambria Math" w:hAnsi="Cambria Math" w:cs="Cambria Math"/>
        </w:rPr>
        <w:t>℃</w:t>
      </w:r>
      <w:r w:rsidR="0039751C" w:rsidRPr="0045212B">
        <w:rPr>
          <w:rFonts w:asciiTheme="minorHAnsi" w:hAnsiTheme="minorHAnsi" w:cstheme="minorHAnsi"/>
        </w:rPr>
        <w:t>/</w:t>
      </w:r>
      <w:proofErr w:type="spellStart"/>
      <w:r w:rsidR="0039751C" w:rsidRPr="0045212B">
        <w:rPr>
          <w:rFonts w:asciiTheme="minorHAnsi" w:hAnsiTheme="minorHAnsi" w:cstheme="minorHAnsi"/>
        </w:rPr>
        <w:t>TtC</w:t>
      </w:r>
      <w:proofErr w:type="spellEnd"/>
      <w:r w:rsidR="0039751C" w:rsidRPr="0045212B">
        <w:rPr>
          <w:rFonts w:asciiTheme="minorHAnsi" w:hAnsiTheme="minorHAnsi" w:cstheme="minorHAnsi"/>
        </w:rPr>
        <w:t xml:space="preserve"> (0.22-0.65</w:t>
      </w:r>
      <w:r w:rsidR="0039751C" w:rsidRPr="0045212B">
        <w:rPr>
          <w:rFonts w:ascii="Cambria Math" w:eastAsia="Cambria Math" w:hAnsi="Cambria Math" w:cs="Cambria Math"/>
        </w:rPr>
        <w:t>℃</w:t>
      </w:r>
      <w:r w:rsidR="0039751C" w:rsidRPr="0045212B">
        <w:rPr>
          <w:rFonts w:asciiTheme="minorHAnsi" w:hAnsiTheme="minorHAnsi" w:cstheme="minorHAnsi"/>
        </w:rPr>
        <w:t>/TtCO</w:t>
      </w:r>
      <w:r w:rsidR="0039751C" w:rsidRPr="0045212B">
        <w:rPr>
          <w:rFonts w:asciiTheme="minorHAnsi" w:hAnsiTheme="minorHAnsi" w:cstheme="minorHAnsi"/>
          <w:vertAlign w:val="subscript"/>
        </w:rPr>
        <w:t>2</w:t>
      </w:r>
      <w:r w:rsidR="0039751C" w:rsidRPr="0045212B">
        <w:rPr>
          <w:rFonts w:asciiTheme="minorHAnsi" w:hAnsiTheme="minorHAnsi" w:cstheme="minorHAnsi"/>
        </w:rPr>
        <w:t>) with median values at 1.3</w:t>
      </w:r>
      <w:r w:rsidR="0039751C" w:rsidRPr="0045212B">
        <w:rPr>
          <w:rFonts w:ascii="Cambria Math" w:eastAsia="Cambria Math" w:hAnsi="Cambria Math" w:cs="Cambria Math"/>
        </w:rPr>
        <w:t>℃</w:t>
      </w:r>
      <w:r w:rsidR="0039751C" w:rsidRPr="0045212B">
        <w:rPr>
          <w:rFonts w:asciiTheme="minorHAnsi" w:hAnsiTheme="minorHAnsi" w:cstheme="minorHAnsi"/>
        </w:rPr>
        <w:t>/</w:t>
      </w:r>
      <w:proofErr w:type="spellStart"/>
      <w:r w:rsidR="0039751C" w:rsidRPr="0045212B">
        <w:rPr>
          <w:rFonts w:asciiTheme="minorHAnsi" w:hAnsiTheme="minorHAnsi" w:cstheme="minorHAnsi"/>
        </w:rPr>
        <w:t>TtC</w:t>
      </w:r>
      <w:proofErr w:type="spellEnd"/>
      <w:r w:rsidR="0039751C" w:rsidRPr="0045212B">
        <w:rPr>
          <w:rFonts w:asciiTheme="minorHAnsi" w:hAnsiTheme="minorHAnsi" w:cstheme="minorHAnsi"/>
        </w:rPr>
        <w:t xml:space="preserve"> (0.35</w:t>
      </w:r>
      <w:r w:rsidR="0039751C" w:rsidRPr="0045212B">
        <w:rPr>
          <w:rFonts w:ascii="Cambria Math" w:eastAsia="Cambria Math" w:hAnsi="Cambria Math" w:cs="Cambria Math"/>
        </w:rPr>
        <w:t>℃</w:t>
      </w:r>
      <w:r w:rsidR="0039751C" w:rsidRPr="0045212B">
        <w:rPr>
          <w:rFonts w:asciiTheme="minorHAnsi" w:hAnsiTheme="minorHAnsi" w:cstheme="minorHAnsi"/>
        </w:rPr>
        <w:t>/TtCO</w:t>
      </w:r>
      <w:r w:rsidR="0039751C" w:rsidRPr="0045212B">
        <w:rPr>
          <w:rFonts w:asciiTheme="minorHAnsi" w:hAnsiTheme="minorHAnsi" w:cstheme="minorHAnsi"/>
          <w:vertAlign w:val="subscript"/>
        </w:rPr>
        <w:t>2</w:t>
      </w:r>
      <w:r w:rsidR="0039751C" w:rsidRPr="0045212B">
        <w:rPr>
          <w:rFonts w:asciiTheme="minorHAnsi" w:hAnsiTheme="minorHAnsi" w:cstheme="minorHAnsi"/>
        </w:rPr>
        <w:t>) and a</w:t>
      </w:r>
      <w:r w:rsidR="004E5032" w:rsidRPr="0045212B">
        <w:rPr>
          <w:rFonts w:asciiTheme="minorHAnsi" w:hAnsiTheme="minorHAnsi" w:cstheme="minorHAnsi"/>
        </w:rPr>
        <w:t xml:space="preserve"> </w:t>
      </w:r>
      <w:r w:rsidR="0039751C" w:rsidRPr="0045212B">
        <w:rPr>
          <w:rFonts w:asciiTheme="minorHAnsi" w:hAnsiTheme="minorHAnsi" w:cstheme="minorHAnsi"/>
        </w:rPr>
        <w:t xml:space="preserve">log-normal shape. This is consistent with the best estimate TCREs found in other studies using the observational record[!!]. </w:t>
      </w:r>
    </w:p>
    <w:p w14:paraId="42F290A2" w14:textId="77777777" w:rsidR="00CE6893" w:rsidRPr="0045212B" w:rsidRDefault="00CE6893" w:rsidP="001E7D0F">
      <w:pPr>
        <w:jc w:val="both"/>
        <w:rPr>
          <w:rFonts w:asciiTheme="minorHAnsi" w:hAnsiTheme="minorHAnsi" w:cstheme="minorHAnsi"/>
        </w:rPr>
      </w:pPr>
    </w:p>
    <w:p w14:paraId="4B0C6553" w14:textId="60AF21C1" w:rsidR="00C851C0" w:rsidRPr="0045212B" w:rsidRDefault="00C851C0" w:rsidP="001E7D0F">
      <w:pPr>
        <w:jc w:val="both"/>
        <w:rPr>
          <w:rFonts w:asciiTheme="minorHAnsi" w:hAnsiTheme="minorHAnsi" w:cstheme="minorHAnsi"/>
        </w:rPr>
      </w:pPr>
      <w:r w:rsidRPr="0045212B">
        <w:rPr>
          <w:rFonts w:asciiTheme="minorHAnsi" w:hAnsiTheme="minorHAnsi" w:cstheme="minorHAnsi"/>
        </w:rPr>
        <w:t>The use of CO</w:t>
      </w:r>
      <w:r w:rsidRPr="0045212B">
        <w:rPr>
          <w:rFonts w:asciiTheme="minorHAnsi" w:hAnsiTheme="minorHAnsi" w:cstheme="minorHAnsi"/>
          <w:vertAlign w:val="subscript"/>
        </w:rPr>
        <w:t>2</w:t>
      </w:r>
      <w:r w:rsidRPr="0045212B">
        <w:rPr>
          <w:rFonts w:asciiTheme="minorHAnsi" w:hAnsiTheme="minorHAnsi" w:cstheme="minorHAnsi"/>
        </w:rPr>
        <w:t>-fe emissions significantly reduced the complexity of a carbon budget analysis. Whereas in previous studies a number of the modelling decisions act to muddy the result and purport to result in multiple possible remaining budgets, here</w:t>
      </w:r>
      <w:r w:rsidR="00274899" w:rsidRPr="0045212B">
        <w:rPr>
          <w:rFonts w:asciiTheme="minorHAnsi" w:hAnsiTheme="minorHAnsi" w:cstheme="minorHAnsi"/>
        </w:rPr>
        <w:t xml:space="preserve"> in figure 5 we </w:t>
      </w:r>
      <w:r w:rsidRPr="0045212B">
        <w:rPr>
          <w:rFonts w:asciiTheme="minorHAnsi" w:hAnsiTheme="minorHAnsi" w:cstheme="minorHAnsi"/>
        </w:rPr>
        <w:t>show that many of the differences arise from methodological choices in the design of studies</w:t>
      </w:r>
      <w:r w:rsidR="00274899" w:rsidRPr="0045212B">
        <w:rPr>
          <w:rFonts w:asciiTheme="minorHAnsi" w:hAnsiTheme="minorHAnsi" w:cstheme="minorHAnsi"/>
        </w:rPr>
        <w:t xml:space="preserve">, as is also discussed in work by </w:t>
      </w:r>
      <w:proofErr w:type="spellStart"/>
      <w:r w:rsidR="00274899" w:rsidRPr="0045212B">
        <w:rPr>
          <w:rFonts w:asciiTheme="minorHAnsi" w:hAnsiTheme="minorHAnsi" w:cstheme="minorHAnsi"/>
        </w:rPr>
        <w:t>Rogelj</w:t>
      </w:r>
      <w:proofErr w:type="spellEnd"/>
      <w:r w:rsidR="00274899" w:rsidRPr="0045212B">
        <w:rPr>
          <w:rFonts w:asciiTheme="minorHAnsi" w:hAnsiTheme="minorHAnsi" w:cstheme="minorHAnsi"/>
        </w:rPr>
        <w:t xml:space="preserve"> and Peters[!!]</w:t>
      </w:r>
      <w:r w:rsidRPr="0045212B">
        <w:rPr>
          <w:rFonts w:asciiTheme="minorHAnsi" w:hAnsiTheme="minorHAnsi" w:cstheme="minorHAnsi"/>
        </w:rPr>
        <w:t>. We reconcile the differences between IAM budget estimates and observationally</w:t>
      </w:r>
      <w:r w:rsidR="00CE6893" w:rsidRPr="0045212B">
        <w:rPr>
          <w:rFonts w:asciiTheme="minorHAnsi" w:hAnsiTheme="minorHAnsi" w:cstheme="minorHAnsi"/>
        </w:rPr>
        <w:t>-</w:t>
      </w:r>
      <w:r w:rsidRPr="0045212B">
        <w:rPr>
          <w:rFonts w:asciiTheme="minorHAnsi" w:hAnsiTheme="minorHAnsi" w:cstheme="minorHAnsi"/>
        </w:rPr>
        <w:t xml:space="preserve">constrained budget estimates </w:t>
      </w:r>
      <w:r w:rsidR="00CE6893" w:rsidRPr="0045212B">
        <w:rPr>
          <w:rFonts w:asciiTheme="minorHAnsi" w:hAnsiTheme="minorHAnsi" w:cstheme="minorHAnsi"/>
        </w:rPr>
        <w:t xml:space="preserve">which were </w:t>
      </w:r>
      <w:r w:rsidRPr="0045212B">
        <w:rPr>
          <w:rFonts w:asciiTheme="minorHAnsi" w:hAnsiTheme="minorHAnsi" w:cstheme="minorHAnsi"/>
        </w:rPr>
        <w:t>used to inform the estimate</w:t>
      </w:r>
      <w:r w:rsidR="00CE6893" w:rsidRPr="0045212B">
        <w:rPr>
          <w:rFonts w:asciiTheme="minorHAnsi" w:hAnsiTheme="minorHAnsi" w:cstheme="minorHAnsi"/>
        </w:rPr>
        <w:t xml:space="preserve">d remaining budgets </w:t>
      </w:r>
      <w:r w:rsidRPr="0045212B">
        <w:rPr>
          <w:rFonts w:asciiTheme="minorHAnsi" w:hAnsiTheme="minorHAnsi" w:cstheme="minorHAnsi"/>
        </w:rPr>
        <w:t xml:space="preserve">in SR15. </w:t>
      </w:r>
    </w:p>
    <w:p w14:paraId="39AED097" w14:textId="028504C7" w:rsidR="007647BA" w:rsidRPr="0045212B" w:rsidRDefault="007647BA" w:rsidP="001E7D0F">
      <w:pPr>
        <w:jc w:val="both"/>
        <w:rPr>
          <w:rFonts w:asciiTheme="minorHAnsi" w:hAnsiTheme="minorHAnsi" w:cstheme="minorHAnsi"/>
        </w:rPr>
      </w:pPr>
    </w:p>
    <w:p w14:paraId="44150A8D" w14:textId="4A37F7E2" w:rsidR="007647BA" w:rsidRPr="0045212B" w:rsidRDefault="007647BA" w:rsidP="001E7D0F">
      <w:pPr>
        <w:jc w:val="both"/>
        <w:rPr>
          <w:rFonts w:asciiTheme="minorHAnsi" w:hAnsiTheme="minorHAnsi" w:cstheme="minorHAnsi"/>
        </w:rPr>
      </w:pPr>
      <w:r w:rsidRPr="0045212B">
        <w:rPr>
          <w:rFonts w:asciiTheme="minorHAnsi" w:hAnsiTheme="minorHAnsi" w:cstheme="minorHAnsi"/>
        </w:rPr>
        <w:t>Our median remaining budget to 1.5</w:t>
      </w:r>
      <w:r w:rsidRPr="0045212B">
        <w:rPr>
          <w:rFonts w:ascii="Cambria Math" w:eastAsia="Cambria Math" w:hAnsi="Cambria Math" w:cs="Cambria Math"/>
        </w:rPr>
        <w:t>℃</w:t>
      </w:r>
      <w:r w:rsidRPr="0045212B">
        <w:rPr>
          <w:rFonts w:asciiTheme="minorHAnsi" w:hAnsiTheme="minorHAnsi" w:cstheme="minorHAnsi"/>
        </w:rPr>
        <w:t xml:space="preserve"> (at the 66</w:t>
      </w:r>
      <w:r w:rsidRPr="0045212B">
        <w:rPr>
          <w:rFonts w:asciiTheme="minorHAnsi" w:hAnsiTheme="minorHAnsi" w:cstheme="minorHAnsi"/>
          <w:vertAlign w:val="superscript"/>
        </w:rPr>
        <w:t>th</w:t>
      </w:r>
      <w:r w:rsidRPr="0045212B">
        <w:rPr>
          <w:rFonts w:asciiTheme="minorHAnsi" w:hAnsiTheme="minorHAnsi" w:cstheme="minorHAnsi"/>
        </w:rPr>
        <w:t xml:space="preserve"> percentile) is 540 GtCO</w:t>
      </w:r>
      <w:r w:rsidRPr="0045212B">
        <w:rPr>
          <w:rFonts w:asciiTheme="minorHAnsi" w:hAnsiTheme="minorHAnsi" w:cstheme="minorHAnsi"/>
          <w:vertAlign w:val="subscript"/>
        </w:rPr>
        <w:t>2</w:t>
      </w:r>
      <w:r w:rsidRPr="0045212B">
        <w:rPr>
          <w:rFonts w:asciiTheme="minorHAnsi" w:hAnsiTheme="minorHAnsi" w:cstheme="minorHAnsi"/>
        </w:rPr>
        <w:t>, with a range of 325-890 GtCO</w:t>
      </w:r>
      <w:r w:rsidRPr="0045212B">
        <w:rPr>
          <w:rFonts w:asciiTheme="minorHAnsi" w:hAnsiTheme="minorHAnsi" w:cstheme="minorHAnsi"/>
          <w:vertAlign w:val="subscript"/>
        </w:rPr>
        <w:t>2</w:t>
      </w:r>
      <w:r w:rsidRPr="0045212B">
        <w:rPr>
          <w:rFonts w:asciiTheme="minorHAnsi" w:hAnsiTheme="minorHAnsi" w:cstheme="minorHAnsi"/>
        </w:rPr>
        <w:t>. This is consistent with a number of previous studies of the budget to the 1.5</w:t>
      </w:r>
      <w:r w:rsidRPr="0045212B">
        <w:rPr>
          <w:rFonts w:ascii="Cambria Math" w:eastAsia="Cambria Math" w:hAnsi="Cambria Math" w:cs="Cambria Math"/>
        </w:rPr>
        <w:t>℃</w:t>
      </w:r>
      <w:r w:rsidRPr="0045212B">
        <w:rPr>
          <w:rFonts w:asciiTheme="minorHAnsi" w:hAnsiTheme="minorHAnsi" w:cstheme="minorHAnsi"/>
        </w:rPr>
        <w:t xml:space="preserve">-threshold, but is useful because it shows the full range of IAM outputs used for the SR15 reports budget assessment can be made consistent with the observationally constrained budgets reported over 2017-18. </w:t>
      </w:r>
    </w:p>
    <w:p w14:paraId="602D6FF1" w14:textId="4A2C5E65" w:rsidR="007647BA" w:rsidRPr="0045212B" w:rsidRDefault="007647BA" w:rsidP="001E7D0F">
      <w:pPr>
        <w:jc w:val="both"/>
        <w:rPr>
          <w:rFonts w:asciiTheme="minorHAnsi" w:hAnsiTheme="minorHAnsi" w:cstheme="minorHAnsi"/>
        </w:rPr>
      </w:pPr>
    </w:p>
    <w:p w14:paraId="232E2D79" w14:textId="0AE3F48B" w:rsidR="007647BA" w:rsidRPr="0045212B" w:rsidRDefault="007647BA" w:rsidP="001E7D0F">
      <w:pPr>
        <w:jc w:val="both"/>
        <w:rPr>
          <w:rFonts w:asciiTheme="minorHAnsi" w:hAnsiTheme="minorHAnsi" w:cstheme="minorHAnsi"/>
        </w:rPr>
      </w:pPr>
      <w:r w:rsidRPr="0045212B">
        <w:rPr>
          <w:rFonts w:asciiTheme="minorHAnsi" w:hAnsiTheme="minorHAnsi" w:cstheme="minorHAnsi"/>
        </w:rPr>
        <w:t>We argue that this methodology provides a much more transparent way to compute the remaining carbon budget, by accounting for the non-CO</w:t>
      </w:r>
      <w:r w:rsidRPr="0045212B">
        <w:rPr>
          <w:rFonts w:asciiTheme="minorHAnsi" w:hAnsiTheme="minorHAnsi" w:cstheme="minorHAnsi"/>
          <w:vertAlign w:val="subscript"/>
        </w:rPr>
        <w:t>2</w:t>
      </w:r>
      <w:r w:rsidRPr="0045212B">
        <w:rPr>
          <w:rFonts w:asciiTheme="minorHAnsi" w:hAnsiTheme="minorHAnsi" w:cstheme="minorHAnsi"/>
        </w:rPr>
        <w:t xml:space="preserve"> pollutants in a physically sensible way. By not converting the non-CO</w:t>
      </w:r>
      <w:r w:rsidRPr="0045212B">
        <w:rPr>
          <w:rFonts w:asciiTheme="minorHAnsi" w:hAnsiTheme="minorHAnsi" w:cstheme="minorHAnsi"/>
          <w:vertAlign w:val="subscript"/>
        </w:rPr>
        <w:t>2</w:t>
      </w:r>
      <w:r w:rsidRPr="0045212B">
        <w:rPr>
          <w:rFonts w:asciiTheme="minorHAnsi" w:hAnsiTheme="minorHAnsi" w:cstheme="minorHAnsi"/>
        </w:rPr>
        <w:t xml:space="preserve"> contributions into a warming response we avoid some additional uncertainty </w:t>
      </w:r>
      <w:r w:rsidRPr="0045212B">
        <w:rPr>
          <w:rFonts w:asciiTheme="minorHAnsi" w:hAnsiTheme="minorHAnsi" w:cstheme="minorHAnsi"/>
        </w:rPr>
        <w:lastRenderedPageBreak/>
        <w:t>and do not have to sample over the range of reported non-CO</w:t>
      </w:r>
      <w:r w:rsidRPr="0045212B">
        <w:rPr>
          <w:rFonts w:asciiTheme="minorHAnsi" w:hAnsiTheme="minorHAnsi" w:cstheme="minorHAnsi"/>
          <w:vertAlign w:val="subscript"/>
        </w:rPr>
        <w:t>2</w:t>
      </w:r>
      <w:r w:rsidRPr="0045212B">
        <w:rPr>
          <w:rFonts w:asciiTheme="minorHAnsi" w:hAnsiTheme="minorHAnsi" w:cstheme="minorHAnsi"/>
        </w:rPr>
        <w:t xml:space="preserve"> warming contributions in a way inconsistent with the scenario database (figure 5a).</w:t>
      </w:r>
    </w:p>
    <w:p w14:paraId="66291F62" w14:textId="52A5D6DB" w:rsidR="00AA7D66" w:rsidRPr="0045212B" w:rsidRDefault="00AA7D66" w:rsidP="001E7D0F">
      <w:pPr>
        <w:jc w:val="both"/>
        <w:rPr>
          <w:rFonts w:asciiTheme="minorHAnsi" w:hAnsiTheme="minorHAnsi" w:cstheme="minorHAnsi"/>
        </w:rPr>
      </w:pPr>
    </w:p>
    <w:p w14:paraId="3F306ABF" w14:textId="6CE9F940" w:rsidR="00AA7D66" w:rsidRPr="0045212B" w:rsidRDefault="00AA7D66" w:rsidP="001E7D0F">
      <w:pPr>
        <w:jc w:val="both"/>
        <w:rPr>
          <w:rFonts w:asciiTheme="minorHAnsi" w:hAnsiTheme="minorHAnsi" w:cstheme="minorHAnsi"/>
        </w:rPr>
      </w:pPr>
      <w:r w:rsidRPr="0045212B">
        <w:rPr>
          <w:rFonts w:asciiTheme="minorHAnsi" w:hAnsiTheme="minorHAnsi" w:cstheme="minorHAnsi"/>
        </w:rPr>
        <w:t>Further research is required to see how the CO</w:t>
      </w:r>
      <w:r w:rsidRPr="0045212B">
        <w:rPr>
          <w:rFonts w:asciiTheme="minorHAnsi" w:hAnsiTheme="minorHAnsi" w:cstheme="minorHAnsi"/>
          <w:vertAlign w:val="subscript"/>
        </w:rPr>
        <w:t>2</w:t>
      </w:r>
      <w:r w:rsidRPr="0045212B">
        <w:rPr>
          <w:rFonts w:asciiTheme="minorHAnsi" w:hAnsiTheme="minorHAnsi" w:cstheme="minorHAnsi"/>
        </w:rPr>
        <w:t>-fe metric can be applied to CMIP6 models output. By pulling apart the contributions of different pollutants to the warming response as is done in figure 2, one can understand the contributions policies on particular sectors or GHGs could make. The addition of a simple formula to calculate the warming-equivalent emissions budget for any pollutants RF or emissions pathway provides extra utility to this approach.</w:t>
      </w:r>
    </w:p>
    <w:p w14:paraId="4852AE0A" w14:textId="12E7EC99" w:rsidR="00C851C0" w:rsidRPr="0045212B" w:rsidRDefault="00C851C0" w:rsidP="001E7D0F">
      <w:pPr>
        <w:jc w:val="both"/>
        <w:rPr>
          <w:rFonts w:asciiTheme="minorHAnsi" w:hAnsiTheme="minorHAnsi" w:cstheme="minorHAnsi"/>
        </w:rPr>
      </w:pPr>
    </w:p>
    <w:p w14:paraId="666C62E6" w14:textId="44E0FE8D" w:rsidR="00B1121D" w:rsidRPr="0045212B" w:rsidRDefault="00AA083D" w:rsidP="001E7D0F">
      <w:pPr>
        <w:jc w:val="both"/>
        <w:rPr>
          <w:rFonts w:asciiTheme="minorHAnsi" w:eastAsiaTheme="minorEastAsia" w:hAnsiTheme="minorHAnsi" w:cstheme="minorHAnsi"/>
        </w:rPr>
      </w:pPr>
      <w:r w:rsidRPr="0045212B">
        <w:rPr>
          <w:rFonts w:asciiTheme="minorHAnsi" w:eastAsiaTheme="minorEastAsia" w:hAnsiTheme="minorHAnsi" w:cstheme="minorHAnsi"/>
        </w:rPr>
        <w:t xml:space="preserve">Determining equitable sharing of the remaining global carbon budget is a complex ethical and technical challenge exacerbated by the lack of robust techniques to assess each Nation’s progress towards net-zero emissions and likely requirements from the remaining carbon budget. We hope here to provide techniques which transparently and simply approximate the remaining budget and have demonstrated its use over a range of policy-relevant scenarios. </w:t>
      </w:r>
      <w:r w:rsidRPr="0045212B">
        <w:rPr>
          <w:rFonts w:asciiTheme="minorHAnsi" w:eastAsiaTheme="minorEastAsia" w:hAnsiTheme="minorHAnsi" w:cstheme="minorHAnsi"/>
          <w:color w:val="000000" w:themeColor="text1"/>
        </w:rPr>
        <w:t>The CO</w:t>
      </w:r>
      <w:r w:rsidRPr="0045212B">
        <w:rPr>
          <w:rFonts w:asciiTheme="minorHAnsi" w:eastAsiaTheme="minorEastAsia" w:hAnsiTheme="minorHAnsi" w:cstheme="minorHAnsi"/>
          <w:color w:val="000000" w:themeColor="text1"/>
          <w:vertAlign w:val="subscript"/>
        </w:rPr>
        <w:t>2</w:t>
      </w:r>
      <w:r w:rsidRPr="0045212B">
        <w:rPr>
          <w:rFonts w:asciiTheme="minorHAnsi" w:eastAsiaTheme="minorEastAsia" w:hAnsiTheme="minorHAnsi" w:cstheme="minorHAnsi"/>
          <w:color w:val="000000" w:themeColor="text1"/>
        </w:rPr>
        <w:t xml:space="preserve">-fe metric provides the gold standard for the comparison of GHG emissions scenarios based on their policy relevance for the Paris Agreement objectives at a global level. </w:t>
      </w:r>
    </w:p>
    <w:p w14:paraId="1442F420" w14:textId="77777777" w:rsidR="00B1121D" w:rsidRPr="0045212B" w:rsidRDefault="00B1121D" w:rsidP="001E7D0F">
      <w:pPr>
        <w:jc w:val="both"/>
        <w:rPr>
          <w:rFonts w:asciiTheme="minorHAnsi" w:hAnsiTheme="minorHAnsi" w:cstheme="minorHAnsi"/>
        </w:rPr>
      </w:pPr>
    </w:p>
    <w:p w14:paraId="6ACF5BBF" w14:textId="3676EB83" w:rsidR="000750A8" w:rsidRPr="0045212B" w:rsidRDefault="008666A6" w:rsidP="001E7D0F">
      <w:pPr>
        <w:jc w:val="both"/>
        <w:rPr>
          <w:rFonts w:asciiTheme="minorHAnsi" w:hAnsiTheme="minorHAnsi" w:cstheme="minorHAnsi"/>
        </w:rPr>
      </w:pPr>
      <w:r w:rsidRPr="0045212B">
        <w:rPr>
          <w:rFonts w:asciiTheme="minorHAnsi" w:hAnsiTheme="minorHAnsi" w:cstheme="minorHAnsi"/>
          <w:b/>
          <w:bCs/>
          <w:i/>
          <w:iCs/>
        </w:rPr>
        <w:t>Acknowledgements</w:t>
      </w:r>
    </w:p>
    <w:p w14:paraId="11E6575C" w14:textId="77777777" w:rsidR="000750A8" w:rsidRPr="0045212B" w:rsidRDefault="000750A8" w:rsidP="001E7D0F">
      <w:pPr>
        <w:jc w:val="both"/>
        <w:rPr>
          <w:rFonts w:asciiTheme="minorHAnsi" w:hAnsiTheme="minorHAnsi" w:cstheme="minorHAnsi"/>
        </w:rPr>
      </w:pPr>
    </w:p>
    <w:p w14:paraId="0CEAB211" w14:textId="68C014CB" w:rsidR="008666A6" w:rsidRPr="0045212B" w:rsidRDefault="008666A6" w:rsidP="001E7D0F">
      <w:pPr>
        <w:jc w:val="both"/>
        <w:rPr>
          <w:rFonts w:asciiTheme="minorHAnsi" w:hAnsiTheme="minorHAnsi" w:cstheme="minorHAnsi"/>
          <w:b/>
          <w:bCs/>
          <w:i/>
          <w:iCs/>
        </w:rPr>
      </w:pPr>
      <w:r w:rsidRPr="0045212B">
        <w:rPr>
          <w:rFonts w:asciiTheme="minorHAnsi" w:hAnsiTheme="minorHAnsi" w:cstheme="minorHAnsi"/>
          <w:b/>
          <w:bCs/>
          <w:i/>
          <w:iCs/>
        </w:rPr>
        <w:t>Author contributions</w:t>
      </w:r>
    </w:p>
    <w:p w14:paraId="040C6133" w14:textId="42CAF1EA" w:rsidR="008666A6" w:rsidRPr="0045212B" w:rsidRDefault="008666A6" w:rsidP="001E7D0F">
      <w:pPr>
        <w:jc w:val="both"/>
        <w:rPr>
          <w:rFonts w:asciiTheme="minorHAnsi" w:hAnsiTheme="minorHAnsi" w:cstheme="minorHAnsi"/>
          <w:b/>
          <w:bCs/>
          <w:i/>
          <w:iCs/>
        </w:rPr>
      </w:pPr>
    </w:p>
    <w:p w14:paraId="7EAF6D21" w14:textId="2287C2CE" w:rsidR="00AA7D66" w:rsidRPr="0045212B" w:rsidRDefault="00AA7D66" w:rsidP="001E7D0F">
      <w:pPr>
        <w:jc w:val="both"/>
        <w:rPr>
          <w:rFonts w:asciiTheme="minorHAnsi" w:hAnsiTheme="minorHAnsi" w:cstheme="minorHAnsi"/>
        </w:rPr>
      </w:pPr>
      <w:r w:rsidRPr="0045212B">
        <w:rPr>
          <w:rFonts w:asciiTheme="minorHAnsi" w:hAnsiTheme="minorHAnsi" w:cstheme="minorHAnsi"/>
        </w:rPr>
        <w:t xml:space="preserve">SJ completed the study and </w:t>
      </w:r>
      <w:r w:rsidR="000750A8" w:rsidRPr="0045212B">
        <w:rPr>
          <w:rFonts w:asciiTheme="minorHAnsi" w:hAnsiTheme="minorHAnsi" w:cstheme="minorHAnsi"/>
        </w:rPr>
        <w:t>produced the figures. MC contributed to the design and testing of the simple formula. MA and SJ designed the study and all authors contributed to writing.</w:t>
      </w:r>
    </w:p>
    <w:p w14:paraId="67A6B4F6" w14:textId="77777777" w:rsidR="00AA7D66" w:rsidRPr="0045212B" w:rsidRDefault="00AA7D66" w:rsidP="001E7D0F">
      <w:pPr>
        <w:jc w:val="both"/>
        <w:rPr>
          <w:rFonts w:asciiTheme="minorHAnsi" w:hAnsiTheme="minorHAnsi" w:cstheme="minorHAnsi"/>
          <w:b/>
          <w:bCs/>
          <w:i/>
          <w:iCs/>
        </w:rPr>
      </w:pPr>
    </w:p>
    <w:p w14:paraId="3D4998BC" w14:textId="207E7BEF" w:rsidR="008666A6" w:rsidRPr="0045212B" w:rsidRDefault="008666A6" w:rsidP="001E7D0F">
      <w:pPr>
        <w:jc w:val="both"/>
        <w:rPr>
          <w:rFonts w:asciiTheme="minorHAnsi" w:hAnsiTheme="minorHAnsi" w:cstheme="minorHAnsi"/>
          <w:b/>
          <w:bCs/>
          <w:i/>
          <w:iCs/>
        </w:rPr>
      </w:pPr>
      <w:r w:rsidRPr="0045212B">
        <w:rPr>
          <w:rFonts w:asciiTheme="minorHAnsi" w:hAnsiTheme="minorHAnsi" w:cstheme="minorHAnsi"/>
          <w:b/>
          <w:bCs/>
          <w:i/>
          <w:iCs/>
        </w:rPr>
        <w:t>Data Availability</w:t>
      </w:r>
    </w:p>
    <w:p w14:paraId="6AEC213F" w14:textId="19E084C8" w:rsidR="008666A6" w:rsidRPr="0045212B" w:rsidRDefault="008666A6" w:rsidP="001E7D0F">
      <w:pPr>
        <w:jc w:val="both"/>
        <w:rPr>
          <w:rFonts w:asciiTheme="minorHAnsi" w:hAnsiTheme="minorHAnsi" w:cstheme="minorHAnsi"/>
          <w:b/>
          <w:bCs/>
          <w:i/>
          <w:iCs/>
        </w:rPr>
      </w:pPr>
    </w:p>
    <w:p w14:paraId="25B0FD39" w14:textId="7DB4654A" w:rsidR="008666A6" w:rsidRPr="0045212B" w:rsidRDefault="008666A6" w:rsidP="001E7D0F">
      <w:pPr>
        <w:jc w:val="both"/>
        <w:rPr>
          <w:rFonts w:asciiTheme="minorHAnsi" w:hAnsiTheme="minorHAnsi" w:cstheme="minorHAnsi"/>
          <w:b/>
          <w:bCs/>
          <w:i/>
          <w:iCs/>
        </w:rPr>
      </w:pPr>
      <w:r w:rsidRPr="0045212B">
        <w:rPr>
          <w:rFonts w:asciiTheme="minorHAnsi" w:hAnsiTheme="minorHAnsi" w:cstheme="minorHAnsi"/>
          <w:b/>
          <w:bCs/>
          <w:i/>
          <w:iCs/>
        </w:rPr>
        <w:t>References</w:t>
      </w:r>
    </w:p>
    <w:p w14:paraId="7C4B0D8C" w14:textId="272C2719" w:rsidR="0041581C" w:rsidRPr="0045212B" w:rsidRDefault="0041581C" w:rsidP="001E7D0F">
      <w:pPr>
        <w:jc w:val="both"/>
        <w:rPr>
          <w:b/>
          <w:bCs/>
          <w:i/>
          <w:iCs/>
        </w:rPr>
      </w:pPr>
    </w:p>
    <w:p w14:paraId="3F85EF68" w14:textId="77777777" w:rsidR="004E5032" w:rsidRPr="0045212B" w:rsidRDefault="00891890" w:rsidP="00E52AA1">
      <w:pPr>
        <w:pStyle w:val="Bibliography"/>
      </w:pPr>
      <w:r w:rsidRPr="0045212B">
        <w:fldChar w:fldCharType="begin"/>
      </w:r>
      <w:r w:rsidRPr="0045212B">
        <w:instrText xml:space="preserve"> ADDIN ZOTERO_BIBL {"uncited":[],"omitted":[],"custom":[]} CSL_BIBLIOGRAPHY </w:instrText>
      </w:r>
      <w:r w:rsidRPr="0045212B">
        <w:fldChar w:fldCharType="separate"/>
      </w:r>
      <w:r w:rsidR="004E5032" w:rsidRPr="0045212B">
        <w:t>1.</w:t>
      </w:r>
      <w:r w:rsidR="004E5032" w:rsidRPr="0045212B">
        <w:tab/>
        <w:t>IPCC. Summary for Policymakers of the Special Report on the Global Warming of 1.5°C. (2018).</w:t>
      </w:r>
    </w:p>
    <w:p w14:paraId="103E4D7D" w14:textId="77777777" w:rsidR="004E5032" w:rsidRPr="0045212B" w:rsidRDefault="004E5032" w:rsidP="00E52AA1">
      <w:pPr>
        <w:pStyle w:val="Bibliography"/>
      </w:pPr>
      <w:r w:rsidRPr="0045212B">
        <w:t>2.</w:t>
      </w:r>
      <w:r w:rsidRPr="0045212B">
        <w:tab/>
        <w:t>UNFCCC. Paris Agreement text. https://treaties.un.org/Pages/ViewDetails.aspx?src=IND&amp;mtdsg_no=XXVII-7-d&amp;chapter=27&amp;clang=_en.</w:t>
      </w:r>
    </w:p>
    <w:p w14:paraId="412F6CAE" w14:textId="77777777" w:rsidR="004E5032" w:rsidRPr="0045212B" w:rsidRDefault="004E5032" w:rsidP="00E52AA1">
      <w:pPr>
        <w:pStyle w:val="Bibliography"/>
      </w:pPr>
      <w:r w:rsidRPr="0045212B">
        <w:t>3.</w:t>
      </w:r>
      <w:r w:rsidRPr="0045212B">
        <w:tab/>
        <w:t xml:space="preserve">Rogelj, J., Forster, P. M., Kriegler, E., Smith, C. J. &amp; Séférian, R. Estimating and tracking the remaining carbon budget for stringent climate targets. </w:t>
      </w:r>
      <w:r w:rsidRPr="0045212B">
        <w:rPr>
          <w:i/>
          <w:iCs/>
        </w:rPr>
        <w:t>Nature</w:t>
      </w:r>
      <w:r w:rsidRPr="0045212B">
        <w:t xml:space="preserve"> </w:t>
      </w:r>
      <w:r w:rsidRPr="0045212B">
        <w:rPr>
          <w:b/>
          <w:bCs/>
        </w:rPr>
        <w:t>571</w:t>
      </w:r>
      <w:r w:rsidRPr="0045212B">
        <w:t>, 335 (2019).</w:t>
      </w:r>
    </w:p>
    <w:p w14:paraId="536938DC" w14:textId="77777777" w:rsidR="004E5032" w:rsidRPr="0045212B" w:rsidRDefault="004E5032" w:rsidP="00E52AA1">
      <w:pPr>
        <w:pStyle w:val="Bibliography"/>
      </w:pPr>
      <w:r w:rsidRPr="0045212B">
        <w:t>4.</w:t>
      </w:r>
      <w:r w:rsidRPr="0045212B">
        <w:tab/>
        <w:t xml:space="preserve">Leach, N. J. </w:t>
      </w:r>
      <w:r w:rsidRPr="0045212B">
        <w:rPr>
          <w:i/>
          <w:iCs/>
        </w:rPr>
        <w:t>et al.</w:t>
      </w:r>
      <w:r w:rsidRPr="0045212B">
        <w:t xml:space="preserve"> Current level and rate of warming determine emissions budgets under ambitious mitigation. </w:t>
      </w:r>
      <w:r w:rsidRPr="0045212B">
        <w:rPr>
          <w:i/>
          <w:iCs/>
        </w:rPr>
        <w:t>Nat. Geosci.</w:t>
      </w:r>
      <w:r w:rsidRPr="0045212B">
        <w:t xml:space="preserve"> </w:t>
      </w:r>
      <w:r w:rsidRPr="0045212B">
        <w:rPr>
          <w:b/>
          <w:bCs/>
        </w:rPr>
        <w:t>11</w:t>
      </w:r>
      <w:r w:rsidRPr="0045212B">
        <w:t>, 574 (2018).</w:t>
      </w:r>
    </w:p>
    <w:p w14:paraId="06B72E1C" w14:textId="77777777" w:rsidR="004E5032" w:rsidRPr="0045212B" w:rsidRDefault="004E5032" w:rsidP="00E52AA1">
      <w:pPr>
        <w:pStyle w:val="Bibliography"/>
      </w:pPr>
      <w:r w:rsidRPr="0045212B">
        <w:t>5.</w:t>
      </w:r>
      <w:r w:rsidRPr="0045212B">
        <w:tab/>
        <w:t xml:space="preserve">Millar, R. J. </w:t>
      </w:r>
      <w:r w:rsidRPr="0045212B">
        <w:rPr>
          <w:i/>
          <w:iCs/>
        </w:rPr>
        <w:t>et al.</w:t>
      </w:r>
      <w:r w:rsidRPr="0045212B">
        <w:t xml:space="preserve"> Emission budgets and pathways consistent with limiting warming to 1.5 °C. </w:t>
      </w:r>
      <w:r w:rsidRPr="0045212B">
        <w:rPr>
          <w:i/>
          <w:iCs/>
        </w:rPr>
        <w:t>Nat. Geosci.</w:t>
      </w:r>
      <w:r w:rsidRPr="0045212B">
        <w:t xml:space="preserve"> </w:t>
      </w:r>
      <w:r w:rsidRPr="0045212B">
        <w:rPr>
          <w:b/>
          <w:bCs/>
        </w:rPr>
        <w:t>10</w:t>
      </w:r>
      <w:r w:rsidRPr="0045212B">
        <w:t>, 741–747 (2017).</w:t>
      </w:r>
    </w:p>
    <w:p w14:paraId="3C70A803" w14:textId="77777777" w:rsidR="004E5032" w:rsidRPr="0045212B" w:rsidRDefault="004E5032" w:rsidP="00E52AA1">
      <w:pPr>
        <w:pStyle w:val="Bibliography"/>
      </w:pPr>
      <w:r w:rsidRPr="0045212B">
        <w:lastRenderedPageBreak/>
        <w:t>6.</w:t>
      </w:r>
      <w:r w:rsidRPr="0045212B">
        <w:tab/>
        <w:t xml:space="preserve">Matthews, H. D., Gillett, N. P., Stott, P. A. &amp; Zickfeld, K. The proportionality of global warming to cumulative carbon emissions. </w:t>
      </w:r>
      <w:r w:rsidRPr="0045212B">
        <w:rPr>
          <w:i/>
          <w:iCs/>
        </w:rPr>
        <w:t>Nature</w:t>
      </w:r>
      <w:r w:rsidRPr="0045212B">
        <w:t xml:space="preserve"> </w:t>
      </w:r>
      <w:r w:rsidRPr="0045212B">
        <w:rPr>
          <w:b/>
          <w:bCs/>
        </w:rPr>
        <w:t>459</w:t>
      </w:r>
      <w:r w:rsidRPr="0045212B">
        <w:t>, 829–832 (2009).</w:t>
      </w:r>
    </w:p>
    <w:p w14:paraId="48EA4BA3" w14:textId="77777777" w:rsidR="004E5032" w:rsidRPr="0045212B" w:rsidRDefault="004E5032" w:rsidP="00E52AA1">
      <w:pPr>
        <w:pStyle w:val="Bibliography"/>
      </w:pPr>
      <w:r w:rsidRPr="0045212B">
        <w:t>7.</w:t>
      </w:r>
      <w:r w:rsidRPr="0045212B">
        <w:tab/>
        <w:t xml:space="preserve">Quéré, C. L. </w:t>
      </w:r>
      <w:r w:rsidRPr="0045212B">
        <w:rPr>
          <w:i/>
          <w:iCs/>
        </w:rPr>
        <w:t>et al.</w:t>
      </w:r>
      <w:r w:rsidRPr="0045212B">
        <w:t xml:space="preserve"> Global Carbon Budget 2016. </w:t>
      </w:r>
      <w:r w:rsidRPr="0045212B">
        <w:rPr>
          <w:i/>
          <w:iCs/>
        </w:rPr>
        <w:t>Earth Syst. Sci. Data</w:t>
      </w:r>
      <w:r w:rsidRPr="0045212B">
        <w:t xml:space="preserve"> </w:t>
      </w:r>
      <w:r w:rsidRPr="0045212B">
        <w:rPr>
          <w:b/>
          <w:bCs/>
        </w:rPr>
        <w:t>8</w:t>
      </w:r>
      <w:r w:rsidRPr="0045212B">
        <w:t>, 605–649 (2016).</w:t>
      </w:r>
    </w:p>
    <w:p w14:paraId="5F64902B" w14:textId="77777777" w:rsidR="004E5032" w:rsidRPr="0045212B" w:rsidRDefault="004E5032" w:rsidP="00E52AA1">
      <w:pPr>
        <w:pStyle w:val="Bibliography"/>
      </w:pPr>
      <w:r w:rsidRPr="0045212B">
        <w:t>8.</w:t>
      </w:r>
      <w:r w:rsidRPr="0045212B">
        <w:tab/>
        <w:t xml:space="preserve">Huppmann, D. </w:t>
      </w:r>
      <w:r w:rsidRPr="0045212B">
        <w:rPr>
          <w:i/>
          <w:iCs/>
        </w:rPr>
        <w:t>et al.</w:t>
      </w:r>
      <w:r w:rsidRPr="0045212B">
        <w:t xml:space="preserve"> </w:t>
      </w:r>
      <w:r w:rsidRPr="0045212B">
        <w:rPr>
          <w:i/>
          <w:iCs/>
        </w:rPr>
        <w:t>IAMC 1.5°C Scenario Explorer and Data hosted by IIASA</w:t>
      </w:r>
      <w:r w:rsidRPr="0045212B">
        <w:t>. (Integrated Assessment Modeling Consortium &amp; International Institute for Applied Systems Analysis, 2018). doi:10.22022/SR15/08-2018.15429.</w:t>
      </w:r>
    </w:p>
    <w:p w14:paraId="2FFBA74D" w14:textId="77777777" w:rsidR="004E5032" w:rsidRPr="0045212B" w:rsidRDefault="004E5032" w:rsidP="00E52AA1">
      <w:pPr>
        <w:pStyle w:val="Bibliography"/>
      </w:pPr>
      <w:r w:rsidRPr="0045212B">
        <w:t>9.</w:t>
      </w:r>
      <w:r w:rsidRPr="0045212B">
        <w:tab/>
        <w:t xml:space="preserve">Joos, F. </w:t>
      </w:r>
      <w:r w:rsidRPr="0045212B">
        <w:rPr>
          <w:i/>
          <w:iCs/>
        </w:rPr>
        <w:t>et al.</w:t>
      </w:r>
      <w:r w:rsidRPr="0045212B">
        <w:t xml:space="preserve"> Carbon dioxide and climate impulse response functions for the computation of greenhouse gas metrics: a multi-model analysis. </w:t>
      </w:r>
      <w:r w:rsidRPr="0045212B">
        <w:rPr>
          <w:i/>
          <w:iCs/>
        </w:rPr>
        <w:t>Atmospheric Chem. Phys.</w:t>
      </w:r>
      <w:r w:rsidRPr="0045212B">
        <w:t xml:space="preserve"> </w:t>
      </w:r>
      <w:r w:rsidRPr="0045212B">
        <w:rPr>
          <w:b/>
          <w:bCs/>
        </w:rPr>
        <w:t>13</w:t>
      </w:r>
      <w:r w:rsidRPr="0045212B">
        <w:t>, 2793–2825 (2013).</w:t>
      </w:r>
    </w:p>
    <w:p w14:paraId="644DFB1B" w14:textId="77777777" w:rsidR="004E5032" w:rsidRPr="0045212B" w:rsidRDefault="004E5032" w:rsidP="00E52AA1">
      <w:pPr>
        <w:pStyle w:val="Bibliography"/>
      </w:pPr>
      <w:r w:rsidRPr="0045212B">
        <w:t>10.</w:t>
      </w:r>
      <w:r w:rsidRPr="0045212B">
        <w:tab/>
        <w:t xml:space="preserve">Millar, R. J., Nicholls, Z. R., Friedlingstein, P. &amp; Allen, M. R. A modified impulse-response representation of the global near-surface air temperature and atmospheric concentration response to carbon dioxide emissions. </w:t>
      </w:r>
      <w:r w:rsidRPr="0045212B">
        <w:rPr>
          <w:i/>
          <w:iCs/>
        </w:rPr>
        <w:t>Atmospheric Chem. Phys.</w:t>
      </w:r>
      <w:r w:rsidRPr="0045212B">
        <w:t xml:space="preserve"> </w:t>
      </w:r>
      <w:r w:rsidRPr="0045212B">
        <w:rPr>
          <w:b/>
          <w:bCs/>
        </w:rPr>
        <w:t>17</w:t>
      </w:r>
      <w:r w:rsidRPr="0045212B">
        <w:t>, 7213–7228 (2017).</w:t>
      </w:r>
    </w:p>
    <w:p w14:paraId="1EA71540" w14:textId="77777777" w:rsidR="004E5032" w:rsidRPr="0045212B" w:rsidRDefault="004E5032" w:rsidP="00E52AA1">
      <w:pPr>
        <w:pStyle w:val="Bibliography"/>
      </w:pPr>
      <w:r w:rsidRPr="0045212B">
        <w:t>11.</w:t>
      </w:r>
      <w:r w:rsidRPr="0045212B">
        <w:tab/>
        <w:t xml:space="preserve">Ehlert, D. &amp; Zickfeld, K. What determines the warming commitment after cessation of CO 2 emissions? </w:t>
      </w:r>
      <w:r w:rsidRPr="0045212B">
        <w:rPr>
          <w:i/>
          <w:iCs/>
        </w:rPr>
        <w:t>Environ. Res. Lett.</w:t>
      </w:r>
      <w:r w:rsidRPr="0045212B">
        <w:t xml:space="preserve"> </w:t>
      </w:r>
      <w:r w:rsidRPr="0045212B">
        <w:rPr>
          <w:b/>
          <w:bCs/>
        </w:rPr>
        <w:t>12</w:t>
      </w:r>
      <w:r w:rsidRPr="0045212B">
        <w:t>, 015002 (2017).</w:t>
      </w:r>
    </w:p>
    <w:p w14:paraId="0AE6F4F2" w14:textId="77777777" w:rsidR="004E5032" w:rsidRPr="0045212B" w:rsidRDefault="004E5032" w:rsidP="00E52AA1">
      <w:pPr>
        <w:pStyle w:val="Bibliography"/>
      </w:pPr>
      <w:r w:rsidRPr="0045212B">
        <w:t>12.</w:t>
      </w:r>
      <w:r w:rsidRPr="0045212B">
        <w:tab/>
        <w:t xml:space="preserve">Allen, M. R. </w:t>
      </w:r>
      <w:r w:rsidRPr="0045212B">
        <w:rPr>
          <w:i/>
          <w:iCs/>
        </w:rPr>
        <w:t>et al.</w:t>
      </w:r>
      <w:r w:rsidRPr="0045212B">
        <w:t xml:space="preserve"> Warming caused by cumulative carbon emissions towards the trillionth tonne. </w:t>
      </w:r>
      <w:r w:rsidRPr="0045212B">
        <w:rPr>
          <w:i/>
          <w:iCs/>
        </w:rPr>
        <w:t>Nature</w:t>
      </w:r>
      <w:r w:rsidRPr="0045212B">
        <w:t xml:space="preserve"> </w:t>
      </w:r>
      <w:r w:rsidRPr="0045212B">
        <w:rPr>
          <w:b/>
          <w:bCs/>
        </w:rPr>
        <w:t>458</w:t>
      </w:r>
      <w:r w:rsidRPr="0045212B">
        <w:t>, 1163–1166 (2009).</w:t>
      </w:r>
    </w:p>
    <w:p w14:paraId="594FA055" w14:textId="77777777" w:rsidR="004E5032" w:rsidRPr="0045212B" w:rsidRDefault="004E5032" w:rsidP="00E52AA1">
      <w:pPr>
        <w:pStyle w:val="Bibliography"/>
      </w:pPr>
      <w:r w:rsidRPr="0045212B">
        <w:t>13.</w:t>
      </w:r>
      <w:r w:rsidRPr="0045212B">
        <w:tab/>
        <w:t xml:space="preserve">Jenkins, S., Millar, R. J., Leach, N. &amp; Allen, M. R. Framing Climate Goals in Terms of Cumulative CO2-Forcing-Equivalent Emissions. </w:t>
      </w:r>
      <w:r w:rsidRPr="0045212B">
        <w:rPr>
          <w:i/>
          <w:iCs/>
        </w:rPr>
        <w:t>Geophys. Res. Lett.</w:t>
      </w:r>
      <w:r w:rsidRPr="0045212B">
        <w:t xml:space="preserve"> </w:t>
      </w:r>
      <w:r w:rsidRPr="0045212B">
        <w:rPr>
          <w:b/>
          <w:bCs/>
        </w:rPr>
        <w:t>45</w:t>
      </w:r>
      <w:r w:rsidRPr="0045212B">
        <w:t>, 2795–2804 (2018).</w:t>
      </w:r>
    </w:p>
    <w:p w14:paraId="5EC6D477" w14:textId="77777777" w:rsidR="004E5032" w:rsidRPr="0045212B" w:rsidRDefault="004E5032" w:rsidP="00E52AA1">
      <w:pPr>
        <w:pStyle w:val="Bibliography"/>
      </w:pPr>
      <w:r w:rsidRPr="0045212B">
        <w:t>14.</w:t>
      </w:r>
      <w:r w:rsidRPr="0045212B">
        <w:tab/>
        <w:t xml:space="preserve">Held, I. M. </w:t>
      </w:r>
      <w:r w:rsidRPr="0045212B">
        <w:rPr>
          <w:i/>
          <w:iCs/>
        </w:rPr>
        <w:t>et al.</w:t>
      </w:r>
      <w:r w:rsidRPr="0045212B">
        <w:t xml:space="preserve"> Probing the Fast and Slow Components of Global Warming by Returning Abruptly to Preindustrial Forcing. </w:t>
      </w:r>
      <w:r w:rsidRPr="0045212B">
        <w:rPr>
          <w:i/>
          <w:iCs/>
        </w:rPr>
        <w:t>J. Clim.</w:t>
      </w:r>
      <w:r w:rsidRPr="0045212B">
        <w:t xml:space="preserve"> </w:t>
      </w:r>
      <w:r w:rsidRPr="0045212B">
        <w:rPr>
          <w:b/>
          <w:bCs/>
        </w:rPr>
        <w:t>23</w:t>
      </w:r>
      <w:r w:rsidRPr="0045212B">
        <w:t>, 2418–2427 (2010).</w:t>
      </w:r>
    </w:p>
    <w:p w14:paraId="0CD1AF2D" w14:textId="77777777" w:rsidR="004E5032" w:rsidRPr="0045212B" w:rsidRDefault="004E5032" w:rsidP="00E52AA1">
      <w:pPr>
        <w:pStyle w:val="Bibliography"/>
      </w:pPr>
      <w:r w:rsidRPr="0045212B">
        <w:t>15.</w:t>
      </w:r>
      <w:r w:rsidRPr="0045212B">
        <w:tab/>
        <w:t xml:space="preserve">Allen, M. R. </w:t>
      </w:r>
      <w:r w:rsidRPr="0045212B">
        <w:rPr>
          <w:i/>
          <w:iCs/>
        </w:rPr>
        <w:t>et al.</w:t>
      </w:r>
      <w:r w:rsidRPr="0045212B">
        <w:t xml:space="preserve"> A solution to the misrepresentations of CO 2 -equivalent emissions of short-lived climate pollutants under ambitious mitigation. </w:t>
      </w:r>
      <w:r w:rsidRPr="0045212B">
        <w:rPr>
          <w:i/>
          <w:iCs/>
        </w:rPr>
        <w:t>Npj Clim. Atmospheric Sci.</w:t>
      </w:r>
      <w:r w:rsidRPr="0045212B">
        <w:t xml:space="preserve"> </w:t>
      </w:r>
      <w:r w:rsidRPr="0045212B">
        <w:rPr>
          <w:b/>
          <w:bCs/>
        </w:rPr>
        <w:t>1</w:t>
      </w:r>
      <w:r w:rsidRPr="0045212B">
        <w:t>, 16 (2018).</w:t>
      </w:r>
    </w:p>
    <w:p w14:paraId="633A11EF" w14:textId="77777777" w:rsidR="004E5032" w:rsidRPr="0045212B" w:rsidRDefault="004E5032" w:rsidP="00E52AA1">
      <w:pPr>
        <w:pStyle w:val="Bibliography"/>
      </w:pPr>
      <w:r w:rsidRPr="0045212B">
        <w:t>16.</w:t>
      </w:r>
      <w:r w:rsidRPr="0045212B">
        <w:tab/>
        <w:t xml:space="preserve">Friedlingstein Pierre. Carbon cycle feedbacks and future climate change. </w:t>
      </w:r>
      <w:r w:rsidRPr="0045212B">
        <w:rPr>
          <w:i/>
          <w:iCs/>
        </w:rPr>
        <w:t>Philos. Trans. R. Soc. Math. Phys. Eng. Sci.</w:t>
      </w:r>
      <w:r w:rsidRPr="0045212B">
        <w:t xml:space="preserve"> </w:t>
      </w:r>
      <w:r w:rsidRPr="0045212B">
        <w:rPr>
          <w:b/>
          <w:bCs/>
        </w:rPr>
        <w:t>373</w:t>
      </w:r>
      <w:r w:rsidRPr="0045212B">
        <w:t>, 20140421 (2015).</w:t>
      </w:r>
    </w:p>
    <w:p w14:paraId="45CEEDB1" w14:textId="77777777" w:rsidR="004E5032" w:rsidRPr="0045212B" w:rsidRDefault="004E5032" w:rsidP="00E52AA1">
      <w:pPr>
        <w:pStyle w:val="Bibliography"/>
      </w:pPr>
      <w:r w:rsidRPr="0045212B">
        <w:lastRenderedPageBreak/>
        <w:t>17.</w:t>
      </w:r>
      <w:r w:rsidRPr="0045212B">
        <w:tab/>
        <w:t xml:space="preserve">Myhre, G. </w:t>
      </w:r>
      <w:r w:rsidRPr="0045212B">
        <w:rPr>
          <w:i/>
          <w:iCs/>
        </w:rPr>
        <w:t>et al.</w:t>
      </w:r>
      <w:r w:rsidRPr="0045212B">
        <w:t xml:space="preserve"> </w:t>
      </w:r>
      <w:r w:rsidRPr="0045212B">
        <w:rPr>
          <w:i/>
          <w:iCs/>
        </w:rPr>
        <w:t>Chapter 8--Anthropogenic and Natural Radiative Forcing, In IPCC AR5 WG1 - The Physical Science Basis.</w:t>
      </w:r>
      <w:r w:rsidRPr="0045212B">
        <w:t xml:space="preserve"> 82 (2013).</w:t>
      </w:r>
    </w:p>
    <w:p w14:paraId="2E818069" w14:textId="77777777" w:rsidR="004E5032" w:rsidRPr="0045212B" w:rsidRDefault="004E5032" w:rsidP="00E52AA1">
      <w:pPr>
        <w:pStyle w:val="Bibliography"/>
      </w:pPr>
      <w:r w:rsidRPr="0045212B">
        <w:t>18.</w:t>
      </w:r>
      <w:r w:rsidRPr="0045212B">
        <w:tab/>
        <w:t xml:space="preserve">Allen et al. </w:t>
      </w:r>
      <w:r w:rsidRPr="0045212B">
        <w:rPr>
          <w:i/>
          <w:iCs/>
        </w:rPr>
        <w:t>Chapter 1: Framing and Context. In: Special Report on the Global Warming of 1.5</w:t>
      </w:r>
      <w:r w:rsidRPr="0045212B">
        <w:rPr>
          <w:rFonts w:ascii="Cambria Math" w:hAnsi="Cambria Math" w:cs="Cambria Math" w:hint="eastAsia"/>
          <w:i/>
          <w:iCs/>
        </w:rPr>
        <w:t>℃</w:t>
      </w:r>
      <w:r w:rsidRPr="0045212B">
        <w:rPr>
          <w:i/>
          <w:iCs/>
        </w:rPr>
        <w:t>.</w:t>
      </w:r>
      <w:r w:rsidRPr="0045212B">
        <w:t xml:space="preserve"> (2018).</w:t>
      </w:r>
    </w:p>
    <w:p w14:paraId="3927FF35" w14:textId="77777777" w:rsidR="004E5032" w:rsidRPr="0045212B" w:rsidRDefault="004E5032" w:rsidP="00E52AA1">
      <w:pPr>
        <w:pStyle w:val="Bibliography"/>
      </w:pPr>
      <w:r w:rsidRPr="0045212B">
        <w:t>19.</w:t>
      </w:r>
      <w:r w:rsidRPr="0045212B">
        <w:tab/>
        <w:t xml:space="preserve">Matthews, H. D. &amp; Zickfeld, K. Climate response to zeroed emissions of greenhouse gases and aerosols. </w:t>
      </w:r>
      <w:r w:rsidRPr="0045212B">
        <w:rPr>
          <w:i/>
          <w:iCs/>
        </w:rPr>
        <w:t>Nat. Clim. Change</w:t>
      </w:r>
      <w:r w:rsidRPr="0045212B">
        <w:t xml:space="preserve"> </w:t>
      </w:r>
      <w:r w:rsidRPr="0045212B">
        <w:rPr>
          <w:b/>
          <w:bCs/>
        </w:rPr>
        <w:t>2</w:t>
      </w:r>
      <w:r w:rsidRPr="0045212B">
        <w:t>, 338–341 (2012).</w:t>
      </w:r>
    </w:p>
    <w:p w14:paraId="4E765D89" w14:textId="77777777" w:rsidR="004E5032" w:rsidRPr="0045212B" w:rsidRDefault="004E5032" w:rsidP="00E52AA1">
      <w:pPr>
        <w:pStyle w:val="Bibliography"/>
      </w:pPr>
      <w:r w:rsidRPr="0045212B">
        <w:t>20.</w:t>
      </w:r>
      <w:r w:rsidRPr="0045212B">
        <w:tab/>
        <w:t xml:space="preserve">Stevens, B. Rethinking the Lower Bound on Aerosol Radiative Forcing. </w:t>
      </w:r>
      <w:r w:rsidRPr="0045212B">
        <w:rPr>
          <w:i/>
          <w:iCs/>
        </w:rPr>
        <w:t>J. Clim.</w:t>
      </w:r>
      <w:r w:rsidRPr="0045212B">
        <w:t xml:space="preserve"> </w:t>
      </w:r>
      <w:r w:rsidRPr="0045212B">
        <w:rPr>
          <w:b/>
          <w:bCs/>
        </w:rPr>
        <w:t>28</w:t>
      </w:r>
      <w:r w:rsidRPr="0045212B">
        <w:t>, 4794–4819 (2015).</w:t>
      </w:r>
    </w:p>
    <w:p w14:paraId="2DEF1CF9" w14:textId="77777777" w:rsidR="004E5032" w:rsidRPr="0045212B" w:rsidRDefault="004E5032" w:rsidP="00E52AA1">
      <w:pPr>
        <w:pStyle w:val="Bibliography"/>
      </w:pPr>
      <w:r w:rsidRPr="0045212B">
        <w:t>21.</w:t>
      </w:r>
      <w:r w:rsidRPr="0045212B">
        <w:tab/>
        <w:t xml:space="preserve">Haustein, K. </w:t>
      </w:r>
      <w:r w:rsidRPr="0045212B">
        <w:rPr>
          <w:i/>
          <w:iCs/>
        </w:rPr>
        <w:t>et al.</w:t>
      </w:r>
      <w:r w:rsidRPr="0045212B">
        <w:t xml:space="preserve"> A real-time Global Warming Index. </w:t>
      </w:r>
      <w:r w:rsidRPr="0045212B">
        <w:rPr>
          <w:i/>
          <w:iCs/>
        </w:rPr>
        <w:t>Sci. Rep.</w:t>
      </w:r>
      <w:r w:rsidRPr="0045212B">
        <w:t xml:space="preserve"> </w:t>
      </w:r>
      <w:r w:rsidRPr="0045212B">
        <w:rPr>
          <w:b/>
          <w:bCs/>
        </w:rPr>
        <w:t>7</w:t>
      </w:r>
      <w:r w:rsidRPr="0045212B">
        <w:t>, 15417 (2017).</w:t>
      </w:r>
    </w:p>
    <w:p w14:paraId="49374BE1" w14:textId="77777777" w:rsidR="004E5032" w:rsidRPr="0045212B" w:rsidRDefault="004E5032" w:rsidP="00E52AA1">
      <w:pPr>
        <w:pStyle w:val="Bibliography"/>
      </w:pPr>
      <w:r w:rsidRPr="0045212B">
        <w:t>22.</w:t>
      </w:r>
      <w:r w:rsidRPr="0045212B">
        <w:tab/>
        <w:t xml:space="preserve">Collins, M. </w:t>
      </w:r>
      <w:r w:rsidRPr="0045212B">
        <w:rPr>
          <w:i/>
          <w:iCs/>
        </w:rPr>
        <w:t>et al.</w:t>
      </w:r>
      <w:r w:rsidRPr="0045212B">
        <w:t xml:space="preserve"> Long-term Climate Change: Projections, Commitments and Irreversibility. 108.</w:t>
      </w:r>
    </w:p>
    <w:p w14:paraId="1CB3F925" w14:textId="38F38C89" w:rsidR="003939C3" w:rsidRPr="00B8223A" w:rsidRDefault="00891890" w:rsidP="00E52AA1">
      <w:pPr>
        <w:pStyle w:val="Bibliography"/>
      </w:pPr>
      <w:r w:rsidRPr="0045212B">
        <w:fldChar w:fldCharType="end"/>
      </w:r>
    </w:p>
    <w:p w14:paraId="5742E260" w14:textId="6614E711" w:rsidR="007628C3" w:rsidRPr="0045212B" w:rsidRDefault="003939C3" w:rsidP="007628C3">
      <w:r w:rsidRPr="0045212B">
        <w:br w:type="page"/>
      </w:r>
    </w:p>
    <w:p w14:paraId="02BE7FD5" w14:textId="14731757" w:rsidR="00702F9E" w:rsidRPr="0045212B" w:rsidRDefault="00702F9E" w:rsidP="007628C3">
      <w:r w:rsidRPr="0045212B">
        <w:rPr>
          <w:rFonts w:asciiTheme="minorHAnsi" w:hAnsiTheme="minorHAnsi" w:cstheme="minorHAnsi"/>
          <w:noProof/>
          <w:color w:val="FF0000"/>
        </w:rPr>
        <w:lastRenderedPageBreak/>
        <w:drawing>
          <wp:anchor distT="0" distB="0" distL="114300" distR="114300" simplePos="0" relativeHeight="251685888" behindDoc="1" locked="0" layoutInCell="1" allowOverlap="1" wp14:anchorId="0D447E29" wp14:editId="1E5322F3">
            <wp:simplePos x="0" y="0"/>
            <wp:positionH relativeFrom="column">
              <wp:posOffset>-584200</wp:posOffset>
            </wp:positionH>
            <wp:positionV relativeFrom="page">
              <wp:posOffset>-512233</wp:posOffset>
            </wp:positionV>
            <wp:extent cx="7315200" cy="9754057"/>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1.pdf"/>
                    <pic:cNvPicPr/>
                  </pic:nvPicPr>
                  <pic:blipFill>
                    <a:blip r:embed="rId9">
                      <a:extLst>
                        <a:ext uri="{28A0092B-C50C-407E-A947-70E740481C1C}">
                          <a14:useLocalDpi xmlns:a14="http://schemas.microsoft.com/office/drawing/2010/main" val="0"/>
                        </a:ext>
                      </a:extLst>
                    </a:blip>
                    <a:stretch>
                      <a:fillRect/>
                    </a:stretch>
                  </pic:blipFill>
                  <pic:spPr>
                    <a:xfrm>
                      <a:off x="0" y="0"/>
                      <a:ext cx="7315200" cy="9754057"/>
                    </a:xfrm>
                    <a:prstGeom prst="rect">
                      <a:avLst/>
                    </a:prstGeom>
                  </pic:spPr>
                </pic:pic>
              </a:graphicData>
            </a:graphic>
            <wp14:sizeRelH relativeFrom="page">
              <wp14:pctWidth>0</wp14:pctWidth>
            </wp14:sizeRelH>
            <wp14:sizeRelV relativeFrom="page">
              <wp14:pctHeight>0</wp14:pctHeight>
            </wp14:sizeRelV>
          </wp:anchor>
        </w:drawing>
      </w:r>
    </w:p>
    <w:p w14:paraId="239C5DB9" w14:textId="77777777" w:rsidR="00702F9E" w:rsidRPr="0045212B" w:rsidRDefault="00702F9E" w:rsidP="007628C3"/>
    <w:p w14:paraId="42C226F2" w14:textId="77777777" w:rsidR="00702F9E" w:rsidRPr="0045212B" w:rsidRDefault="00702F9E" w:rsidP="007628C3"/>
    <w:p w14:paraId="5E68D854" w14:textId="77777777" w:rsidR="00702F9E" w:rsidRPr="0045212B" w:rsidRDefault="00702F9E" w:rsidP="007628C3"/>
    <w:p w14:paraId="6EC0E32E" w14:textId="38D4D999" w:rsidR="00702F9E" w:rsidRPr="0045212B" w:rsidRDefault="00702F9E" w:rsidP="007628C3"/>
    <w:p w14:paraId="58AC9F58" w14:textId="7169C7DC" w:rsidR="00702F9E" w:rsidRPr="0045212B" w:rsidRDefault="00702F9E" w:rsidP="007628C3"/>
    <w:p w14:paraId="02253B69" w14:textId="6964E19D" w:rsidR="00702F9E" w:rsidRPr="0045212B" w:rsidRDefault="00702F9E" w:rsidP="007628C3"/>
    <w:p w14:paraId="5E304643" w14:textId="7D045D57" w:rsidR="00702F9E" w:rsidRPr="0045212B" w:rsidRDefault="00702F9E" w:rsidP="007628C3"/>
    <w:p w14:paraId="2B7DCD1D" w14:textId="1432AAC7" w:rsidR="00702F9E" w:rsidRPr="0045212B" w:rsidRDefault="00702F9E" w:rsidP="007628C3"/>
    <w:p w14:paraId="76CE5494" w14:textId="648FAC1F" w:rsidR="00702F9E" w:rsidRPr="0045212B" w:rsidRDefault="00702F9E" w:rsidP="007628C3"/>
    <w:p w14:paraId="76CB12ED" w14:textId="67A1FCFD" w:rsidR="00702F9E" w:rsidRPr="0045212B" w:rsidRDefault="00702F9E" w:rsidP="007628C3"/>
    <w:p w14:paraId="4C736F85" w14:textId="038A1397" w:rsidR="00702F9E" w:rsidRPr="0045212B" w:rsidRDefault="00702F9E" w:rsidP="007628C3"/>
    <w:p w14:paraId="631E4C43" w14:textId="1C60A053" w:rsidR="00702F9E" w:rsidRPr="0045212B" w:rsidRDefault="00702F9E" w:rsidP="007628C3"/>
    <w:p w14:paraId="41F35EE7" w14:textId="308C9A16" w:rsidR="00702F9E" w:rsidRPr="0045212B" w:rsidRDefault="00702F9E" w:rsidP="007628C3"/>
    <w:p w14:paraId="1D00137D" w14:textId="26F85F8E" w:rsidR="00702F9E" w:rsidRPr="0045212B" w:rsidRDefault="00702F9E" w:rsidP="007628C3"/>
    <w:p w14:paraId="21768675" w14:textId="5B10EF00" w:rsidR="00702F9E" w:rsidRPr="0045212B" w:rsidRDefault="00702F9E" w:rsidP="007628C3"/>
    <w:p w14:paraId="33ADAB31" w14:textId="288D48A0" w:rsidR="00702F9E" w:rsidRPr="0045212B" w:rsidRDefault="00702F9E" w:rsidP="007628C3"/>
    <w:p w14:paraId="4F27E316" w14:textId="483FAF57" w:rsidR="00702F9E" w:rsidRPr="0045212B" w:rsidRDefault="00702F9E" w:rsidP="007628C3"/>
    <w:p w14:paraId="4E36691B" w14:textId="77777777" w:rsidR="00702F9E" w:rsidRPr="0045212B" w:rsidRDefault="00702F9E" w:rsidP="007628C3"/>
    <w:p w14:paraId="01A5D868" w14:textId="6333F9A6" w:rsidR="007628C3" w:rsidRPr="0045212B" w:rsidRDefault="007628C3" w:rsidP="007628C3"/>
    <w:p w14:paraId="0A26FB0F" w14:textId="6C0D89BD" w:rsidR="007628C3" w:rsidRPr="0045212B" w:rsidRDefault="007628C3" w:rsidP="007628C3"/>
    <w:p w14:paraId="2E0100ED" w14:textId="4D6CEC13" w:rsidR="007628C3" w:rsidRPr="0045212B" w:rsidRDefault="007628C3" w:rsidP="007628C3"/>
    <w:p w14:paraId="66A97CF0" w14:textId="0F2AF83B" w:rsidR="00702F9E" w:rsidRPr="0045212B" w:rsidRDefault="00702F9E" w:rsidP="007628C3"/>
    <w:p w14:paraId="7E819844" w14:textId="4CBB68AE" w:rsidR="00702F9E" w:rsidRPr="0045212B" w:rsidRDefault="00702F9E" w:rsidP="007628C3"/>
    <w:p w14:paraId="4CABBE57" w14:textId="73B1F55B" w:rsidR="00702F9E" w:rsidRPr="0045212B" w:rsidRDefault="00702F9E" w:rsidP="007628C3"/>
    <w:p w14:paraId="0D1E9787" w14:textId="69A7C612" w:rsidR="00702F9E" w:rsidRPr="0045212B" w:rsidRDefault="00702F9E" w:rsidP="007628C3"/>
    <w:p w14:paraId="64668AEF" w14:textId="4CECF054" w:rsidR="00702F9E" w:rsidRPr="0045212B" w:rsidRDefault="00702F9E" w:rsidP="007628C3"/>
    <w:p w14:paraId="38CCA9DF" w14:textId="1E9DA44F" w:rsidR="00702F9E" w:rsidRPr="0045212B" w:rsidRDefault="00702F9E" w:rsidP="007628C3"/>
    <w:p w14:paraId="20B52B71" w14:textId="61503F21" w:rsidR="00702F9E" w:rsidRPr="0045212B" w:rsidRDefault="00702F9E" w:rsidP="007628C3"/>
    <w:p w14:paraId="5E92ADDA" w14:textId="3C246E5F" w:rsidR="00702F9E" w:rsidRPr="0045212B" w:rsidRDefault="00702F9E" w:rsidP="007628C3"/>
    <w:p w14:paraId="5CAAF4BF" w14:textId="257C331B" w:rsidR="00702F9E" w:rsidRPr="0045212B" w:rsidRDefault="00702F9E" w:rsidP="007628C3"/>
    <w:p w14:paraId="28C165FB" w14:textId="1E72197D" w:rsidR="00702F9E" w:rsidRPr="0045212B" w:rsidRDefault="00702F9E" w:rsidP="007628C3"/>
    <w:p w14:paraId="1A4898F2" w14:textId="6E2028CB" w:rsidR="00702F9E" w:rsidRPr="0045212B" w:rsidRDefault="00702F9E" w:rsidP="007628C3"/>
    <w:p w14:paraId="62C9EC61" w14:textId="777E3028" w:rsidR="00702F9E" w:rsidRPr="0045212B" w:rsidRDefault="00702F9E" w:rsidP="007628C3"/>
    <w:p w14:paraId="3F0A7674" w14:textId="0F6F06CD" w:rsidR="00702F9E" w:rsidRPr="0045212B" w:rsidRDefault="00702F9E" w:rsidP="007628C3"/>
    <w:p w14:paraId="3164A4F7" w14:textId="7D195DEF" w:rsidR="00702F9E" w:rsidRPr="0045212B" w:rsidRDefault="00702F9E" w:rsidP="007628C3"/>
    <w:p w14:paraId="5135A198" w14:textId="11852328" w:rsidR="00702F9E" w:rsidRPr="0045212B" w:rsidRDefault="00702F9E" w:rsidP="007628C3"/>
    <w:p w14:paraId="3BA26E54" w14:textId="616F5A37" w:rsidR="00702F9E" w:rsidRPr="0045212B" w:rsidRDefault="00702F9E" w:rsidP="007628C3"/>
    <w:p w14:paraId="07E4D7AF" w14:textId="71331708" w:rsidR="00702F9E" w:rsidRPr="0045212B" w:rsidRDefault="00702F9E" w:rsidP="007628C3"/>
    <w:p w14:paraId="50079287" w14:textId="4D8D325D" w:rsidR="00702F9E" w:rsidRPr="0045212B" w:rsidRDefault="00702F9E" w:rsidP="007628C3"/>
    <w:p w14:paraId="3CD1F426" w14:textId="5D9031E4" w:rsidR="00702F9E" w:rsidRPr="0045212B" w:rsidRDefault="00702F9E" w:rsidP="007628C3"/>
    <w:p w14:paraId="7FD6DABB" w14:textId="70922F24" w:rsidR="00702F9E" w:rsidRPr="0045212B" w:rsidRDefault="00702F9E" w:rsidP="007628C3"/>
    <w:p w14:paraId="332777FB" w14:textId="0C32B46C" w:rsidR="00702F9E" w:rsidRPr="0045212B" w:rsidRDefault="00702F9E" w:rsidP="007628C3"/>
    <w:p w14:paraId="10405DB7" w14:textId="1057FE17" w:rsidR="00702F9E" w:rsidRPr="0045212B" w:rsidRDefault="00702F9E" w:rsidP="007628C3"/>
    <w:p w14:paraId="1ABB6C35" w14:textId="2332FB68" w:rsidR="00702F9E" w:rsidRPr="0045212B" w:rsidRDefault="00702F9E" w:rsidP="007628C3"/>
    <w:p w14:paraId="75E38990" w14:textId="35214FC6" w:rsidR="00702F9E" w:rsidRPr="0045212B" w:rsidRDefault="00702F9E" w:rsidP="007628C3"/>
    <w:p w14:paraId="59FE3F83" w14:textId="09D7639A" w:rsidR="00702F9E" w:rsidRPr="0045212B" w:rsidRDefault="00702F9E" w:rsidP="007628C3"/>
    <w:p w14:paraId="2714CAB6" w14:textId="63B171B2" w:rsidR="00702F9E" w:rsidRPr="0045212B" w:rsidRDefault="00702F9E" w:rsidP="007628C3"/>
    <w:p w14:paraId="2963A1BE" w14:textId="6E40B4F6" w:rsidR="00702F9E" w:rsidRPr="0045212B" w:rsidRDefault="00702F9E" w:rsidP="007628C3"/>
    <w:p w14:paraId="436B3163" w14:textId="02526BB9" w:rsidR="00702F9E" w:rsidRPr="0045212B" w:rsidRDefault="00702F9E" w:rsidP="007628C3"/>
    <w:p w14:paraId="2EFB59FF" w14:textId="7BB8518B" w:rsidR="00702F9E" w:rsidRPr="0045212B" w:rsidRDefault="00702F9E" w:rsidP="007628C3"/>
    <w:p w14:paraId="691D4465" w14:textId="22D5BD1F" w:rsidR="00702F9E" w:rsidRPr="0045212B" w:rsidRDefault="00702F9E" w:rsidP="007628C3"/>
    <w:p w14:paraId="7CC50D59" w14:textId="2E9E0D4A" w:rsidR="00702F9E" w:rsidRPr="0045212B" w:rsidRDefault="00702F9E" w:rsidP="007628C3"/>
    <w:p w14:paraId="00709066" w14:textId="79605B96" w:rsidR="00702F9E" w:rsidRPr="0045212B" w:rsidRDefault="00702F9E" w:rsidP="007628C3"/>
    <w:p w14:paraId="00A69517" w14:textId="11B23B4C" w:rsidR="00702F9E" w:rsidRPr="0045212B" w:rsidRDefault="00702F9E" w:rsidP="007628C3"/>
    <w:p w14:paraId="595F02CB" w14:textId="77777777" w:rsidR="00702F9E" w:rsidRPr="0045212B" w:rsidRDefault="00702F9E" w:rsidP="007628C3"/>
    <w:p w14:paraId="7C3CBA5F" w14:textId="77777777" w:rsidR="006F17D1" w:rsidRPr="0045212B" w:rsidRDefault="006F17D1" w:rsidP="00702F9E">
      <w:pPr>
        <w:jc w:val="both"/>
        <w:rPr>
          <w:rFonts w:asciiTheme="minorHAnsi" w:hAnsiTheme="minorHAnsi" w:cstheme="minorHAnsi"/>
          <w:b/>
          <w:bCs/>
        </w:rPr>
      </w:pPr>
    </w:p>
    <w:p w14:paraId="23AD8E68" w14:textId="77777777" w:rsidR="006F17D1" w:rsidRPr="0045212B" w:rsidRDefault="006F17D1" w:rsidP="00702F9E">
      <w:pPr>
        <w:jc w:val="both"/>
        <w:rPr>
          <w:rFonts w:asciiTheme="minorHAnsi" w:hAnsiTheme="minorHAnsi" w:cstheme="minorHAnsi"/>
          <w:b/>
          <w:bCs/>
        </w:rPr>
      </w:pPr>
    </w:p>
    <w:p w14:paraId="1A6DB701" w14:textId="14DAA419" w:rsidR="007628C3" w:rsidRPr="0045212B" w:rsidRDefault="00702F9E" w:rsidP="00E52AA1">
      <w:pPr>
        <w:jc w:val="both"/>
        <w:rPr>
          <w:rFonts w:asciiTheme="minorHAnsi" w:hAnsiTheme="minorHAnsi" w:cstheme="minorHAnsi"/>
        </w:rPr>
      </w:pPr>
      <w:r w:rsidRPr="0045212B">
        <w:rPr>
          <w:rFonts w:asciiTheme="minorHAnsi" w:hAnsiTheme="minorHAnsi" w:cstheme="minorHAnsi"/>
          <w:b/>
          <w:bCs/>
        </w:rPr>
        <w:t>Figure 1</w:t>
      </w:r>
      <w:r w:rsidRPr="0045212B">
        <w:rPr>
          <w:rFonts w:asciiTheme="minorHAnsi" w:hAnsiTheme="minorHAnsi" w:cstheme="minorHAnsi"/>
        </w:rPr>
        <w:t>: Panel a plots a range of CO</w:t>
      </w:r>
      <w:r w:rsidRPr="0045212B">
        <w:rPr>
          <w:rFonts w:asciiTheme="minorHAnsi" w:hAnsiTheme="minorHAnsi" w:cstheme="minorHAnsi"/>
          <w:vertAlign w:val="subscript"/>
        </w:rPr>
        <w:t>2</w:t>
      </w:r>
      <w:r w:rsidRPr="0045212B">
        <w:rPr>
          <w:rFonts w:asciiTheme="minorHAnsi" w:hAnsiTheme="minorHAnsi" w:cstheme="minorHAnsi"/>
        </w:rPr>
        <w:t xml:space="preserve"> emissions scenarios (2000-2100) from that IIASA SR15 scenario database</w:t>
      </w:r>
      <w:r w:rsidR="004E5032" w:rsidRPr="0045212B">
        <w:rPr>
          <w:rFonts w:asciiTheme="minorHAnsi" w:hAnsiTheme="minorHAnsi" w:cstheme="minorHAnsi"/>
        </w:rPr>
        <w:fldChar w:fldCharType="begin"/>
      </w:r>
      <w:r w:rsidR="004E5032" w:rsidRPr="0045212B">
        <w:rPr>
          <w:rFonts w:asciiTheme="minorHAnsi" w:hAnsiTheme="minorHAnsi" w:cstheme="minorHAnsi"/>
        </w:rPr>
        <w:instrText xml:space="preserve"> ADDIN ZOTERO_ITEM CSL_CITATION {"citationID":"qTTOMJkc","properties":{"formattedCitation":"\\super 8\\nosupersub{}","plainCitation":"8","noteIndex":0},"citationItems":[{"id":219,"uris":["http://zotero.org/users/local/uNYZvaCf/items/LX65DKCI"],"uri":["http://zotero.org/users/local/uNYZvaCf/items/LX65DKCI"],"itemData":{"id":219,"type":"book","title":"IAMC 1.5°C Scenario Explorer and Data hosted by IIASA","publisher":"Integrated Assessment Modeling Consortium &amp; International Institute for Applied Systems Analysis","note":"Published: Integrated Assessment Modeling Consortium &amp; International Institute for Applied Systems Analysis\nDOI: 10.22022/SR15/08-2018.15429","author":[{"family":"Huppmann","given":"Daniel"},{"family":"Kriegler","given":"Elmar"},{"family":"Krey","given":"Volker"},{"family":"Riahi","given":"Keywan"},{"family":"Rogelj","given":"Joeri"},{"family":"Rose","given":"Steven K."},{"family":"Weyant","given":"John"},{"family":"Bauer","given":"Nico"},{"family":"Bertram","given":"Christoph"},{"family":"Bosetti","given":"Valentina"},{"family":"Calvin","given":"Katherine"},{"family":"Doelman","given":"Jonathan"},{"family":"Drouet","given":"Laurent"},{"family":"Emmerling","given":"Johannes"},{"family":"Frank","given":"Stefan"},{"family":"Fujimori","given":"Shinichiro"},{"family":"Gernaat","given":"David"},{"family":"Grubler","given":"Arnulf"},{"family":"Guivarch","given":"Celine"},{"family":"Haigh","given":"Martin"},{"family":"Holz","given":"Christian"},{"family":"Iyer","given":"Gokul"},{"family":"Kato","given":"Etsushi"},{"family":"Keramidas","given":"Kimon"},{"family":"Kitous","given":"Alban"},{"family":"Leblanc","given":"Florian"},{"family":"Liu","given":"Jing-Yu"},{"family":"Löffler","given":"Konstantin"},{"family":"Luderer","given":"Gunnar"},{"family":"Marcucci","given":"Adriana"},{"family":"McCollum","given":"David"},{"family":"Mima","given":"Silvana"},{"family":"Popp","given":"Alexander"},{"family":"Sands","given":"Ronald D."},{"family":"Sano","given":"Fuminori"},{"family":"Strefler","given":"Jessica"},{"family":"Tsutsui","given":"Junichi"},{"family":"Van Vuuren","given":"Detlef"},{"family":"Vrontisi","given":"Zoi"},{"family":"Wise","given":"Marshall"},{"family":"Zhang","given":"Runsen"}],"issued":{"date-parts":[["2018"]]}}}],"schema":"https://github.com/citation-style-language/schema/raw/master/csl-citation.json"} </w:instrText>
      </w:r>
      <w:r w:rsidR="004E5032" w:rsidRPr="0045212B">
        <w:rPr>
          <w:rFonts w:asciiTheme="minorHAnsi" w:hAnsiTheme="minorHAnsi" w:cstheme="minorHAnsi"/>
        </w:rPr>
        <w:fldChar w:fldCharType="separate"/>
      </w:r>
      <w:r w:rsidR="004E5032" w:rsidRPr="0045212B">
        <w:rPr>
          <w:rFonts w:ascii="Calibri" w:hAnsiTheme="minorHAnsi" w:cs="Calibri"/>
          <w:vertAlign w:val="superscript"/>
        </w:rPr>
        <w:t>8</w:t>
      </w:r>
      <w:r w:rsidR="004E5032" w:rsidRPr="0045212B">
        <w:rPr>
          <w:rFonts w:asciiTheme="minorHAnsi" w:hAnsiTheme="minorHAnsi" w:cstheme="minorHAnsi"/>
        </w:rPr>
        <w:fldChar w:fldCharType="end"/>
      </w:r>
      <w:r w:rsidRPr="0045212B">
        <w:rPr>
          <w:rFonts w:asciiTheme="minorHAnsi" w:hAnsiTheme="minorHAnsi" w:cstheme="minorHAnsi"/>
        </w:rPr>
        <w:t>. Panel b plots the corresponding non-CO</w:t>
      </w:r>
      <w:r w:rsidRPr="0045212B">
        <w:rPr>
          <w:rFonts w:asciiTheme="minorHAnsi" w:hAnsiTheme="minorHAnsi" w:cstheme="minorHAnsi"/>
          <w:vertAlign w:val="subscript"/>
        </w:rPr>
        <w:t>2</w:t>
      </w:r>
      <w:r w:rsidRPr="0045212B">
        <w:rPr>
          <w:rFonts w:asciiTheme="minorHAnsi" w:hAnsiTheme="minorHAnsi" w:cstheme="minorHAnsi"/>
        </w:rPr>
        <w:t xml:space="preserve"> radiative forcing scenarios for each CO</w:t>
      </w:r>
      <w:r w:rsidRPr="0045212B">
        <w:rPr>
          <w:rFonts w:asciiTheme="minorHAnsi" w:hAnsiTheme="minorHAnsi" w:cstheme="minorHAnsi"/>
          <w:vertAlign w:val="subscript"/>
        </w:rPr>
        <w:t>2</w:t>
      </w:r>
      <w:r w:rsidRPr="0045212B">
        <w:rPr>
          <w:rFonts w:asciiTheme="minorHAnsi" w:hAnsiTheme="minorHAnsi" w:cstheme="minorHAnsi"/>
        </w:rPr>
        <w:t xml:space="preserve"> emissions timeseries. Panel c plots the cumulative CO</w:t>
      </w:r>
      <w:r w:rsidRPr="0045212B">
        <w:rPr>
          <w:rFonts w:asciiTheme="minorHAnsi" w:hAnsiTheme="minorHAnsi" w:cstheme="minorHAnsi"/>
          <w:vertAlign w:val="subscript"/>
        </w:rPr>
        <w:t>2</w:t>
      </w:r>
      <w:r w:rsidRPr="0045212B">
        <w:rPr>
          <w:rFonts w:asciiTheme="minorHAnsi" w:hAnsiTheme="minorHAnsi" w:cstheme="minorHAnsi"/>
        </w:rPr>
        <w:t xml:space="preserve"> emissions, </w:t>
      </w:r>
      <w:r w:rsidR="004E5032" w:rsidRPr="0045212B">
        <w:rPr>
          <w:rFonts w:asciiTheme="minorHAnsi" w:hAnsiTheme="minorHAnsi" w:cstheme="minorHAnsi"/>
        </w:rPr>
        <w:t xml:space="preserve">and </w:t>
      </w:r>
      <w:r w:rsidRPr="0045212B">
        <w:rPr>
          <w:rFonts w:asciiTheme="minorHAnsi" w:hAnsiTheme="minorHAnsi" w:cstheme="minorHAnsi"/>
        </w:rPr>
        <w:t>panel d plots the cumulative non-CO</w:t>
      </w:r>
      <w:r w:rsidRPr="0045212B">
        <w:rPr>
          <w:rFonts w:asciiTheme="minorHAnsi" w:hAnsiTheme="minorHAnsi" w:cstheme="minorHAnsi"/>
          <w:vertAlign w:val="subscript"/>
        </w:rPr>
        <w:t>2</w:t>
      </w:r>
      <w:r w:rsidRPr="0045212B">
        <w:rPr>
          <w:rFonts w:asciiTheme="minorHAnsi" w:hAnsiTheme="minorHAnsi" w:cstheme="minorHAnsi"/>
        </w:rPr>
        <w:t xml:space="preserve"> timeseries</w:t>
      </w:r>
      <w:r w:rsidR="004E5032" w:rsidRPr="0045212B">
        <w:rPr>
          <w:rFonts w:asciiTheme="minorHAnsi" w:hAnsiTheme="minorHAnsi" w:cstheme="minorHAnsi"/>
        </w:rPr>
        <w:t xml:space="preserve"> in terms of cumulative CO</w:t>
      </w:r>
      <w:r w:rsidR="004E5032" w:rsidRPr="0045212B">
        <w:rPr>
          <w:rFonts w:asciiTheme="minorHAnsi" w:hAnsiTheme="minorHAnsi" w:cstheme="minorHAnsi"/>
          <w:vertAlign w:val="subscript"/>
        </w:rPr>
        <w:t>2</w:t>
      </w:r>
      <w:r w:rsidR="004E5032" w:rsidRPr="0045212B">
        <w:rPr>
          <w:rFonts w:asciiTheme="minorHAnsi" w:hAnsiTheme="minorHAnsi" w:cstheme="minorHAnsi"/>
        </w:rPr>
        <w:t>-fe emissions</w:t>
      </w:r>
      <w:r w:rsidRPr="0045212B">
        <w:rPr>
          <w:rFonts w:asciiTheme="minorHAnsi" w:hAnsiTheme="minorHAnsi" w:cstheme="minorHAnsi"/>
        </w:rPr>
        <w:t>. The axes of panels c and d are rescaled so a direct comparison of the relative contributions from CO</w:t>
      </w:r>
      <w:r w:rsidRPr="0045212B">
        <w:rPr>
          <w:rFonts w:asciiTheme="minorHAnsi" w:hAnsiTheme="minorHAnsi" w:cstheme="minorHAnsi"/>
          <w:vertAlign w:val="subscript"/>
        </w:rPr>
        <w:t>2</w:t>
      </w:r>
      <w:r w:rsidRPr="0045212B">
        <w:rPr>
          <w:rFonts w:asciiTheme="minorHAnsi" w:hAnsiTheme="minorHAnsi" w:cstheme="minorHAnsi"/>
        </w:rPr>
        <w:t xml:space="preserve"> and non-CO</w:t>
      </w:r>
      <w:r w:rsidRPr="0045212B">
        <w:rPr>
          <w:rFonts w:asciiTheme="minorHAnsi" w:hAnsiTheme="minorHAnsi" w:cstheme="minorHAnsi"/>
          <w:vertAlign w:val="subscript"/>
        </w:rPr>
        <w:t>2</w:t>
      </w:r>
      <w:r w:rsidRPr="0045212B">
        <w:rPr>
          <w:rFonts w:asciiTheme="minorHAnsi" w:hAnsiTheme="minorHAnsi" w:cstheme="minorHAnsi"/>
        </w:rPr>
        <w:t xml:space="preserve"> pollutants can be made. Panel e plots the temperature response</w:t>
      </w:r>
      <w:r w:rsidR="004E5032" w:rsidRPr="0045212B">
        <w:rPr>
          <w:rFonts w:asciiTheme="minorHAnsi" w:hAnsiTheme="minorHAnsi" w:cstheme="minorHAnsi"/>
        </w:rPr>
        <w:t xml:space="preserve"> of CO</w:t>
      </w:r>
      <w:r w:rsidR="004E5032" w:rsidRPr="0045212B">
        <w:rPr>
          <w:rFonts w:asciiTheme="minorHAnsi" w:hAnsiTheme="minorHAnsi" w:cstheme="minorHAnsi"/>
          <w:vertAlign w:val="subscript"/>
        </w:rPr>
        <w:t>2</w:t>
      </w:r>
      <w:r w:rsidR="004E5032" w:rsidRPr="0045212B">
        <w:rPr>
          <w:rFonts w:asciiTheme="minorHAnsi" w:hAnsiTheme="minorHAnsi" w:cstheme="minorHAnsi"/>
        </w:rPr>
        <w:t xml:space="preserve"> emissions and non-CO</w:t>
      </w:r>
      <w:r w:rsidR="004E5032" w:rsidRPr="0045212B">
        <w:rPr>
          <w:rFonts w:asciiTheme="minorHAnsi" w:hAnsiTheme="minorHAnsi" w:cstheme="minorHAnsi"/>
          <w:vertAlign w:val="subscript"/>
        </w:rPr>
        <w:t>2</w:t>
      </w:r>
      <w:r w:rsidR="004E5032" w:rsidRPr="0045212B">
        <w:rPr>
          <w:rFonts w:asciiTheme="minorHAnsi" w:hAnsiTheme="minorHAnsi" w:cstheme="minorHAnsi"/>
        </w:rPr>
        <w:t xml:space="preserve"> RF</w:t>
      </w:r>
      <w:r w:rsidRPr="0045212B">
        <w:rPr>
          <w:rFonts w:asciiTheme="minorHAnsi" w:hAnsiTheme="minorHAnsi" w:cstheme="minorHAnsi"/>
        </w:rPr>
        <w:t xml:space="preserve"> </w:t>
      </w:r>
      <w:r w:rsidR="004E5032" w:rsidRPr="0045212B">
        <w:rPr>
          <w:rFonts w:asciiTheme="minorHAnsi" w:hAnsiTheme="minorHAnsi" w:cstheme="minorHAnsi"/>
        </w:rPr>
        <w:t xml:space="preserve">from panels a and b </w:t>
      </w:r>
      <w:r w:rsidRPr="0045212B">
        <w:rPr>
          <w:rFonts w:asciiTheme="minorHAnsi" w:hAnsiTheme="minorHAnsi" w:cstheme="minorHAnsi"/>
        </w:rPr>
        <w:t>in solid lines, and the total cumulative CO</w:t>
      </w:r>
      <w:r w:rsidRPr="0045212B">
        <w:rPr>
          <w:rFonts w:asciiTheme="minorHAnsi" w:hAnsiTheme="minorHAnsi" w:cstheme="minorHAnsi"/>
          <w:vertAlign w:val="subscript"/>
        </w:rPr>
        <w:t>2</w:t>
      </w:r>
      <w:r w:rsidRPr="0045212B">
        <w:rPr>
          <w:rFonts w:asciiTheme="minorHAnsi" w:hAnsiTheme="minorHAnsi" w:cstheme="minorHAnsi"/>
        </w:rPr>
        <w:t xml:space="preserve"> emissions timeseries in black dotted lines. Panel f plots temperature anomaly as a function of cumulative CO</w:t>
      </w:r>
      <w:r w:rsidRPr="0045212B">
        <w:rPr>
          <w:rFonts w:asciiTheme="minorHAnsi" w:hAnsiTheme="minorHAnsi" w:cstheme="minorHAnsi"/>
          <w:vertAlign w:val="subscript"/>
        </w:rPr>
        <w:t>2</w:t>
      </w:r>
      <w:r w:rsidRPr="0045212B">
        <w:rPr>
          <w:rFonts w:asciiTheme="minorHAnsi" w:hAnsiTheme="minorHAnsi" w:cstheme="minorHAnsi"/>
        </w:rPr>
        <w:t>-fe (solid) and CO</w:t>
      </w:r>
      <w:r w:rsidRPr="0045212B">
        <w:rPr>
          <w:rFonts w:asciiTheme="minorHAnsi" w:hAnsiTheme="minorHAnsi" w:cstheme="minorHAnsi"/>
          <w:vertAlign w:val="subscript"/>
        </w:rPr>
        <w:t>2</w:t>
      </w:r>
      <w:r w:rsidRPr="0045212B">
        <w:rPr>
          <w:rFonts w:asciiTheme="minorHAnsi" w:hAnsiTheme="minorHAnsi" w:cstheme="minorHAnsi"/>
        </w:rPr>
        <w:t>-only (dotted) emissions, demonstrating how CO</w:t>
      </w:r>
      <w:r w:rsidRPr="0045212B">
        <w:rPr>
          <w:rFonts w:asciiTheme="minorHAnsi" w:hAnsiTheme="minorHAnsi" w:cstheme="minorHAnsi"/>
          <w:vertAlign w:val="subscript"/>
        </w:rPr>
        <w:t>2</w:t>
      </w:r>
      <w:r w:rsidRPr="0045212B">
        <w:rPr>
          <w:rFonts w:asciiTheme="minorHAnsi" w:hAnsiTheme="minorHAnsi" w:cstheme="minorHAnsi"/>
        </w:rPr>
        <w:t>-fe emissions produce a physically representative CO2-equivalent emissions timeseries. In all panels the colours correspond to different levels of ambition in the scenarios as tagged in the IIASA database: dark blue refers to 1.5</w:t>
      </w:r>
      <w:r w:rsidRPr="0045212B">
        <w:rPr>
          <w:rFonts w:ascii="Cambria Math" w:eastAsia="Cambria Math" w:hAnsi="Cambria Math" w:cs="Cambria Math"/>
        </w:rPr>
        <w:t>℃</w:t>
      </w:r>
      <w:r w:rsidRPr="0045212B">
        <w:rPr>
          <w:rFonts w:asciiTheme="minorHAnsi" w:hAnsiTheme="minorHAnsi" w:cstheme="minorHAnsi"/>
        </w:rPr>
        <w:t>-compatible, light orange refers to 2.0</w:t>
      </w:r>
      <w:r w:rsidRPr="0045212B">
        <w:rPr>
          <w:rFonts w:ascii="Cambria Math" w:eastAsia="Cambria Math" w:hAnsi="Cambria Math" w:cs="Cambria Math"/>
        </w:rPr>
        <w:t>℃</w:t>
      </w:r>
      <w:r w:rsidRPr="0045212B">
        <w:rPr>
          <w:rFonts w:asciiTheme="minorHAnsi" w:hAnsiTheme="minorHAnsi" w:cstheme="minorHAnsi"/>
        </w:rPr>
        <w:t>-lower-compatible, dark orange refers to 2.0</w:t>
      </w:r>
      <w:r w:rsidRPr="0045212B">
        <w:rPr>
          <w:rFonts w:ascii="Cambria Math" w:eastAsia="Cambria Math" w:hAnsi="Cambria Math" w:cs="Cambria Math"/>
        </w:rPr>
        <w:t>℃</w:t>
      </w:r>
      <w:r w:rsidRPr="0045212B">
        <w:rPr>
          <w:rFonts w:asciiTheme="minorHAnsi" w:hAnsiTheme="minorHAnsi" w:cstheme="minorHAnsi"/>
        </w:rPr>
        <w:t>-higher-compatible scenarios.</w:t>
      </w:r>
    </w:p>
    <w:p w14:paraId="2130A390" w14:textId="3C32BAFF" w:rsidR="003C5FE7" w:rsidRPr="0045212B" w:rsidRDefault="003C5FE7" w:rsidP="007628C3">
      <w:r w:rsidRPr="0045212B">
        <w:br w:type="page"/>
      </w:r>
    </w:p>
    <w:p w14:paraId="736492C3" w14:textId="237EB64D" w:rsidR="007628C3" w:rsidRPr="0045212B" w:rsidRDefault="00D06C0A" w:rsidP="007628C3">
      <w:r w:rsidRPr="0045212B">
        <w:rPr>
          <w:noProof/>
        </w:rPr>
        <w:lastRenderedPageBreak/>
        <w:drawing>
          <wp:anchor distT="0" distB="0" distL="114300" distR="114300" simplePos="0" relativeHeight="251687936" behindDoc="0" locked="0" layoutInCell="1" allowOverlap="1" wp14:anchorId="185E3581" wp14:editId="66586C26">
            <wp:simplePos x="0" y="0"/>
            <wp:positionH relativeFrom="column">
              <wp:posOffset>3175</wp:posOffset>
            </wp:positionH>
            <wp:positionV relativeFrom="paragraph">
              <wp:posOffset>-618490</wp:posOffset>
            </wp:positionV>
            <wp:extent cx="3150235" cy="2700020"/>
            <wp:effectExtent l="0" t="0" r="0" b="508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2_1.pdf"/>
                    <pic:cNvPicPr/>
                  </pic:nvPicPr>
                  <pic:blipFill>
                    <a:blip r:embed="rId10">
                      <a:extLst>
                        <a:ext uri="{28A0092B-C50C-407E-A947-70E740481C1C}">
                          <a14:useLocalDpi xmlns:a14="http://schemas.microsoft.com/office/drawing/2010/main" val="0"/>
                        </a:ext>
                      </a:extLst>
                    </a:blip>
                    <a:stretch>
                      <a:fillRect/>
                    </a:stretch>
                  </pic:blipFill>
                  <pic:spPr>
                    <a:xfrm>
                      <a:off x="0" y="0"/>
                      <a:ext cx="3150235" cy="2700020"/>
                    </a:xfrm>
                    <a:prstGeom prst="rect">
                      <a:avLst/>
                    </a:prstGeom>
                  </pic:spPr>
                </pic:pic>
              </a:graphicData>
            </a:graphic>
            <wp14:sizeRelH relativeFrom="page">
              <wp14:pctWidth>0</wp14:pctWidth>
            </wp14:sizeRelH>
            <wp14:sizeRelV relativeFrom="page">
              <wp14:pctHeight>0</wp14:pctHeight>
            </wp14:sizeRelV>
          </wp:anchor>
        </w:drawing>
      </w:r>
      <w:r w:rsidRPr="0045212B">
        <w:rPr>
          <w:noProof/>
        </w:rPr>
        <w:drawing>
          <wp:anchor distT="0" distB="0" distL="114300" distR="114300" simplePos="0" relativeHeight="251686912" behindDoc="0" locked="0" layoutInCell="1" allowOverlap="1" wp14:anchorId="5F9DA436" wp14:editId="6939DF52">
            <wp:simplePos x="0" y="0"/>
            <wp:positionH relativeFrom="column">
              <wp:posOffset>2921847</wp:posOffset>
            </wp:positionH>
            <wp:positionV relativeFrom="paragraph">
              <wp:posOffset>-617432</wp:posOffset>
            </wp:positionV>
            <wp:extent cx="3160395" cy="2708910"/>
            <wp:effectExtent l="0" t="0" r="1905"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ure2_2.pdf"/>
                    <pic:cNvPicPr/>
                  </pic:nvPicPr>
                  <pic:blipFill>
                    <a:blip r:embed="rId11">
                      <a:extLst>
                        <a:ext uri="{28A0092B-C50C-407E-A947-70E740481C1C}">
                          <a14:useLocalDpi xmlns:a14="http://schemas.microsoft.com/office/drawing/2010/main" val="0"/>
                        </a:ext>
                      </a:extLst>
                    </a:blip>
                    <a:stretch>
                      <a:fillRect/>
                    </a:stretch>
                  </pic:blipFill>
                  <pic:spPr>
                    <a:xfrm>
                      <a:off x="0" y="0"/>
                      <a:ext cx="3160395" cy="2708910"/>
                    </a:xfrm>
                    <a:prstGeom prst="rect">
                      <a:avLst/>
                    </a:prstGeom>
                  </pic:spPr>
                </pic:pic>
              </a:graphicData>
            </a:graphic>
            <wp14:sizeRelH relativeFrom="page">
              <wp14:pctWidth>0</wp14:pctWidth>
            </wp14:sizeRelH>
            <wp14:sizeRelV relativeFrom="page">
              <wp14:pctHeight>0</wp14:pctHeight>
            </wp14:sizeRelV>
          </wp:anchor>
        </w:drawing>
      </w:r>
    </w:p>
    <w:p w14:paraId="24957BB1" w14:textId="0EE30DBE" w:rsidR="007628C3" w:rsidRPr="0045212B" w:rsidRDefault="007628C3" w:rsidP="007628C3"/>
    <w:p w14:paraId="269F59DC" w14:textId="5F71EB96" w:rsidR="007628C3" w:rsidRPr="0045212B" w:rsidRDefault="007628C3" w:rsidP="007628C3"/>
    <w:p w14:paraId="265C1BE0" w14:textId="7B78F9DB" w:rsidR="007628C3" w:rsidRPr="0045212B" w:rsidRDefault="007628C3" w:rsidP="007628C3"/>
    <w:p w14:paraId="20D23024" w14:textId="35F1B3BB" w:rsidR="007628C3" w:rsidRPr="0045212B" w:rsidRDefault="007628C3" w:rsidP="007628C3"/>
    <w:p w14:paraId="62D93FF6" w14:textId="4118A4C6" w:rsidR="007628C3" w:rsidRPr="0045212B" w:rsidRDefault="007628C3" w:rsidP="007628C3"/>
    <w:p w14:paraId="63A4F866" w14:textId="522192E1" w:rsidR="007628C3" w:rsidRPr="0045212B" w:rsidRDefault="007628C3" w:rsidP="007628C3"/>
    <w:p w14:paraId="352E4588" w14:textId="4728D38E" w:rsidR="007628C3" w:rsidRPr="0045212B" w:rsidRDefault="007628C3" w:rsidP="007628C3"/>
    <w:p w14:paraId="484CF449" w14:textId="3B0C2820" w:rsidR="007628C3" w:rsidRPr="0045212B" w:rsidRDefault="007628C3" w:rsidP="007628C3"/>
    <w:p w14:paraId="1B7E4EC5" w14:textId="354380D3" w:rsidR="007628C3" w:rsidRPr="0045212B" w:rsidRDefault="007628C3" w:rsidP="007628C3"/>
    <w:p w14:paraId="45D43A76" w14:textId="14190232" w:rsidR="007628C3" w:rsidRPr="0045212B" w:rsidRDefault="007628C3" w:rsidP="007628C3"/>
    <w:p w14:paraId="22CCC846" w14:textId="56483DDB" w:rsidR="007628C3" w:rsidRPr="0045212B" w:rsidRDefault="007628C3" w:rsidP="007628C3"/>
    <w:p w14:paraId="0CBC4B2E" w14:textId="42EE54E0" w:rsidR="007628C3" w:rsidRPr="0045212B" w:rsidRDefault="007628C3" w:rsidP="007628C3"/>
    <w:p w14:paraId="5276986B" w14:textId="39E23D57" w:rsidR="007628C3" w:rsidRPr="0045212B" w:rsidRDefault="007628C3" w:rsidP="007628C3"/>
    <w:p w14:paraId="7508B875" w14:textId="16EBD62B" w:rsidR="007628C3" w:rsidRPr="0045212B" w:rsidRDefault="007628C3" w:rsidP="007628C3"/>
    <w:p w14:paraId="16C9EC67" w14:textId="0AAF1B42" w:rsidR="007628C3" w:rsidRPr="0045212B" w:rsidRDefault="007628C3" w:rsidP="007628C3"/>
    <w:p w14:paraId="533F6A3B" w14:textId="77777777" w:rsidR="00D06C0A" w:rsidRPr="0045212B" w:rsidRDefault="00D06C0A" w:rsidP="00D06C0A">
      <w:pPr>
        <w:jc w:val="both"/>
        <w:rPr>
          <w:rFonts w:asciiTheme="minorHAnsi" w:hAnsiTheme="minorHAnsi" w:cstheme="minorHAnsi"/>
          <w:b/>
          <w:bCs/>
        </w:rPr>
      </w:pPr>
    </w:p>
    <w:p w14:paraId="7AB56BD8" w14:textId="109923DF" w:rsidR="00D06C0A" w:rsidRPr="0045212B" w:rsidRDefault="00D06C0A" w:rsidP="00D06C0A">
      <w:pPr>
        <w:jc w:val="both"/>
        <w:rPr>
          <w:rFonts w:asciiTheme="minorHAnsi" w:hAnsiTheme="minorHAnsi" w:cstheme="minorHAnsi"/>
        </w:rPr>
      </w:pPr>
      <w:r w:rsidRPr="0045212B">
        <w:rPr>
          <w:rFonts w:asciiTheme="minorHAnsi" w:hAnsiTheme="minorHAnsi" w:cstheme="minorHAnsi"/>
          <w:b/>
          <w:bCs/>
        </w:rPr>
        <w:t xml:space="preserve">Figure 2: </w:t>
      </w:r>
      <w:r w:rsidRPr="0045212B">
        <w:rPr>
          <w:rFonts w:asciiTheme="minorHAnsi" w:hAnsiTheme="minorHAnsi" w:cstheme="minorHAnsi"/>
        </w:rPr>
        <w:t xml:space="preserve">SR15 median </w:t>
      </w:r>
      <w:r w:rsidR="00147289" w:rsidRPr="0045212B">
        <w:rPr>
          <w:rFonts w:asciiTheme="minorHAnsi" w:hAnsiTheme="minorHAnsi" w:cstheme="minorHAnsi"/>
        </w:rPr>
        <w:t>1.5</w:t>
      </w:r>
      <w:r w:rsidR="00147289" w:rsidRPr="0045212B">
        <w:rPr>
          <w:rFonts w:ascii="Cambria Math" w:eastAsia="Cambria Math" w:hAnsi="Cambria Math" w:cs="Cambria Math"/>
        </w:rPr>
        <w:t>℃</w:t>
      </w:r>
      <w:r w:rsidR="00147289" w:rsidRPr="0045212B">
        <w:rPr>
          <w:rFonts w:asciiTheme="minorHAnsi" w:hAnsiTheme="minorHAnsi" w:cstheme="minorHAnsi"/>
        </w:rPr>
        <w:t xml:space="preserve"> </w:t>
      </w:r>
      <w:r w:rsidRPr="0045212B">
        <w:rPr>
          <w:rFonts w:asciiTheme="minorHAnsi" w:hAnsiTheme="minorHAnsi" w:cstheme="minorHAnsi"/>
        </w:rPr>
        <w:t>scenario</w:t>
      </w:r>
      <w:r w:rsidR="00147289" w:rsidRPr="0045212B">
        <w:rPr>
          <w:rFonts w:asciiTheme="minorHAnsi" w:hAnsiTheme="minorHAnsi" w:cstheme="minorHAnsi"/>
        </w:rPr>
        <w:t xml:space="preserve"> as found from all compatible scenarios in the IAMC database. Annual CO</w:t>
      </w:r>
      <w:r w:rsidR="00147289" w:rsidRPr="0045212B">
        <w:rPr>
          <w:rFonts w:asciiTheme="minorHAnsi" w:hAnsiTheme="minorHAnsi" w:cstheme="minorHAnsi"/>
          <w:vertAlign w:val="subscript"/>
        </w:rPr>
        <w:t>2</w:t>
      </w:r>
      <w:r w:rsidR="00147289" w:rsidRPr="0045212B">
        <w:rPr>
          <w:rFonts w:asciiTheme="minorHAnsi" w:hAnsiTheme="minorHAnsi" w:cstheme="minorHAnsi"/>
        </w:rPr>
        <w:t>-fe emission stacked in panel a. Panel b shows the temperature response stacked and coloured by component in the same was as panel a, where corresponding cumulative CO</w:t>
      </w:r>
      <w:r w:rsidR="00147289" w:rsidRPr="0045212B">
        <w:rPr>
          <w:rFonts w:asciiTheme="minorHAnsi" w:hAnsiTheme="minorHAnsi" w:cstheme="minorHAnsi"/>
          <w:vertAlign w:val="subscript"/>
        </w:rPr>
        <w:t>2</w:t>
      </w:r>
      <w:r w:rsidR="00147289" w:rsidRPr="0045212B">
        <w:rPr>
          <w:rFonts w:asciiTheme="minorHAnsi" w:hAnsiTheme="minorHAnsi" w:cstheme="minorHAnsi"/>
        </w:rPr>
        <w:t>-fe emissions are plotted with dotted lines. Total warming is shown with the solid black line and the thick dotted line showing the total cumulative CO</w:t>
      </w:r>
      <w:r w:rsidR="00147289" w:rsidRPr="0045212B">
        <w:rPr>
          <w:rFonts w:asciiTheme="minorHAnsi" w:hAnsiTheme="minorHAnsi" w:cstheme="minorHAnsi"/>
          <w:vertAlign w:val="subscript"/>
        </w:rPr>
        <w:t>2</w:t>
      </w:r>
      <w:r w:rsidR="00147289" w:rsidRPr="0045212B">
        <w:rPr>
          <w:rFonts w:asciiTheme="minorHAnsi" w:hAnsiTheme="minorHAnsi" w:cstheme="minorHAnsi"/>
        </w:rPr>
        <w:t>-fe emissions. The baseline period (1850-1900) is shaded.</w:t>
      </w:r>
    </w:p>
    <w:p w14:paraId="302DC6DA" w14:textId="6C0BCDA5" w:rsidR="007628C3" w:rsidRPr="0045212B" w:rsidRDefault="007628C3" w:rsidP="007628C3"/>
    <w:p w14:paraId="13EFE367" w14:textId="22785AA9" w:rsidR="007628C3" w:rsidRPr="0045212B" w:rsidRDefault="007628C3" w:rsidP="007628C3"/>
    <w:p w14:paraId="43353767" w14:textId="3B2DA656" w:rsidR="007628C3" w:rsidRPr="0045212B" w:rsidRDefault="007628C3" w:rsidP="007628C3"/>
    <w:p w14:paraId="354EDAFE" w14:textId="30081023" w:rsidR="007628C3" w:rsidRPr="0045212B" w:rsidRDefault="007628C3" w:rsidP="007628C3"/>
    <w:p w14:paraId="41CC7F47" w14:textId="2AADCD51" w:rsidR="007628C3" w:rsidRPr="0045212B" w:rsidRDefault="00D06C0A" w:rsidP="007628C3">
      <w:r w:rsidRPr="0045212B">
        <w:rPr>
          <w:noProof/>
        </w:rPr>
        <w:drawing>
          <wp:anchor distT="0" distB="0" distL="114300" distR="114300" simplePos="0" relativeHeight="251688960" behindDoc="1" locked="0" layoutInCell="1" allowOverlap="1" wp14:anchorId="17E06879" wp14:editId="6C392DBE">
            <wp:simplePos x="0" y="0"/>
            <wp:positionH relativeFrom="column">
              <wp:posOffset>0</wp:posOffset>
            </wp:positionH>
            <wp:positionV relativeFrom="paragraph">
              <wp:posOffset>89535</wp:posOffset>
            </wp:positionV>
            <wp:extent cx="6489049" cy="2163239"/>
            <wp:effectExtent l="0" t="0" r="127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ure2_3_forcing_simpleFormula2.pdf"/>
                    <pic:cNvPicPr/>
                  </pic:nvPicPr>
                  <pic:blipFill>
                    <a:blip r:embed="rId12">
                      <a:extLst>
                        <a:ext uri="{28A0092B-C50C-407E-A947-70E740481C1C}">
                          <a14:useLocalDpi xmlns:a14="http://schemas.microsoft.com/office/drawing/2010/main" val="0"/>
                        </a:ext>
                      </a:extLst>
                    </a:blip>
                    <a:stretch>
                      <a:fillRect/>
                    </a:stretch>
                  </pic:blipFill>
                  <pic:spPr>
                    <a:xfrm>
                      <a:off x="0" y="0"/>
                      <a:ext cx="6492931" cy="2164533"/>
                    </a:xfrm>
                    <a:prstGeom prst="rect">
                      <a:avLst/>
                    </a:prstGeom>
                  </pic:spPr>
                </pic:pic>
              </a:graphicData>
            </a:graphic>
            <wp14:sizeRelH relativeFrom="page">
              <wp14:pctWidth>0</wp14:pctWidth>
            </wp14:sizeRelH>
            <wp14:sizeRelV relativeFrom="page">
              <wp14:pctHeight>0</wp14:pctHeight>
            </wp14:sizeRelV>
          </wp:anchor>
        </w:drawing>
      </w:r>
    </w:p>
    <w:p w14:paraId="0CA3E071" w14:textId="0D08EE62" w:rsidR="00D06C0A" w:rsidRPr="0045212B" w:rsidRDefault="00D06C0A" w:rsidP="007628C3"/>
    <w:p w14:paraId="0C217D82" w14:textId="09AE199D" w:rsidR="00D06C0A" w:rsidRPr="0045212B" w:rsidRDefault="00D06C0A" w:rsidP="007628C3"/>
    <w:p w14:paraId="1A237CA1" w14:textId="5E70DA0B" w:rsidR="00D06C0A" w:rsidRPr="0045212B" w:rsidRDefault="00D06C0A" w:rsidP="007628C3"/>
    <w:p w14:paraId="2A69C29F" w14:textId="365C1372" w:rsidR="00D06C0A" w:rsidRPr="0045212B" w:rsidRDefault="00D06C0A" w:rsidP="007628C3"/>
    <w:p w14:paraId="0562D369" w14:textId="105F0AA4" w:rsidR="00D06C0A" w:rsidRPr="0045212B" w:rsidRDefault="00D06C0A" w:rsidP="007628C3"/>
    <w:p w14:paraId="49A80B10" w14:textId="4EBD4B2A" w:rsidR="00D06C0A" w:rsidRPr="0045212B" w:rsidRDefault="00D06C0A" w:rsidP="007628C3"/>
    <w:p w14:paraId="4EF968BE" w14:textId="51341CBC" w:rsidR="00D06C0A" w:rsidRPr="0045212B" w:rsidRDefault="00D06C0A" w:rsidP="007628C3"/>
    <w:p w14:paraId="573F3EB9" w14:textId="305624A9" w:rsidR="00D06C0A" w:rsidRPr="0045212B" w:rsidRDefault="00D06C0A" w:rsidP="007628C3"/>
    <w:p w14:paraId="73C93EFC" w14:textId="0A82305A" w:rsidR="00D06C0A" w:rsidRPr="0045212B" w:rsidRDefault="00D06C0A" w:rsidP="007628C3"/>
    <w:p w14:paraId="3F85A843" w14:textId="6942F75B" w:rsidR="00D06C0A" w:rsidRPr="0045212B" w:rsidRDefault="00D06C0A" w:rsidP="007628C3"/>
    <w:p w14:paraId="63F0473B" w14:textId="6ACD2D9F" w:rsidR="00D06C0A" w:rsidRPr="0045212B" w:rsidRDefault="00D06C0A" w:rsidP="007628C3"/>
    <w:p w14:paraId="01B87F6E" w14:textId="33D0ABF2" w:rsidR="00D06C0A" w:rsidRPr="0045212B" w:rsidRDefault="00D06C0A" w:rsidP="007628C3"/>
    <w:p w14:paraId="1A50645D" w14:textId="417F39A0" w:rsidR="00D06C0A" w:rsidRPr="0045212B" w:rsidRDefault="00D06C0A" w:rsidP="007628C3"/>
    <w:p w14:paraId="0A49D017" w14:textId="3C4C83CC" w:rsidR="00D06C0A" w:rsidRPr="0045212B" w:rsidRDefault="00D06C0A" w:rsidP="007628C3"/>
    <w:p w14:paraId="160FB4F2" w14:textId="7F46A310" w:rsidR="00D06C0A" w:rsidRPr="0045212B" w:rsidRDefault="00D06C0A" w:rsidP="007628C3"/>
    <w:p w14:paraId="76CABCDE" w14:textId="77777777" w:rsidR="00D06C0A" w:rsidRPr="0045212B" w:rsidRDefault="00D06C0A" w:rsidP="007628C3"/>
    <w:p w14:paraId="4179DDEA" w14:textId="77777777" w:rsidR="00D06C0A" w:rsidRPr="0045212B" w:rsidRDefault="00D06C0A" w:rsidP="00D06C0A">
      <w:pPr>
        <w:jc w:val="both"/>
        <w:rPr>
          <w:rFonts w:asciiTheme="minorHAnsi" w:hAnsiTheme="minorHAnsi" w:cstheme="minorHAnsi"/>
          <w:b/>
          <w:bCs/>
        </w:rPr>
      </w:pPr>
    </w:p>
    <w:p w14:paraId="45A844BF" w14:textId="653E9CB3" w:rsidR="007628C3" w:rsidRPr="0045212B" w:rsidRDefault="00D06C0A" w:rsidP="00E52AA1">
      <w:pPr>
        <w:jc w:val="both"/>
        <w:rPr>
          <w:rFonts w:asciiTheme="minorHAnsi" w:hAnsiTheme="minorHAnsi" w:cstheme="minorHAnsi"/>
        </w:rPr>
      </w:pPr>
      <w:r w:rsidRPr="0045212B">
        <w:rPr>
          <w:rFonts w:asciiTheme="minorHAnsi" w:hAnsiTheme="minorHAnsi" w:cstheme="minorHAnsi"/>
          <w:b/>
          <w:bCs/>
        </w:rPr>
        <w:t xml:space="preserve">Figure 3: </w:t>
      </w:r>
      <w:r w:rsidRPr="0045212B">
        <w:rPr>
          <w:rFonts w:asciiTheme="minorHAnsi" w:hAnsiTheme="minorHAnsi" w:cstheme="minorHAnsi"/>
        </w:rPr>
        <w:t>SR15 median scenario</w:t>
      </w:r>
      <w:r w:rsidR="00147289" w:rsidRPr="0045212B">
        <w:rPr>
          <w:rFonts w:asciiTheme="minorHAnsi" w:hAnsiTheme="minorHAnsi" w:cstheme="minorHAnsi"/>
        </w:rPr>
        <w:t xml:space="preserve"> RF timeseries (panel a). Before 2005 the timeseries are RCP8.5 RF timeseries for each component, rescaled to join the corresponding SR15 median RF scenario in 2005. Panel b plots the corresponding contribution to the global temperature anomaly from 01/01/2018, as computed using the simple formula (dotted) and directly with </w:t>
      </w:r>
      <w:proofErr w:type="spellStart"/>
      <w:r w:rsidR="00147289" w:rsidRPr="0045212B">
        <w:rPr>
          <w:rFonts w:asciiTheme="minorHAnsi" w:hAnsiTheme="minorHAnsi" w:cstheme="minorHAnsi"/>
        </w:rPr>
        <w:t>FaIR</w:t>
      </w:r>
      <w:proofErr w:type="spellEnd"/>
      <w:r w:rsidR="00147289" w:rsidRPr="0045212B">
        <w:rPr>
          <w:rFonts w:asciiTheme="minorHAnsi" w:hAnsiTheme="minorHAnsi" w:cstheme="minorHAnsi"/>
        </w:rPr>
        <w:t xml:space="preserve"> SCM (solid). For CO</w:t>
      </w:r>
      <w:r w:rsidR="00147289" w:rsidRPr="0045212B">
        <w:rPr>
          <w:rFonts w:asciiTheme="minorHAnsi" w:hAnsiTheme="minorHAnsi" w:cstheme="minorHAnsi"/>
          <w:vertAlign w:val="subscript"/>
        </w:rPr>
        <w:t>2</w:t>
      </w:r>
      <w:r w:rsidR="00147289" w:rsidRPr="0045212B">
        <w:rPr>
          <w:rFonts w:asciiTheme="minorHAnsi" w:hAnsiTheme="minorHAnsi" w:cstheme="minorHAnsi"/>
        </w:rPr>
        <w:t xml:space="preserve"> and N</w:t>
      </w:r>
      <w:r w:rsidR="00147289" w:rsidRPr="0045212B">
        <w:rPr>
          <w:rFonts w:asciiTheme="minorHAnsi" w:hAnsiTheme="minorHAnsi" w:cstheme="minorHAnsi"/>
          <w:vertAlign w:val="subscript"/>
        </w:rPr>
        <w:t>2</w:t>
      </w:r>
      <w:r w:rsidR="00147289" w:rsidRPr="0045212B">
        <w:rPr>
          <w:rFonts w:asciiTheme="minorHAnsi" w:hAnsiTheme="minorHAnsi" w:cstheme="minorHAnsi"/>
        </w:rPr>
        <w:t>O GWP</w:t>
      </w:r>
      <w:r w:rsidR="00147289" w:rsidRPr="0045212B">
        <w:rPr>
          <w:rFonts w:asciiTheme="minorHAnsi" w:hAnsiTheme="minorHAnsi" w:cstheme="minorHAnsi"/>
          <w:vertAlign w:val="subscript"/>
        </w:rPr>
        <w:t>100</w:t>
      </w:r>
      <w:r w:rsidR="00147289" w:rsidRPr="0045212B">
        <w:rPr>
          <w:rFonts w:asciiTheme="minorHAnsi" w:hAnsiTheme="minorHAnsi" w:cstheme="minorHAnsi"/>
        </w:rPr>
        <w:t xml:space="preserve"> values convert raw emissions into CO</w:t>
      </w:r>
      <w:r w:rsidR="00147289" w:rsidRPr="0045212B">
        <w:rPr>
          <w:rFonts w:asciiTheme="minorHAnsi" w:hAnsiTheme="minorHAnsi" w:cstheme="minorHAnsi"/>
          <w:vertAlign w:val="subscript"/>
        </w:rPr>
        <w:t>2</w:t>
      </w:r>
      <w:r w:rsidR="00147289" w:rsidRPr="0045212B">
        <w:rPr>
          <w:rFonts w:asciiTheme="minorHAnsi" w:hAnsiTheme="minorHAnsi" w:cstheme="minorHAnsi"/>
        </w:rPr>
        <w:t>-only timeseries, for CH</w:t>
      </w:r>
      <w:r w:rsidR="00147289" w:rsidRPr="0045212B">
        <w:rPr>
          <w:rFonts w:asciiTheme="minorHAnsi" w:hAnsiTheme="minorHAnsi" w:cstheme="minorHAnsi"/>
          <w:vertAlign w:val="subscript"/>
        </w:rPr>
        <w:t>4</w:t>
      </w:r>
      <w:r w:rsidR="00147289" w:rsidRPr="0045212B">
        <w:rPr>
          <w:rFonts w:asciiTheme="minorHAnsi" w:hAnsiTheme="minorHAnsi" w:cstheme="minorHAnsi"/>
        </w:rPr>
        <w:t xml:space="preserve"> we use equation 2 (equivalent </w:t>
      </w:r>
      <w:r w:rsidR="00147289" w:rsidRPr="0045212B">
        <w:rPr>
          <w:rFonts w:asciiTheme="minorHAnsi" w:hAnsiTheme="minorHAnsi" w:cstheme="minorHAnsi"/>
        </w:rPr>
        <w:lastRenderedPageBreak/>
        <w:t xml:space="preserve">to Cain et al.’s (2019) formula) </w:t>
      </w:r>
      <w:r w:rsidR="000246C2" w:rsidRPr="0045212B">
        <w:rPr>
          <w:rFonts w:asciiTheme="minorHAnsi" w:hAnsiTheme="minorHAnsi" w:cstheme="minorHAnsi"/>
        </w:rPr>
        <w:t xml:space="preserve">and for RF timeseries we use equation 1. By adjusting the </w:t>
      </w:r>
      <m:oMath>
        <m:r>
          <w:rPr>
            <w:rFonts w:ascii="Cambria Math" w:hAnsi="Cambria Math" w:cstheme="minorHAnsi"/>
          </w:rPr>
          <m:t>α</m:t>
        </m:r>
      </m:oMath>
      <w:r w:rsidR="000246C2" w:rsidRPr="0045212B">
        <w:rPr>
          <w:rFonts w:asciiTheme="minorHAnsi" w:hAnsiTheme="minorHAnsi" w:cstheme="minorHAnsi"/>
        </w:rPr>
        <w:t xml:space="preserve"> parameter value, we can make equation 1 fit the behaviour of a range of RF sources. </w:t>
      </w:r>
    </w:p>
    <w:p w14:paraId="097D3AB3" w14:textId="0182FC1F" w:rsidR="007628C3" w:rsidRPr="0045212B" w:rsidRDefault="007628C3" w:rsidP="007628C3"/>
    <w:p w14:paraId="4B57CD83" w14:textId="2FF2AABE" w:rsidR="00D06C0A" w:rsidRPr="0045212B" w:rsidRDefault="00D06C0A" w:rsidP="007628C3"/>
    <w:p w14:paraId="0B8D1431" w14:textId="3E4C551F" w:rsidR="00D06C0A" w:rsidRPr="0045212B" w:rsidRDefault="00D06C0A" w:rsidP="007628C3"/>
    <w:p w14:paraId="116A5E61" w14:textId="38B37A18" w:rsidR="00D06C0A" w:rsidRPr="0045212B" w:rsidRDefault="00D06C0A" w:rsidP="007628C3"/>
    <w:p w14:paraId="585FAFCD" w14:textId="77777777" w:rsidR="00D06C0A" w:rsidRPr="0045212B" w:rsidRDefault="00D06C0A" w:rsidP="007628C3"/>
    <w:p w14:paraId="732F5961" w14:textId="7A84D55F" w:rsidR="003C5FE7" w:rsidRPr="0045212B" w:rsidRDefault="003C5FE7" w:rsidP="007628C3"/>
    <w:p w14:paraId="54FA9685" w14:textId="2C6D53A5" w:rsidR="003C5FE7" w:rsidRPr="0045212B" w:rsidRDefault="003C5FE7" w:rsidP="007628C3"/>
    <w:p w14:paraId="792EA6EC" w14:textId="0DC69E9A" w:rsidR="003C5FE7" w:rsidRPr="0045212B" w:rsidRDefault="003C5FE7" w:rsidP="007628C3"/>
    <w:p w14:paraId="17BF3EF5" w14:textId="7B4333B2" w:rsidR="003C5FE7" w:rsidRPr="0045212B" w:rsidRDefault="003C5FE7" w:rsidP="007628C3"/>
    <w:p w14:paraId="5C231DC3" w14:textId="1A57CB17" w:rsidR="00D06C0A" w:rsidRPr="0045212B" w:rsidRDefault="00D06C0A" w:rsidP="007628C3"/>
    <w:p w14:paraId="3516E821" w14:textId="77777777" w:rsidR="00D06C0A" w:rsidRPr="0045212B" w:rsidRDefault="00D06C0A" w:rsidP="007628C3"/>
    <w:p w14:paraId="6B68BD15" w14:textId="2C2ACE29" w:rsidR="003C5FE7" w:rsidRPr="0045212B" w:rsidRDefault="003C5FE7" w:rsidP="007628C3"/>
    <w:p w14:paraId="7A9E9ED2" w14:textId="323FE0F7" w:rsidR="003C5FE7" w:rsidRPr="0045212B" w:rsidRDefault="003C5FE7" w:rsidP="007628C3"/>
    <w:p w14:paraId="48DB9A34" w14:textId="77777777" w:rsidR="003C5FE7" w:rsidRPr="0045212B" w:rsidRDefault="003C5FE7" w:rsidP="007628C3"/>
    <w:p w14:paraId="65696FFA" w14:textId="2979D16B" w:rsidR="003C5FE7" w:rsidRPr="0045212B" w:rsidRDefault="003C5FE7" w:rsidP="007628C3">
      <w:r w:rsidRPr="0045212B">
        <w:br w:type="page"/>
      </w:r>
    </w:p>
    <w:p w14:paraId="4163B1AA" w14:textId="771442CF" w:rsidR="007628C3" w:rsidRPr="0045212B" w:rsidRDefault="009952D6" w:rsidP="007628C3">
      <w:r w:rsidRPr="0045212B">
        <w:rPr>
          <w:noProof/>
        </w:rPr>
        <w:lastRenderedPageBreak/>
        <w:drawing>
          <wp:anchor distT="0" distB="0" distL="114300" distR="114300" simplePos="0" relativeHeight="251673600" behindDoc="0" locked="0" layoutInCell="1" allowOverlap="1" wp14:anchorId="5F53EB9E" wp14:editId="0A501860">
            <wp:simplePos x="0" y="0"/>
            <wp:positionH relativeFrom="column">
              <wp:posOffset>-355600</wp:posOffset>
            </wp:positionH>
            <wp:positionV relativeFrom="paragraph">
              <wp:posOffset>-237067</wp:posOffset>
            </wp:positionV>
            <wp:extent cx="6677660" cy="5010647"/>
            <wp:effectExtent l="0" t="0" r="2540" b="635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rotWithShape="1">
                    <a:blip r:embed="rId13">
                      <a:extLst>
                        <a:ext uri="{28A0092B-C50C-407E-A947-70E740481C1C}">
                          <a14:useLocalDpi xmlns:a14="http://schemas.microsoft.com/office/drawing/2010/main" val="0"/>
                        </a:ext>
                      </a:extLst>
                    </a:blip>
                    <a:srcRect t="9635" b="6479"/>
                    <a:stretch/>
                  </pic:blipFill>
                  <pic:spPr bwMode="auto">
                    <a:xfrm>
                      <a:off x="0" y="0"/>
                      <a:ext cx="6677660" cy="5010647"/>
                    </a:xfrm>
                    <a:prstGeom prst="rect">
                      <a:avLst/>
                    </a:prstGeom>
                    <a:ln>
                      <a:noFill/>
                    </a:ln>
                    <a:extLst>
                      <a:ext uri="{53640926-AAD7-44D8-BBD7-CCE9431645EC}">
                        <a14:shadowObscured xmlns:a14="http://schemas.microsoft.com/office/drawing/2010/main"/>
                      </a:ext>
                    </a:extLst>
                  </pic:spPr>
                </pic:pic>
              </a:graphicData>
            </a:graphic>
          </wp:anchor>
        </w:drawing>
      </w:r>
    </w:p>
    <w:p w14:paraId="3FBFD143" w14:textId="6C0D48AC" w:rsidR="007628C3" w:rsidRPr="0045212B" w:rsidRDefault="007628C3" w:rsidP="007628C3"/>
    <w:p w14:paraId="6EE02904" w14:textId="6371C665" w:rsidR="007628C3" w:rsidRPr="0045212B" w:rsidRDefault="007628C3" w:rsidP="007628C3"/>
    <w:p w14:paraId="12BF16A6" w14:textId="46040F93" w:rsidR="007628C3" w:rsidRPr="0045212B" w:rsidRDefault="007628C3" w:rsidP="007628C3"/>
    <w:p w14:paraId="3F3D2A99" w14:textId="6C6BA924" w:rsidR="007628C3" w:rsidRPr="0045212B" w:rsidRDefault="007628C3" w:rsidP="007628C3"/>
    <w:p w14:paraId="6BA5A64B" w14:textId="3ED1DED5" w:rsidR="007628C3" w:rsidRPr="0045212B" w:rsidRDefault="007628C3" w:rsidP="007628C3"/>
    <w:p w14:paraId="32A0DA41" w14:textId="0FCEAC7A" w:rsidR="007628C3" w:rsidRPr="0045212B" w:rsidRDefault="007628C3" w:rsidP="007628C3"/>
    <w:p w14:paraId="6FCA090C" w14:textId="2DF90F39" w:rsidR="007628C3" w:rsidRPr="0045212B" w:rsidRDefault="007628C3" w:rsidP="007628C3"/>
    <w:p w14:paraId="4763EF3C" w14:textId="5BCB482D" w:rsidR="007628C3" w:rsidRPr="0045212B" w:rsidRDefault="007628C3" w:rsidP="007628C3"/>
    <w:p w14:paraId="552D294B" w14:textId="4095FAF6" w:rsidR="007628C3" w:rsidRPr="0045212B" w:rsidRDefault="007628C3" w:rsidP="007628C3"/>
    <w:p w14:paraId="62B5A4FD" w14:textId="3F47B3AB" w:rsidR="007628C3" w:rsidRPr="0045212B" w:rsidRDefault="007628C3" w:rsidP="007628C3"/>
    <w:p w14:paraId="77DE2949" w14:textId="40BD82F9" w:rsidR="003C5FE7" w:rsidRPr="0045212B" w:rsidRDefault="003C5FE7" w:rsidP="007628C3"/>
    <w:p w14:paraId="3847F64D" w14:textId="713CAD13" w:rsidR="003C5FE7" w:rsidRPr="0045212B" w:rsidRDefault="003C5FE7" w:rsidP="007628C3"/>
    <w:p w14:paraId="6B7C49E1" w14:textId="2D663316" w:rsidR="003C5FE7" w:rsidRPr="0045212B" w:rsidRDefault="003C5FE7" w:rsidP="007628C3"/>
    <w:p w14:paraId="07B99C22" w14:textId="77777777" w:rsidR="003C5FE7" w:rsidRPr="0045212B" w:rsidRDefault="003C5FE7" w:rsidP="007628C3"/>
    <w:p w14:paraId="102E82E4" w14:textId="6220D505" w:rsidR="003C5FE7" w:rsidRPr="0045212B" w:rsidRDefault="003C5FE7" w:rsidP="007628C3"/>
    <w:p w14:paraId="7A2967A4" w14:textId="14245D3E" w:rsidR="003C5FE7" w:rsidRPr="0045212B" w:rsidRDefault="003C5FE7" w:rsidP="007628C3"/>
    <w:p w14:paraId="5EA921FD" w14:textId="11EAF852" w:rsidR="003C5FE7" w:rsidRPr="0045212B" w:rsidRDefault="003C5FE7" w:rsidP="007628C3"/>
    <w:p w14:paraId="592F43D2" w14:textId="1D4F68B9" w:rsidR="003C5FE7" w:rsidRPr="0045212B" w:rsidRDefault="003C5FE7" w:rsidP="007628C3"/>
    <w:p w14:paraId="76A50040" w14:textId="55BD9175" w:rsidR="003C5FE7" w:rsidRPr="0045212B" w:rsidRDefault="003C5FE7" w:rsidP="007628C3"/>
    <w:p w14:paraId="7C4C91C6" w14:textId="0EC74F89" w:rsidR="007628C3" w:rsidRPr="0045212B" w:rsidRDefault="007628C3" w:rsidP="007628C3"/>
    <w:p w14:paraId="0F42E3E9" w14:textId="4135300C" w:rsidR="003C5FE7" w:rsidRPr="0045212B" w:rsidRDefault="003C5FE7" w:rsidP="007628C3"/>
    <w:p w14:paraId="45520A6D" w14:textId="0D6DFE87" w:rsidR="003C5FE7" w:rsidRPr="0045212B" w:rsidRDefault="003C5FE7" w:rsidP="007628C3"/>
    <w:p w14:paraId="40801036" w14:textId="0AF90D1E" w:rsidR="003C5FE7" w:rsidRPr="0045212B" w:rsidRDefault="003C5FE7" w:rsidP="007628C3"/>
    <w:p w14:paraId="2C7DC6F4" w14:textId="70DE8836" w:rsidR="003C5FE7" w:rsidRPr="0045212B" w:rsidRDefault="003C5FE7" w:rsidP="007628C3"/>
    <w:p w14:paraId="56473226" w14:textId="69393BB6" w:rsidR="003C5FE7" w:rsidRPr="0045212B" w:rsidRDefault="003C5FE7" w:rsidP="007628C3"/>
    <w:p w14:paraId="4C62D77A" w14:textId="29AE74C9" w:rsidR="003C5FE7" w:rsidRPr="0045212B" w:rsidRDefault="003C5FE7" w:rsidP="007628C3"/>
    <w:p w14:paraId="6FD55ECA" w14:textId="36E7967A" w:rsidR="003C5FE7" w:rsidRPr="0045212B" w:rsidRDefault="003C5FE7" w:rsidP="007628C3"/>
    <w:p w14:paraId="594056B1" w14:textId="144AA842" w:rsidR="003C5FE7" w:rsidRPr="0045212B" w:rsidRDefault="003C5FE7" w:rsidP="007628C3"/>
    <w:p w14:paraId="0F25AB4B" w14:textId="33292261" w:rsidR="003C5FE7" w:rsidRPr="0045212B" w:rsidRDefault="003C5FE7" w:rsidP="007628C3"/>
    <w:p w14:paraId="4C18BDAD" w14:textId="01EA0566" w:rsidR="003C5FE7" w:rsidRPr="0045212B" w:rsidRDefault="003C5FE7" w:rsidP="007628C3"/>
    <w:p w14:paraId="40F814B4" w14:textId="083F0EB1" w:rsidR="003C5FE7" w:rsidRPr="0045212B" w:rsidRDefault="003C5FE7" w:rsidP="007628C3"/>
    <w:p w14:paraId="762352D8" w14:textId="76AEAB16" w:rsidR="003C5FE7" w:rsidRPr="0045212B" w:rsidRDefault="003C5FE7" w:rsidP="007628C3"/>
    <w:p w14:paraId="3B3410B6" w14:textId="6392ECB3" w:rsidR="003C5FE7" w:rsidRPr="0045212B" w:rsidRDefault="003C5FE7" w:rsidP="007628C3"/>
    <w:p w14:paraId="4AAA692F" w14:textId="558D4CED" w:rsidR="003C5FE7" w:rsidRPr="0045212B" w:rsidRDefault="003C5FE7" w:rsidP="007628C3"/>
    <w:p w14:paraId="296E2062" w14:textId="61838BB9" w:rsidR="003C5FE7" w:rsidRPr="0045212B" w:rsidRDefault="003C5FE7" w:rsidP="007628C3"/>
    <w:p w14:paraId="3CB46671" w14:textId="72348B21" w:rsidR="003C5FE7" w:rsidRPr="0045212B" w:rsidRDefault="003C5FE7" w:rsidP="007628C3"/>
    <w:p w14:paraId="4A98C436" w14:textId="1A437637" w:rsidR="003C5FE7" w:rsidRPr="0045212B" w:rsidRDefault="009952D6" w:rsidP="00E52AA1">
      <w:pPr>
        <w:jc w:val="both"/>
        <w:rPr>
          <w:rFonts w:asciiTheme="minorHAnsi" w:hAnsiTheme="minorHAnsi" w:cstheme="minorHAnsi"/>
        </w:rPr>
      </w:pPr>
      <w:r w:rsidRPr="0045212B">
        <w:rPr>
          <w:rFonts w:asciiTheme="minorHAnsi" w:hAnsiTheme="minorHAnsi" w:cstheme="minorHAnsi"/>
          <w:b/>
          <w:bCs/>
        </w:rPr>
        <w:t>Figure 4</w:t>
      </w:r>
      <w:r w:rsidRPr="0045212B">
        <w:rPr>
          <w:rFonts w:asciiTheme="minorHAnsi" w:hAnsiTheme="minorHAnsi" w:cstheme="minorHAnsi"/>
        </w:rPr>
        <w:t xml:space="preserve">: Panel a </w:t>
      </w:r>
      <w:proofErr w:type="gramStart"/>
      <w:r w:rsidRPr="0045212B">
        <w:rPr>
          <w:rFonts w:asciiTheme="minorHAnsi" w:hAnsiTheme="minorHAnsi" w:cstheme="minorHAnsi"/>
        </w:rPr>
        <w:t>plots</w:t>
      </w:r>
      <w:proofErr w:type="gramEnd"/>
      <w:r w:rsidRPr="0045212B">
        <w:rPr>
          <w:rFonts w:asciiTheme="minorHAnsi" w:hAnsiTheme="minorHAnsi" w:cstheme="minorHAnsi"/>
        </w:rPr>
        <w:t xml:space="preserve"> anthropogenic (orange) and natural (sky blue) components of the globally averaged radiative forcing. 10 representative scenarios are plotted which span the range of a 1000-member ensemble of equiprobable RFs are chosen. Panel b plots the most-likely contribution to the global temperature anomaly for these 10 representative timeseries. We use the method of </w:t>
      </w:r>
      <w:proofErr w:type="spellStart"/>
      <w:r w:rsidRPr="0045212B">
        <w:rPr>
          <w:rFonts w:asciiTheme="minorHAnsi" w:hAnsiTheme="minorHAnsi" w:cstheme="minorHAnsi"/>
        </w:rPr>
        <w:t>Haustein</w:t>
      </w:r>
      <w:proofErr w:type="spellEnd"/>
      <w:r w:rsidRPr="0045212B">
        <w:rPr>
          <w:rFonts w:asciiTheme="minorHAnsi" w:hAnsiTheme="minorHAnsi" w:cstheme="minorHAnsi"/>
        </w:rPr>
        <w:t xml:space="preserve"> </w:t>
      </w:r>
      <w:r w:rsidRPr="0045212B">
        <w:rPr>
          <w:rFonts w:asciiTheme="minorHAnsi" w:hAnsiTheme="minorHAnsi" w:cstheme="minorHAnsi"/>
          <w:i/>
          <w:iCs/>
        </w:rPr>
        <w:t>et al. (2017)</w:t>
      </w:r>
      <w:r w:rsidRPr="0045212B">
        <w:rPr>
          <w:rFonts w:asciiTheme="minorHAnsi" w:hAnsiTheme="minorHAnsi" w:cstheme="minorHAnsi"/>
        </w:rPr>
        <w:t xml:space="preserve"> to define the most-likely anthropogenic and natural contributions to observed temperatures. Panel c plots cumulative CO</w:t>
      </w:r>
      <w:r w:rsidRPr="0045212B">
        <w:rPr>
          <w:rFonts w:asciiTheme="minorHAnsi" w:hAnsiTheme="minorHAnsi" w:cstheme="minorHAnsi"/>
          <w:vertAlign w:val="subscript"/>
        </w:rPr>
        <w:t>2</w:t>
      </w:r>
      <w:r w:rsidRPr="0045212B">
        <w:rPr>
          <w:rFonts w:asciiTheme="minorHAnsi" w:hAnsiTheme="minorHAnsi" w:cstheme="minorHAnsi"/>
        </w:rPr>
        <w:t>-fe emissions against the best estimate anthropogenic contribution to warming for each RF ensemble member. The grey shaded region shows the 5-95</w:t>
      </w:r>
      <w:r w:rsidRPr="0045212B">
        <w:rPr>
          <w:rFonts w:asciiTheme="minorHAnsi" w:hAnsiTheme="minorHAnsi" w:cstheme="minorHAnsi"/>
          <w:vertAlign w:val="superscript"/>
        </w:rPr>
        <w:t>th</w:t>
      </w:r>
      <w:r w:rsidRPr="0045212B">
        <w:rPr>
          <w:rFonts w:asciiTheme="minorHAnsi" w:hAnsiTheme="minorHAnsi" w:cstheme="minorHAnsi"/>
        </w:rPr>
        <w:t xml:space="preserve"> percentile range. Inset is the distribution of TCREs, binned by their angle in cumulative emissions vs. temperature anomaly space. Panel d plots timeseries of the anthropogenic total (orange), CO</w:t>
      </w:r>
      <w:r w:rsidRPr="0045212B">
        <w:rPr>
          <w:rFonts w:asciiTheme="minorHAnsi" w:hAnsiTheme="minorHAnsi" w:cstheme="minorHAnsi"/>
          <w:vertAlign w:val="subscript"/>
        </w:rPr>
        <w:t>2</w:t>
      </w:r>
      <w:r w:rsidRPr="0045212B">
        <w:rPr>
          <w:rFonts w:asciiTheme="minorHAnsi" w:hAnsiTheme="minorHAnsi" w:cstheme="minorHAnsi"/>
        </w:rPr>
        <w:t xml:space="preserve"> (red) and non-CO</w:t>
      </w:r>
      <w:r w:rsidRPr="0045212B">
        <w:rPr>
          <w:rFonts w:asciiTheme="minorHAnsi" w:hAnsiTheme="minorHAnsi" w:cstheme="minorHAnsi"/>
          <w:vertAlign w:val="subscript"/>
        </w:rPr>
        <w:t>2</w:t>
      </w:r>
      <w:r w:rsidRPr="0045212B">
        <w:rPr>
          <w:rFonts w:asciiTheme="minorHAnsi" w:hAnsiTheme="minorHAnsi" w:cstheme="minorHAnsi"/>
        </w:rPr>
        <w:t xml:space="preserve"> (blue) contributions to a historical CO</w:t>
      </w:r>
      <w:r w:rsidRPr="0045212B">
        <w:rPr>
          <w:rFonts w:asciiTheme="minorHAnsi" w:hAnsiTheme="minorHAnsi" w:cstheme="minorHAnsi"/>
          <w:vertAlign w:val="subscript"/>
        </w:rPr>
        <w:t>2</w:t>
      </w:r>
      <w:r w:rsidRPr="0045212B">
        <w:rPr>
          <w:rFonts w:asciiTheme="minorHAnsi" w:hAnsiTheme="minorHAnsi" w:cstheme="minorHAnsi"/>
        </w:rPr>
        <w:t>-fe budget (baselined over period 1850-1900). Error bars show the 5-95</w:t>
      </w:r>
      <w:r w:rsidRPr="0045212B">
        <w:rPr>
          <w:rFonts w:asciiTheme="minorHAnsi" w:hAnsiTheme="minorHAnsi" w:cstheme="minorHAnsi"/>
          <w:vertAlign w:val="superscript"/>
        </w:rPr>
        <w:t>th</w:t>
      </w:r>
      <w:r w:rsidRPr="0045212B">
        <w:rPr>
          <w:rFonts w:asciiTheme="minorHAnsi" w:hAnsiTheme="minorHAnsi" w:cstheme="minorHAnsi"/>
        </w:rPr>
        <w:t xml:space="preserve"> percentile range from the full 1000-member ensemble. </w:t>
      </w:r>
    </w:p>
    <w:p w14:paraId="26817005" w14:textId="47562B51" w:rsidR="003C5FE7" w:rsidRPr="0045212B" w:rsidRDefault="003C5FE7" w:rsidP="007628C3"/>
    <w:p w14:paraId="4BD62977" w14:textId="7201A1B4" w:rsidR="003C5FE7" w:rsidRPr="0045212B" w:rsidRDefault="003C5FE7" w:rsidP="007628C3"/>
    <w:p w14:paraId="43A570AC" w14:textId="46944E31" w:rsidR="003C5FE7" w:rsidRPr="0045212B" w:rsidRDefault="003C5FE7" w:rsidP="007628C3"/>
    <w:p w14:paraId="06FA34DC" w14:textId="620CA5EF" w:rsidR="003C5FE7" w:rsidRPr="0045212B" w:rsidRDefault="003C5FE7" w:rsidP="007628C3"/>
    <w:p w14:paraId="407ED2A4" w14:textId="0F5DA094" w:rsidR="003C5FE7" w:rsidRPr="0045212B" w:rsidRDefault="003C5FE7" w:rsidP="007628C3"/>
    <w:p w14:paraId="78E7D0E2" w14:textId="17A49EED" w:rsidR="003C5FE7" w:rsidRPr="0045212B" w:rsidRDefault="003C5FE7" w:rsidP="007628C3"/>
    <w:p w14:paraId="3357B011" w14:textId="1297E747" w:rsidR="003C5FE7" w:rsidRPr="0045212B" w:rsidRDefault="003C5FE7" w:rsidP="007628C3"/>
    <w:p w14:paraId="12C40976" w14:textId="05ABA15A" w:rsidR="003C5FE7" w:rsidRPr="0045212B" w:rsidRDefault="003C5FE7" w:rsidP="007628C3"/>
    <w:p w14:paraId="2459B6FD" w14:textId="20CDD1B7" w:rsidR="003C5FE7" w:rsidRPr="0045212B" w:rsidRDefault="003C5FE7" w:rsidP="007628C3"/>
    <w:p w14:paraId="12F3301A" w14:textId="16890806" w:rsidR="003C5FE7" w:rsidRPr="0045212B" w:rsidRDefault="003C5FE7" w:rsidP="007628C3"/>
    <w:p w14:paraId="44B9E92C" w14:textId="3DFB955B" w:rsidR="003C5FE7" w:rsidRPr="0045212B" w:rsidRDefault="003C5FE7" w:rsidP="007628C3"/>
    <w:p w14:paraId="61B7918E" w14:textId="771CBB77" w:rsidR="003C5FE7" w:rsidRPr="0045212B" w:rsidRDefault="003C5FE7" w:rsidP="007628C3"/>
    <w:p w14:paraId="7976B0A6" w14:textId="6073A8EB" w:rsidR="003C5FE7" w:rsidRPr="0045212B" w:rsidRDefault="003C5FE7" w:rsidP="007628C3"/>
    <w:p w14:paraId="64D881D5" w14:textId="35E6C831" w:rsidR="003C5FE7" w:rsidRPr="0045212B" w:rsidRDefault="003C5FE7" w:rsidP="007628C3"/>
    <w:p w14:paraId="65B11A6B" w14:textId="39CF322B" w:rsidR="003C5FE7" w:rsidRPr="0045212B" w:rsidRDefault="003C5FE7" w:rsidP="007628C3"/>
    <w:p w14:paraId="3CB9788E" w14:textId="2068AE3F" w:rsidR="003C5FE7" w:rsidRPr="0045212B" w:rsidRDefault="003C5FE7" w:rsidP="007628C3"/>
    <w:p w14:paraId="73D6079E" w14:textId="77777777" w:rsidR="00B7390B" w:rsidRPr="0045212B" w:rsidRDefault="003C5FE7">
      <w:r w:rsidRPr="0045212B">
        <w:br w:type="page"/>
      </w:r>
    </w:p>
    <w:p w14:paraId="4AA58A18" w14:textId="74EF299D" w:rsidR="00AF2737" w:rsidRPr="0045212B" w:rsidRDefault="00B7390B">
      <w:r w:rsidRPr="0045212B">
        <w:rPr>
          <w:noProof/>
        </w:rPr>
        <w:lastRenderedPageBreak/>
        <w:drawing>
          <wp:anchor distT="0" distB="0" distL="114300" distR="114300" simplePos="0" relativeHeight="251645948" behindDoc="1" locked="0" layoutInCell="1" allowOverlap="1" wp14:anchorId="30D40645" wp14:editId="4293784B">
            <wp:simplePos x="0" y="0"/>
            <wp:positionH relativeFrom="column">
              <wp:posOffset>-446828</wp:posOffset>
            </wp:positionH>
            <wp:positionV relativeFrom="page">
              <wp:posOffset>456565</wp:posOffset>
            </wp:positionV>
            <wp:extent cx="3741420" cy="3741420"/>
            <wp:effectExtent l="0" t="0" r="5080" b="5080"/>
            <wp:wrapTight wrapText="bothSides">
              <wp:wrapPolygon edited="0">
                <wp:start x="0" y="0"/>
                <wp:lineTo x="0" y="21556"/>
                <wp:lineTo x="21556" y="21556"/>
                <wp:lineTo x="21556"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gure4_1_66percentile.pdf"/>
                    <pic:cNvPicPr/>
                  </pic:nvPicPr>
                  <pic:blipFill>
                    <a:blip r:embed="rId14">
                      <a:extLst>
                        <a:ext uri="{28A0092B-C50C-407E-A947-70E740481C1C}">
                          <a14:useLocalDpi xmlns:a14="http://schemas.microsoft.com/office/drawing/2010/main" val="0"/>
                        </a:ext>
                      </a:extLst>
                    </a:blip>
                    <a:stretch>
                      <a:fillRect/>
                    </a:stretch>
                  </pic:blipFill>
                  <pic:spPr>
                    <a:xfrm>
                      <a:off x="0" y="0"/>
                      <a:ext cx="3741420" cy="3741420"/>
                    </a:xfrm>
                    <a:prstGeom prst="rect">
                      <a:avLst/>
                    </a:prstGeom>
                  </pic:spPr>
                </pic:pic>
              </a:graphicData>
            </a:graphic>
            <wp14:sizeRelH relativeFrom="page">
              <wp14:pctWidth>0</wp14:pctWidth>
            </wp14:sizeRelH>
            <wp14:sizeRelV relativeFrom="page">
              <wp14:pctHeight>0</wp14:pctHeight>
            </wp14:sizeRelV>
          </wp:anchor>
        </w:drawing>
      </w:r>
      <w:r w:rsidR="001C3F9E" w:rsidRPr="0045212B">
        <w:rPr>
          <w:rFonts w:asciiTheme="minorHAnsi" w:hAnsiTheme="minorHAnsi" w:cstheme="minorHAnsi"/>
          <w:noProof/>
          <w:color w:val="FF0000"/>
        </w:rPr>
        <w:drawing>
          <wp:anchor distT="0" distB="0" distL="114300" distR="114300" simplePos="0" relativeHeight="251691008" behindDoc="1" locked="0" layoutInCell="1" allowOverlap="1" wp14:anchorId="5466F082" wp14:editId="279A98F5">
            <wp:simplePos x="0" y="0"/>
            <wp:positionH relativeFrom="column">
              <wp:posOffset>3053503</wp:posOffset>
            </wp:positionH>
            <wp:positionV relativeFrom="page">
              <wp:posOffset>610235</wp:posOffset>
            </wp:positionV>
            <wp:extent cx="3411220" cy="3411220"/>
            <wp:effectExtent l="0" t="0" r="5080" b="5080"/>
            <wp:wrapTight wrapText="bothSides">
              <wp:wrapPolygon edited="0">
                <wp:start x="0" y="0"/>
                <wp:lineTo x="0" y="21552"/>
                <wp:lineTo x="21552" y="21552"/>
                <wp:lineTo x="21552"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ure4_2_66thpercentile.pdf"/>
                    <pic:cNvPicPr/>
                  </pic:nvPicPr>
                  <pic:blipFill>
                    <a:blip r:embed="rId15">
                      <a:extLst>
                        <a:ext uri="{28A0092B-C50C-407E-A947-70E740481C1C}">
                          <a14:useLocalDpi xmlns:a14="http://schemas.microsoft.com/office/drawing/2010/main" val="0"/>
                        </a:ext>
                      </a:extLst>
                    </a:blip>
                    <a:stretch>
                      <a:fillRect/>
                    </a:stretch>
                  </pic:blipFill>
                  <pic:spPr>
                    <a:xfrm>
                      <a:off x="0" y="0"/>
                      <a:ext cx="3411220" cy="3411220"/>
                    </a:xfrm>
                    <a:prstGeom prst="rect">
                      <a:avLst/>
                    </a:prstGeom>
                  </pic:spPr>
                </pic:pic>
              </a:graphicData>
            </a:graphic>
            <wp14:sizeRelH relativeFrom="page">
              <wp14:pctWidth>0</wp14:pctWidth>
            </wp14:sizeRelH>
            <wp14:sizeRelV relativeFrom="page">
              <wp14:pctHeight>0</wp14:pctHeight>
            </wp14:sizeRelV>
          </wp:anchor>
        </w:drawing>
      </w:r>
    </w:p>
    <w:p w14:paraId="51AD20EE" w14:textId="4F92A444" w:rsidR="009952D6" w:rsidRPr="0045212B" w:rsidRDefault="009952D6" w:rsidP="009952D6">
      <w:pPr>
        <w:jc w:val="both"/>
        <w:rPr>
          <w:rFonts w:asciiTheme="minorHAnsi" w:hAnsiTheme="minorHAnsi" w:cstheme="minorHAnsi"/>
        </w:rPr>
      </w:pPr>
      <w:r w:rsidRPr="0045212B">
        <w:rPr>
          <w:rFonts w:asciiTheme="minorHAnsi" w:hAnsiTheme="minorHAnsi" w:cstheme="minorHAnsi"/>
          <w:b/>
          <w:bCs/>
        </w:rPr>
        <w:t>Figure 5</w:t>
      </w:r>
      <w:r w:rsidRPr="0045212B">
        <w:rPr>
          <w:rFonts w:asciiTheme="minorHAnsi" w:hAnsiTheme="minorHAnsi" w:cstheme="minorHAnsi"/>
        </w:rPr>
        <w:t>: The total CO</w:t>
      </w:r>
      <w:r w:rsidRPr="0045212B">
        <w:rPr>
          <w:rFonts w:asciiTheme="minorHAnsi" w:hAnsiTheme="minorHAnsi" w:cstheme="minorHAnsi"/>
          <w:vertAlign w:val="subscript"/>
        </w:rPr>
        <w:t>2</w:t>
      </w:r>
      <w:r w:rsidRPr="0045212B">
        <w:rPr>
          <w:rFonts w:asciiTheme="minorHAnsi" w:hAnsiTheme="minorHAnsi" w:cstheme="minorHAnsi"/>
        </w:rPr>
        <w:t>-fe budget allowable to remain below 1.5</w:t>
      </w:r>
      <w:r w:rsidRPr="0045212B">
        <w:rPr>
          <w:rFonts w:ascii="Cambria Math" w:eastAsia="Cambria Math" w:hAnsi="Cambria Math" w:cs="Cambria Math"/>
        </w:rPr>
        <w:t>℃</w:t>
      </w:r>
      <w:r w:rsidRPr="0045212B">
        <w:rPr>
          <w:rFonts w:asciiTheme="minorHAnsi" w:hAnsiTheme="minorHAnsi" w:cstheme="minorHAnsi"/>
        </w:rPr>
        <w:t xml:space="preserve"> temperature anomaly is plotted showing possible combinations of a CO</w:t>
      </w:r>
      <w:r w:rsidRPr="0045212B">
        <w:rPr>
          <w:rFonts w:asciiTheme="minorHAnsi" w:hAnsiTheme="minorHAnsi" w:cstheme="minorHAnsi"/>
          <w:vertAlign w:val="subscript"/>
        </w:rPr>
        <w:t>2</w:t>
      </w:r>
      <w:r w:rsidRPr="0045212B">
        <w:rPr>
          <w:rFonts w:asciiTheme="minorHAnsi" w:hAnsiTheme="minorHAnsi" w:cstheme="minorHAnsi"/>
        </w:rPr>
        <w:t xml:space="preserve"> (horizontal axis) and non-CO</w:t>
      </w:r>
      <w:r w:rsidRPr="0045212B">
        <w:rPr>
          <w:rFonts w:asciiTheme="minorHAnsi" w:hAnsiTheme="minorHAnsi" w:cstheme="minorHAnsi"/>
          <w:vertAlign w:val="subscript"/>
        </w:rPr>
        <w:t>2</w:t>
      </w:r>
      <w:r w:rsidRPr="0045212B">
        <w:rPr>
          <w:rFonts w:asciiTheme="minorHAnsi" w:hAnsiTheme="minorHAnsi" w:cstheme="minorHAnsi"/>
        </w:rPr>
        <w:t xml:space="preserve"> (vertical axis) budgets. C</w:t>
      </w:r>
      <w:bookmarkStart w:id="549" w:name="_GoBack"/>
      <w:bookmarkEnd w:id="549"/>
      <w:r w:rsidRPr="0045212B">
        <w:rPr>
          <w:rFonts w:asciiTheme="minorHAnsi" w:hAnsiTheme="minorHAnsi" w:cstheme="minorHAnsi"/>
        </w:rPr>
        <w:t>olours are marked with their corresponding TCRE value – higher TCREs correspond to reduced total budget size remaining to 1.5</w:t>
      </w:r>
      <w:r w:rsidRPr="0045212B">
        <w:rPr>
          <w:rFonts w:ascii="Cambria Math" w:eastAsia="Cambria Math" w:hAnsi="Cambria Math" w:cs="Cambria Math"/>
        </w:rPr>
        <w:t>℃</w:t>
      </w:r>
      <w:r w:rsidRPr="0045212B">
        <w:rPr>
          <w:rFonts w:asciiTheme="minorHAnsi" w:hAnsiTheme="minorHAnsi" w:cstheme="minorHAnsi"/>
        </w:rPr>
        <w:t xml:space="preserve"> from 2018 (2018 temperature anomaly calculated as 1.04</w:t>
      </w:r>
      <w:r w:rsidRPr="0045212B">
        <w:rPr>
          <w:rFonts w:ascii="Cambria Math" w:eastAsia="Cambria Math" w:hAnsi="Cambria Math" w:cs="Cambria Math"/>
        </w:rPr>
        <w:t>℃</w:t>
      </w:r>
      <w:r w:rsidRPr="0045212B">
        <w:rPr>
          <w:rFonts w:asciiTheme="minorHAnsi" w:hAnsiTheme="minorHAnsi" w:cstheme="minorHAnsi"/>
        </w:rPr>
        <w:t xml:space="preserve"> compared to preindustrial). Black dots show the position of the IIASA SR15 1.5</w:t>
      </w:r>
      <w:r w:rsidRPr="0045212B">
        <w:rPr>
          <w:rFonts w:ascii="Cambria Math" w:eastAsia="Cambria Math" w:hAnsi="Cambria Math" w:cs="Cambria Math"/>
        </w:rPr>
        <w:t>℃</w:t>
      </w:r>
      <w:r w:rsidRPr="0045212B">
        <w:rPr>
          <w:rFonts w:asciiTheme="minorHAnsi" w:hAnsiTheme="minorHAnsi" w:cstheme="minorHAnsi"/>
        </w:rPr>
        <w:t>-compatible scenarios from figure 1</w:t>
      </w:r>
      <w:proofErr w:type="gramStart"/>
      <w:r w:rsidRPr="0045212B">
        <w:rPr>
          <w:rFonts w:asciiTheme="minorHAnsi" w:hAnsiTheme="minorHAnsi" w:cstheme="minorHAnsi"/>
        </w:rPr>
        <w:t>c,d.</w:t>
      </w:r>
      <w:proofErr w:type="gramEnd"/>
      <w:r w:rsidRPr="0045212B">
        <w:rPr>
          <w:rFonts w:asciiTheme="minorHAnsi" w:hAnsiTheme="minorHAnsi" w:cstheme="minorHAnsi"/>
        </w:rPr>
        <w:t xml:space="preserve"> The horizontal and vertical dashed lines show the extremities of the distribution of the IIASA SR15 1.5-compatible scenarios. The blue dot shows the median 1.5</w:t>
      </w:r>
      <w:r w:rsidRPr="0045212B">
        <w:rPr>
          <w:rFonts w:ascii="Cambria Math" w:eastAsia="Cambria Math" w:hAnsi="Cambria Math" w:cs="Cambria Math"/>
        </w:rPr>
        <w:t>℃</w:t>
      </w:r>
      <w:r w:rsidRPr="0045212B">
        <w:rPr>
          <w:rFonts w:asciiTheme="minorHAnsi" w:hAnsiTheme="minorHAnsi" w:cstheme="minorHAnsi"/>
        </w:rPr>
        <w:t xml:space="preserve">-compatible scenario. Diagonal dot-dashed lines show the likely-range of TCRE values, computed in section 3 and similar to the quoted likely range in IPCC’s AR5 text. </w:t>
      </w:r>
      <w:r w:rsidR="007107CA" w:rsidRPr="0045212B">
        <w:rPr>
          <w:rFonts w:asciiTheme="minorHAnsi" w:hAnsiTheme="minorHAnsi" w:cstheme="minorHAnsi"/>
        </w:rPr>
        <w:t xml:space="preserve">Right hand plot shows </w:t>
      </w:r>
      <w:r w:rsidR="00022228" w:rsidRPr="0045212B">
        <w:rPr>
          <w:rFonts w:asciiTheme="minorHAnsi" w:hAnsiTheme="minorHAnsi" w:cstheme="minorHAnsi"/>
        </w:rPr>
        <w:t xml:space="preserve">our calculated budgets compared to other studies, in a plot similar to that shown in the Carbon Brief article[!!]. We </w:t>
      </w:r>
      <w:proofErr w:type="spellStart"/>
      <w:r w:rsidR="00022228" w:rsidRPr="0045212B">
        <w:rPr>
          <w:rFonts w:asciiTheme="minorHAnsi" w:hAnsiTheme="minorHAnsi" w:cstheme="minorHAnsi"/>
        </w:rPr>
        <w:t>disply</w:t>
      </w:r>
      <w:proofErr w:type="spellEnd"/>
      <w:r w:rsidR="00022228" w:rsidRPr="0045212B">
        <w:rPr>
          <w:rFonts w:asciiTheme="minorHAnsi" w:hAnsiTheme="minorHAnsi" w:cstheme="minorHAnsi"/>
        </w:rPr>
        <w:t xml:space="preserve"> both CO</w:t>
      </w:r>
      <w:r w:rsidR="00022228" w:rsidRPr="0045212B">
        <w:rPr>
          <w:rFonts w:asciiTheme="minorHAnsi" w:hAnsiTheme="minorHAnsi" w:cstheme="minorHAnsi"/>
          <w:vertAlign w:val="subscript"/>
        </w:rPr>
        <w:t>2</w:t>
      </w:r>
      <w:r w:rsidR="00022228" w:rsidRPr="0045212B">
        <w:rPr>
          <w:rFonts w:asciiTheme="minorHAnsi" w:hAnsiTheme="minorHAnsi" w:cstheme="minorHAnsi"/>
        </w:rPr>
        <w:t>-only and CO</w:t>
      </w:r>
      <w:r w:rsidR="00022228" w:rsidRPr="0045212B">
        <w:rPr>
          <w:rFonts w:asciiTheme="minorHAnsi" w:hAnsiTheme="minorHAnsi" w:cstheme="minorHAnsi"/>
          <w:vertAlign w:val="subscript"/>
        </w:rPr>
        <w:t>2</w:t>
      </w:r>
      <w:r w:rsidR="00022228" w:rsidRPr="0045212B">
        <w:rPr>
          <w:rFonts w:asciiTheme="minorHAnsi" w:hAnsiTheme="minorHAnsi" w:cstheme="minorHAnsi"/>
        </w:rPr>
        <w:t>-fe budgets for peak warming and 21</w:t>
      </w:r>
      <w:r w:rsidR="00022228" w:rsidRPr="0045212B">
        <w:rPr>
          <w:rFonts w:asciiTheme="minorHAnsi" w:hAnsiTheme="minorHAnsi" w:cstheme="minorHAnsi"/>
          <w:vertAlign w:val="superscript"/>
        </w:rPr>
        <w:t>st</w:t>
      </w:r>
      <w:r w:rsidR="00022228" w:rsidRPr="0045212B">
        <w:rPr>
          <w:rFonts w:asciiTheme="minorHAnsi" w:hAnsiTheme="minorHAnsi" w:cstheme="minorHAnsi"/>
        </w:rPr>
        <w:t xml:space="preserve"> century warming. </w:t>
      </w:r>
    </w:p>
    <w:p w14:paraId="19223DE4" w14:textId="7752E97C" w:rsidR="009952D6" w:rsidRPr="0045212B" w:rsidRDefault="009952D6" w:rsidP="00E52AA1"/>
    <w:sectPr w:rsidR="009952D6" w:rsidRPr="0045212B" w:rsidSect="00E52AA1">
      <w:pgSz w:w="11900" w:h="16840"/>
      <w:pgMar w:top="1440" w:right="1080" w:bottom="907"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85898F" w14:textId="77777777" w:rsidR="003D0D14" w:rsidRDefault="003D0D14" w:rsidP="00C05663">
      <w:r>
        <w:separator/>
      </w:r>
    </w:p>
  </w:endnote>
  <w:endnote w:type="continuationSeparator" w:id="0">
    <w:p w14:paraId="3A70F054" w14:textId="77777777" w:rsidR="003D0D14" w:rsidRDefault="003D0D14" w:rsidP="00C056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463C31" w14:textId="77777777" w:rsidR="003D0D14" w:rsidRDefault="003D0D14" w:rsidP="00C05663">
      <w:r>
        <w:separator/>
      </w:r>
    </w:p>
  </w:footnote>
  <w:footnote w:type="continuationSeparator" w:id="0">
    <w:p w14:paraId="29A4C68C" w14:textId="77777777" w:rsidR="003D0D14" w:rsidRDefault="003D0D14" w:rsidP="00C056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526DC"/>
    <w:multiLevelType w:val="hybridMultilevel"/>
    <w:tmpl w:val="CDDC2B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yles Allen">
    <w15:presenceInfo w15:providerId="AD" w15:userId="S::wolf1587@ox.ac.uk::44599821-d5f6-47cd-a7c4-d4a0021544b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7C29"/>
    <w:rsid w:val="000002D4"/>
    <w:rsid w:val="000025C7"/>
    <w:rsid w:val="0001737F"/>
    <w:rsid w:val="00022228"/>
    <w:rsid w:val="000246C2"/>
    <w:rsid w:val="00027057"/>
    <w:rsid w:val="00031896"/>
    <w:rsid w:val="00035DE7"/>
    <w:rsid w:val="00043D1E"/>
    <w:rsid w:val="00045CB8"/>
    <w:rsid w:val="00046918"/>
    <w:rsid w:val="00047425"/>
    <w:rsid w:val="00052A58"/>
    <w:rsid w:val="00060C67"/>
    <w:rsid w:val="00064A0F"/>
    <w:rsid w:val="000750A8"/>
    <w:rsid w:val="000843F0"/>
    <w:rsid w:val="000A6A58"/>
    <w:rsid w:val="000B7E01"/>
    <w:rsid w:val="000C2813"/>
    <w:rsid w:val="000C398B"/>
    <w:rsid w:val="000C54E9"/>
    <w:rsid w:val="000C55E0"/>
    <w:rsid w:val="000D03CC"/>
    <w:rsid w:val="000D2A88"/>
    <w:rsid w:val="000D4217"/>
    <w:rsid w:val="000D7CE5"/>
    <w:rsid w:val="001130DE"/>
    <w:rsid w:val="00115BDA"/>
    <w:rsid w:val="00130504"/>
    <w:rsid w:val="001420C3"/>
    <w:rsid w:val="001461D9"/>
    <w:rsid w:val="00147289"/>
    <w:rsid w:val="001534AA"/>
    <w:rsid w:val="00161068"/>
    <w:rsid w:val="001647F7"/>
    <w:rsid w:val="0016736B"/>
    <w:rsid w:val="00181495"/>
    <w:rsid w:val="00187E3C"/>
    <w:rsid w:val="001A7164"/>
    <w:rsid w:val="001B7A78"/>
    <w:rsid w:val="001C3F9E"/>
    <w:rsid w:val="001C6180"/>
    <w:rsid w:val="001E6362"/>
    <w:rsid w:val="001E6FBB"/>
    <w:rsid w:val="001E7D0F"/>
    <w:rsid w:val="001F7E12"/>
    <w:rsid w:val="00200CFE"/>
    <w:rsid w:val="00200D98"/>
    <w:rsid w:val="00201903"/>
    <w:rsid w:val="00206710"/>
    <w:rsid w:val="00206CF0"/>
    <w:rsid w:val="00215BEB"/>
    <w:rsid w:val="002266C2"/>
    <w:rsid w:val="00227A04"/>
    <w:rsid w:val="00233F91"/>
    <w:rsid w:val="00257579"/>
    <w:rsid w:val="00257ED1"/>
    <w:rsid w:val="002651F4"/>
    <w:rsid w:val="00274899"/>
    <w:rsid w:val="00277F44"/>
    <w:rsid w:val="00284567"/>
    <w:rsid w:val="002876B4"/>
    <w:rsid w:val="00287CBA"/>
    <w:rsid w:val="0029261A"/>
    <w:rsid w:val="00293B50"/>
    <w:rsid w:val="002A0537"/>
    <w:rsid w:val="002A48A5"/>
    <w:rsid w:val="002A7A66"/>
    <w:rsid w:val="002C44B1"/>
    <w:rsid w:val="002D0978"/>
    <w:rsid w:val="002D3BAD"/>
    <w:rsid w:val="002D5F88"/>
    <w:rsid w:val="002D77C8"/>
    <w:rsid w:val="002E0D96"/>
    <w:rsid w:val="002E429B"/>
    <w:rsid w:val="002E7C29"/>
    <w:rsid w:val="002F037D"/>
    <w:rsid w:val="003029C4"/>
    <w:rsid w:val="00305EFA"/>
    <w:rsid w:val="0032431B"/>
    <w:rsid w:val="00333573"/>
    <w:rsid w:val="00334305"/>
    <w:rsid w:val="00362E81"/>
    <w:rsid w:val="00364129"/>
    <w:rsid w:val="00384993"/>
    <w:rsid w:val="00385CAE"/>
    <w:rsid w:val="00393769"/>
    <w:rsid w:val="003939C3"/>
    <w:rsid w:val="003945D2"/>
    <w:rsid w:val="0039751C"/>
    <w:rsid w:val="00397D83"/>
    <w:rsid w:val="003A4978"/>
    <w:rsid w:val="003B07F6"/>
    <w:rsid w:val="003B3C03"/>
    <w:rsid w:val="003B3E27"/>
    <w:rsid w:val="003C3AB3"/>
    <w:rsid w:val="003C5FE7"/>
    <w:rsid w:val="003C68F0"/>
    <w:rsid w:val="003C78BF"/>
    <w:rsid w:val="003D0D14"/>
    <w:rsid w:val="003E30C8"/>
    <w:rsid w:val="004051C6"/>
    <w:rsid w:val="00406589"/>
    <w:rsid w:val="004157B3"/>
    <w:rsid w:val="0041581C"/>
    <w:rsid w:val="0041704B"/>
    <w:rsid w:val="00447760"/>
    <w:rsid w:val="0045212B"/>
    <w:rsid w:val="004553BE"/>
    <w:rsid w:val="00471144"/>
    <w:rsid w:val="004815DE"/>
    <w:rsid w:val="0048370C"/>
    <w:rsid w:val="00497A90"/>
    <w:rsid w:val="004A0B86"/>
    <w:rsid w:val="004A3DBB"/>
    <w:rsid w:val="004B3984"/>
    <w:rsid w:val="004C1720"/>
    <w:rsid w:val="004C18AD"/>
    <w:rsid w:val="004D0D15"/>
    <w:rsid w:val="004D2371"/>
    <w:rsid w:val="004D7B7E"/>
    <w:rsid w:val="004D7C67"/>
    <w:rsid w:val="004E5032"/>
    <w:rsid w:val="004F2D73"/>
    <w:rsid w:val="004F40A0"/>
    <w:rsid w:val="005154EE"/>
    <w:rsid w:val="00521DB1"/>
    <w:rsid w:val="00522649"/>
    <w:rsid w:val="00522A3D"/>
    <w:rsid w:val="00533309"/>
    <w:rsid w:val="005355B9"/>
    <w:rsid w:val="005517EC"/>
    <w:rsid w:val="00554CB9"/>
    <w:rsid w:val="00564AA1"/>
    <w:rsid w:val="00565E59"/>
    <w:rsid w:val="005778A3"/>
    <w:rsid w:val="00577EAC"/>
    <w:rsid w:val="00580A34"/>
    <w:rsid w:val="00587BFA"/>
    <w:rsid w:val="00591380"/>
    <w:rsid w:val="00592997"/>
    <w:rsid w:val="00592B00"/>
    <w:rsid w:val="005B2566"/>
    <w:rsid w:val="005B481E"/>
    <w:rsid w:val="005C13A8"/>
    <w:rsid w:val="005D7492"/>
    <w:rsid w:val="005F1D03"/>
    <w:rsid w:val="005F41B8"/>
    <w:rsid w:val="00605528"/>
    <w:rsid w:val="006232BD"/>
    <w:rsid w:val="00630A38"/>
    <w:rsid w:val="00633D60"/>
    <w:rsid w:val="00637E6F"/>
    <w:rsid w:val="00642042"/>
    <w:rsid w:val="00645EFB"/>
    <w:rsid w:val="00654E0F"/>
    <w:rsid w:val="00666BA7"/>
    <w:rsid w:val="00670513"/>
    <w:rsid w:val="00672B4C"/>
    <w:rsid w:val="006835D4"/>
    <w:rsid w:val="0069059A"/>
    <w:rsid w:val="006A4781"/>
    <w:rsid w:val="006B074A"/>
    <w:rsid w:val="006B36B6"/>
    <w:rsid w:val="006C311E"/>
    <w:rsid w:val="006D43A0"/>
    <w:rsid w:val="006D59A1"/>
    <w:rsid w:val="006D7E9C"/>
    <w:rsid w:val="006E6F32"/>
    <w:rsid w:val="006F17D1"/>
    <w:rsid w:val="006F58CF"/>
    <w:rsid w:val="00701380"/>
    <w:rsid w:val="00702F9E"/>
    <w:rsid w:val="007054E6"/>
    <w:rsid w:val="007059C7"/>
    <w:rsid w:val="007107CA"/>
    <w:rsid w:val="007116C7"/>
    <w:rsid w:val="007127ED"/>
    <w:rsid w:val="007161C2"/>
    <w:rsid w:val="007267BB"/>
    <w:rsid w:val="00742835"/>
    <w:rsid w:val="007445F7"/>
    <w:rsid w:val="007526D1"/>
    <w:rsid w:val="00753C71"/>
    <w:rsid w:val="007558C5"/>
    <w:rsid w:val="00755BA1"/>
    <w:rsid w:val="007628C3"/>
    <w:rsid w:val="007647BA"/>
    <w:rsid w:val="007723B1"/>
    <w:rsid w:val="00774A86"/>
    <w:rsid w:val="00775C49"/>
    <w:rsid w:val="00791FBE"/>
    <w:rsid w:val="007A06B6"/>
    <w:rsid w:val="007A307D"/>
    <w:rsid w:val="007C062D"/>
    <w:rsid w:val="007C188F"/>
    <w:rsid w:val="007C3987"/>
    <w:rsid w:val="007C4C46"/>
    <w:rsid w:val="007E0473"/>
    <w:rsid w:val="007E52A2"/>
    <w:rsid w:val="007F3FCF"/>
    <w:rsid w:val="00823CDA"/>
    <w:rsid w:val="0082553A"/>
    <w:rsid w:val="00842EDE"/>
    <w:rsid w:val="00846361"/>
    <w:rsid w:val="0086327C"/>
    <w:rsid w:val="008666A6"/>
    <w:rsid w:val="00882F4A"/>
    <w:rsid w:val="00887868"/>
    <w:rsid w:val="00890F59"/>
    <w:rsid w:val="00891890"/>
    <w:rsid w:val="00894856"/>
    <w:rsid w:val="00895888"/>
    <w:rsid w:val="008A02CA"/>
    <w:rsid w:val="008A7BF8"/>
    <w:rsid w:val="008B0D7E"/>
    <w:rsid w:val="008C137B"/>
    <w:rsid w:val="008D7C14"/>
    <w:rsid w:val="008E08CA"/>
    <w:rsid w:val="008E2A24"/>
    <w:rsid w:val="008F234A"/>
    <w:rsid w:val="008F6B58"/>
    <w:rsid w:val="00907821"/>
    <w:rsid w:val="00921244"/>
    <w:rsid w:val="009229AB"/>
    <w:rsid w:val="00924FFF"/>
    <w:rsid w:val="009261E2"/>
    <w:rsid w:val="00935F84"/>
    <w:rsid w:val="00942D7E"/>
    <w:rsid w:val="00943066"/>
    <w:rsid w:val="0094692D"/>
    <w:rsid w:val="009615C3"/>
    <w:rsid w:val="00961B13"/>
    <w:rsid w:val="00962A94"/>
    <w:rsid w:val="00970585"/>
    <w:rsid w:val="00970EBD"/>
    <w:rsid w:val="00972128"/>
    <w:rsid w:val="00983A74"/>
    <w:rsid w:val="00985674"/>
    <w:rsid w:val="00992DA4"/>
    <w:rsid w:val="009952D6"/>
    <w:rsid w:val="0099775A"/>
    <w:rsid w:val="009A49B1"/>
    <w:rsid w:val="009B62AC"/>
    <w:rsid w:val="009C0B42"/>
    <w:rsid w:val="009D318B"/>
    <w:rsid w:val="009D6976"/>
    <w:rsid w:val="009F1BFC"/>
    <w:rsid w:val="009F6464"/>
    <w:rsid w:val="00A076CC"/>
    <w:rsid w:val="00A130FF"/>
    <w:rsid w:val="00A15117"/>
    <w:rsid w:val="00A469D7"/>
    <w:rsid w:val="00A47B51"/>
    <w:rsid w:val="00A63F3A"/>
    <w:rsid w:val="00A80126"/>
    <w:rsid w:val="00A83C97"/>
    <w:rsid w:val="00A83EE2"/>
    <w:rsid w:val="00A920DE"/>
    <w:rsid w:val="00A95152"/>
    <w:rsid w:val="00AA083D"/>
    <w:rsid w:val="00AA3DD6"/>
    <w:rsid w:val="00AA7235"/>
    <w:rsid w:val="00AA7D66"/>
    <w:rsid w:val="00AB4145"/>
    <w:rsid w:val="00AB698A"/>
    <w:rsid w:val="00AC5A28"/>
    <w:rsid w:val="00AD3207"/>
    <w:rsid w:val="00AD7C29"/>
    <w:rsid w:val="00AE0F7A"/>
    <w:rsid w:val="00AE1B66"/>
    <w:rsid w:val="00AF2737"/>
    <w:rsid w:val="00AF6104"/>
    <w:rsid w:val="00AF6F2F"/>
    <w:rsid w:val="00B0448C"/>
    <w:rsid w:val="00B10BE6"/>
    <w:rsid w:val="00B1121D"/>
    <w:rsid w:val="00B11AF8"/>
    <w:rsid w:val="00B207C9"/>
    <w:rsid w:val="00B251F0"/>
    <w:rsid w:val="00B33881"/>
    <w:rsid w:val="00B3443B"/>
    <w:rsid w:val="00B36DA3"/>
    <w:rsid w:val="00B46BDF"/>
    <w:rsid w:val="00B50563"/>
    <w:rsid w:val="00B55CDA"/>
    <w:rsid w:val="00B617C8"/>
    <w:rsid w:val="00B62FA5"/>
    <w:rsid w:val="00B7390B"/>
    <w:rsid w:val="00B8223A"/>
    <w:rsid w:val="00B90BCE"/>
    <w:rsid w:val="00B93208"/>
    <w:rsid w:val="00BA6BCF"/>
    <w:rsid w:val="00BB01FA"/>
    <w:rsid w:val="00BE2E13"/>
    <w:rsid w:val="00BE2FEC"/>
    <w:rsid w:val="00BE59B5"/>
    <w:rsid w:val="00BE633F"/>
    <w:rsid w:val="00C05663"/>
    <w:rsid w:val="00C1009C"/>
    <w:rsid w:val="00C11F97"/>
    <w:rsid w:val="00C14D67"/>
    <w:rsid w:val="00C20A41"/>
    <w:rsid w:val="00C43896"/>
    <w:rsid w:val="00C447A2"/>
    <w:rsid w:val="00C63122"/>
    <w:rsid w:val="00C64215"/>
    <w:rsid w:val="00C725B6"/>
    <w:rsid w:val="00C851C0"/>
    <w:rsid w:val="00C92875"/>
    <w:rsid w:val="00C9553D"/>
    <w:rsid w:val="00CA3F9C"/>
    <w:rsid w:val="00CB141E"/>
    <w:rsid w:val="00CB2BEE"/>
    <w:rsid w:val="00CB2E69"/>
    <w:rsid w:val="00CB3DC7"/>
    <w:rsid w:val="00CB7B4E"/>
    <w:rsid w:val="00CC74B9"/>
    <w:rsid w:val="00CE10CB"/>
    <w:rsid w:val="00CE3A12"/>
    <w:rsid w:val="00CE6893"/>
    <w:rsid w:val="00CE7F68"/>
    <w:rsid w:val="00D03907"/>
    <w:rsid w:val="00D06C0A"/>
    <w:rsid w:val="00D07110"/>
    <w:rsid w:val="00D154F0"/>
    <w:rsid w:val="00D17AEF"/>
    <w:rsid w:val="00D23D47"/>
    <w:rsid w:val="00D3154D"/>
    <w:rsid w:val="00D33E67"/>
    <w:rsid w:val="00D410B4"/>
    <w:rsid w:val="00D4363D"/>
    <w:rsid w:val="00D47EF3"/>
    <w:rsid w:val="00D50110"/>
    <w:rsid w:val="00D52AB3"/>
    <w:rsid w:val="00D66F72"/>
    <w:rsid w:val="00D92CD6"/>
    <w:rsid w:val="00D977BA"/>
    <w:rsid w:val="00DA1C3C"/>
    <w:rsid w:val="00DB0D0A"/>
    <w:rsid w:val="00DC32AE"/>
    <w:rsid w:val="00DD35D6"/>
    <w:rsid w:val="00DE257D"/>
    <w:rsid w:val="00DE380E"/>
    <w:rsid w:val="00DE6DB7"/>
    <w:rsid w:val="00DF0F64"/>
    <w:rsid w:val="00E1605B"/>
    <w:rsid w:val="00E25F11"/>
    <w:rsid w:val="00E2772B"/>
    <w:rsid w:val="00E340FD"/>
    <w:rsid w:val="00E44BB1"/>
    <w:rsid w:val="00E46431"/>
    <w:rsid w:val="00E46878"/>
    <w:rsid w:val="00E52AA1"/>
    <w:rsid w:val="00E558FB"/>
    <w:rsid w:val="00E70C1B"/>
    <w:rsid w:val="00E72A84"/>
    <w:rsid w:val="00E74FFC"/>
    <w:rsid w:val="00E80B3E"/>
    <w:rsid w:val="00E9530F"/>
    <w:rsid w:val="00EA2704"/>
    <w:rsid w:val="00EA3BF4"/>
    <w:rsid w:val="00EB2C8A"/>
    <w:rsid w:val="00EB3A1C"/>
    <w:rsid w:val="00EC267D"/>
    <w:rsid w:val="00EC640E"/>
    <w:rsid w:val="00EC69A5"/>
    <w:rsid w:val="00ED7714"/>
    <w:rsid w:val="00EF41D8"/>
    <w:rsid w:val="00F045C7"/>
    <w:rsid w:val="00F069E7"/>
    <w:rsid w:val="00F071AA"/>
    <w:rsid w:val="00F10813"/>
    <w:rsid w:val="00F21586"/>
    <w:rsid w:val="00F35361"/>
    <w:rsid w:val="00F46F7C"/>
    <w:rsid w:val="00F53A60"/>
    <w:rsid w:val="00F620CF"/>
    <w:rsid w:val="00F65F5A"/>
    <w:rsid w:val="00F66D3F"/>
    <w:rsid w:val="00F77887"/>
    <w:rsid w:val="00F847A5"/>
    <w:rsid w:val="00F91FC8"/>
    <w:rsid w:val="00FC4F3B"/>
    <w:rsid w:val="00FC6246"/>
    <w:rsid w:val="00FD134E"/>
    <w:rsid w:val="00FD5E00"/>
    <w:rsid w:val="00FD5FDC"/>
    <w:rsid w:val="00FE27AA"/>
    <w:rsid w:val="00FF5A4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A40D55"/>
  <w14:defaultImageDpi w14:val="32767"/>
  <w15:chartTrackingRefBased/>
  <w15:docId w15:val="{BE4E7D28-ADF9-5347-B8FE-1BAE598265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MS Mincho"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972128"/>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66A6"/>
    <w:pPr>
      <w:ind w:left="720"/>
      <w:contextualSpacing/>
    </w:pPr>
    <w:rPr>
      <w:rFonts w:asciiTheme="minorHAnsi" w:eastAsia="MS Mincho" w:hAnsiTheme="minorHAnsi" w:cstheme="minorBidi"/>
      <w:lang w:eastAsia="en-US"/>
    </w:rPr>
  </w:style>
  <w:style w:type="paragraph" w:styleId="Bibliography">
    <w:name w:val="Bibliography"/>
    <w:basedOn w:val="Normal"/>
    <w:next w:val="Normal"/>
    <w:uiPriority w:val="37"/>
    <w:unhideWhenUsed/>
    <w:rsid w:val="00891890"/>
    <w:pPr>
      <w:tabs>
        <w:tab w:val="left" w:pos="260"/>
      </w:tabs>
      <w:spacing w:line="480" w:lineRule="auto"/>
      <w:ind w:left="264" w:hanging="264"/>
    </w:pPr>
    <w:rPr>
      <w:rFonts w:asciiTheme="minorHAnsi" w:eastAsia="MS Mincho" w:hAnsiTheme="minorHAnsi" w:cstheme="minorBidi"/>
      <w:lang w:eastAsia="en-US"/>
    </w:rPr>
  </w:style>
  <w:style w:type="paragraph" w:styleId="BalloonText">
    <w:name w:val="Balloon Text"/>
    <w:basedOn w:val="Normal"/>
    <w:link w:val="BalloonTextChar"/>
    <w:uiPriority w:val="99"/>
    <w:semiHidden/>
    <w:unhideWhenUsed/>
    <w:rsid w:val="00045CB8"/>
    <w:rPr>
      <w:rFonts w:eastAsia="MS Mincho"/>
      <w:sz w:val="18"/>
      <w:szCs w:val="18"/>
      <w:lang w:eastAsia="en-US"/>
    </w:rPr>
  </w:style>
  <w:style w:type="character" w:customStyle="1" w:styleId="BalloonTextChar">
    <w:name w:val="Balloon Text Char"/>
    <w:basedOn w:val="DefaultParagraphFont"/>
    <w:link w:val="BalloonText"/>
    <w:uiPriority w:val="99"/>
    <w:semiHidden/>
    <w:rsid w:val="00045CB8"/>
    <w:rPr>
      <w:rFonts w:ascii="Times New Roman" w:eastAsia="MS Mincho" w:hAnsi="Times New Roman" w:cs="Times New Roman"/>
      <w:sz w:val="18"/>
      <w:szCs w:val="18"/>
    </w:rPr>
  </w:style>
  <w:style w:type="character" w:styleId="Hyperlink">
    <w:name w:val="Hyperlink"/>
    <w:basedOn w:val="DefaultParagraphFont"/>
    <w:uiPriority w:val="99"/>
    <w:unhideWhenUsed/>
    <w:rsid w:val="008F234A"/>
    <w:rPr>
      <w:color w:val="0563C1" w:themeColor="hyperlink"/>
      <w:u w:val="single"/>
    </w:rPr>
  </w:style>
  <w:style w:type="paragraph" w:styleId="NormalWeb">
    <w:name w:val="Normal (Web)"/>
    <w:basedOn w:val="Normal"/>
    <w:uiPriority w:val="99"/>
    <w:semiHidden/>
    <w:unhideWhenUsed/>
    <w:rsid w:val="00943066"/>
    <w:pPr>
      <w:spacing w:before="100" w:beforeAutospacing="1" w:after="100" w:afterAutospacing="1"/>
    </w:pPr>
  </w:style>
  <w:style w:type="character" w:styleId="PlaceholderText">
    <w:name w:val="Placeholder Text"/>
    <w:basedOn w:val="DefaultParagraphFont"/>
    <w:uiPriority w:val="99"/>
    <w:semiHidden/>
    <w:rsid w:val="00B90BCE"/>
    <w:rPr>
      <w:color w:val="808080"/>
    </w:rPr>
  </w:style>
  <w:style w:type="paragraph" w:styleId="Revision">
    <w:name w:val="Revision"/>
    <w:hidden/>
    <w:uiPriority w:val="99"/>
    <w:semiHidden/>
    <w:rsid w:val="008D7C14"/>
    <w:rPr>
      <w:rFonts w:ascii="Times New Roman" w:eastAsia="Times New Roman" w:hAnsi="Times New Roman" w:cs="Times New Roman"/>
      <w:lang w:eastAsia="en-GB"/>
    </w:rPr>
  </w:style>
  <w:style w:type="paragraph" w:styleId="Header">
    <w:name w:val="header"/>
    <w:basedOn w:val="Normal"/>
    <w:link w:val="HeaderChar"/>
    <w:uiPriority w:val="99"/>
    <w:unhideWhenUsed/>
    <w:rsid w:val="00C05663"/>
    <w:pPr>
      <w:tabs>
        <w:tab w:val="center" w:pos="4680"/>
        <w:tab w:val="right" w:pos="9360"/>
      </w:tabs>
    </w:pPr>
  </w:style>
  <w:style w:type="character" w:customStyle="1" w:styleId="HeaderChar">
    <w:name w:val="Header Char"/>
    <w:basedOn w:val="DefaultParagraphFont"/>
    <w:link w:val="Header"/>
    <w:uiPriority w:val="99"/>
    <w:rsid w:val="00C05663"/>
    <w:rPr>
      <w:rFonts w:ascii="Times New Roman" w:eastAsia="Times New Roman" w:hAnsi="Times New Roman" w:cs="Times New Roman"/>
      <w:lang w:eastAsia="en-GB"/>
    </w:rPr>
  </w:style>
  <w:style w:type="paragraph" w:styleId="Footer">
    <w:name w:val="footer"/>
    <w:basedOn w:val="Normal"/>
    <w:link w:val="FooterChar"/>
    <w:uiPriority w:val="99"/>
    <w:unhideWhenUsed/>
    <w:rsid w:val="00C05663"/>
    <w:pPr>
      <w:tabs>
        <w:tab w:val="center" w:pos="4680"/>
        <w:tab w:val="right" w:pos="9360"/>
      </w:tabs>
    </w:pPr>
  </w:style>
  <w:style w:type="character" w:customStyle="1" w:styleId="FooterChar">
    <w:name w:val="Footer Char"/>
    <w:basedOn w:val="DefaultParagraphFont"/>
    <w:link w:val="Footer"/>
    <w:uiPriority w:val="99"/>
    <w:rsid w:val="00C05663"/>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3795844">
      <w:bodyDiv w:val="1"/>
      <w:marLeft w:val="0"/>
      <w:marRight w:val="0"/>
      <w:marTop w:val="0"/>
      <w:marBottom w:val="0"/>
      <w:divBdr>
        <w:top w:val="none" w:sz="0" w:space="0" w:color="auto"/>
        <w:left w:val="none" w:sz="0" w:space="0" w:color="auto"/>
        <w:bottom w:val="none" w:sz="0" w:space="0" w:color="auto"/>
        <w:right w:val="none" w:sz="0" w:space="0" w:color="auto"/>
      </w:divBdr>
    </w:div>
    <w:div w:id="627783351">
      <w:bodyDiv w:val="1"/>
      <w:marLeft w:val="0"/>
      <w:marRight w:val="0"/>
      <w:marTop w:val="0"/>
      <w:marBottom w:val="0"/>
      <w:divBdr>
        <w:top w:val="none" w:sz="0" w:space="0" w:color="auto"/>
        <w:left w:val="none" w:sz="0" w:space="0" w:color="auto"/>
        <w:bottom w:val="none" w:sz="0" w:space="0" w:color="auto"/>
        <w:right w:val="none" w:sz="0" w:space="0" w:color="auto"/>
      </w:divBdr>
    </w:div>
    <w:div w:id="630673993">
      <w:bodyDiv w:val="1"/>
      <w:marLeft w:val="0"/>
      <w:marRight w:val="0"/>
      <w:marTop w:val="0"/>
      <w:marBottom w:val="0"/>
      <w:divBdr>
        <w:top w:val="none" w:sz="0" w:space="0" w:color="auto"/>
        <w:left w:val="none" w:sz="0" w:space="0" w:color="auto"/>
        <w:bottom w:val="none" w:sz="0" w:space="0" w:color="auto"/>
        <w:right w:val="none" w:sz="0" w:space="0" w:color="auto"/>
      </w:divBdr>
    </w:div>
    <w:div w:id="842738956">
      <w:bodyDiv w:val="1"/>
      <w:marLeft w:val="0"/>
      <w:marRight w:val="0"/>
      <w:marTop w:val="0"/>
      <w:marBottom w:val="0"/>
      <w:divBdr>
        <w:top w:val="none" w:sz="0" w:space="0" w:color="auto"/>
        <w:left w:val="none" w:sz="0" w:space="0" w:color="auto"/>
        <w:bottom w:val="none" w:sz="0" w:space="0" w:color="auto"/>
        <w:right w:val="none" w:sz="0" w:space="0" w:color="auto"/>
      </w:divBdr>
    </w:div>
    <w:div w:id="988479980">
      <w:bodyDiv w:val="1"/>
      <w:marLeft w:val="0"/>
      <w:marRight w:val="0"/>
      <w:marTop w:val="0"/>
      <w:marBottom w:val="0"/>
      <w:divBdr>
        <w:top w:val="none" w:sz="0" w:space="0" w:color="auto"/>
        <w:left w:val="none" w:sz="0" w:space="0" w:color="auto"/>
        <w:bottom w:val="none" w:sz="0" w:space="0" w:color="auto"/>
        <w:right w:val="none" w:sz="0" w:space="0" w:color="auto"/>
      </w:divBdr>
    </w:div>
    <w:div w:id="1453668914">
      <w:bodyDiv w:val="1"/>
      <w:marLeft w:val="0"/>
      <w:marRight w:val="0"/>
      <w:marTop w:val="0"/>
      <w:marBottom w:val="0"/>
      <w:divBdr>
        <w:top w:val="none" w:sz="0" w:space="0" w:color="auto"/>
        <w:left w:val="none" w:sz="0" w:space="0" w:color="auto"/>
        <w:bottom w:val="none" w:sz="0" w:space="0" w:color="auto"/>
        <w:right w:val="none" w:sz="0" w:space="0" w:color="auto"/>
      </w:divBdr>
    </w:div>
    <w:div w:id="1459060286">
      <w:bodyDiv w:val="1"/>
      <w:marLeft w:val="0"/>
      <w:marRight w:val="0"/>
      <w:marTop w:val="0"/>
      <w:marBottom w:val="0"/>
      <w:divBdr>
        <w:top w:val="none" w:sz="0" w:space="0" w:color="auto"/>
        <w:left w:val="none" w:sz="0" w:space="0" w:color="auto"/>
        <w:bottom w:val="none" w:sz="0" w:space="0" w:color="auto"/>
        <w:right w:val="none" w:sz="0" w:space="0" w:color="auto"/>
      </w:divBdr>
    </w:div>
    <w:div w:id="1529175270">
      <w:bodyDiv w:val="1"/>
      <w:marLeft w:val="0"/>
      <w:marRight w:val="0"/>
      <w:marTop w:val="0"/>
      <w:marBottom w:val="0"/>
      <w:divBdr>
        <w:top w:val="none" w:sz="0" w:space="0" w:color="auto"/>
        <w:left w:val="none" w:sz="0" w:space="0" w:color="auto"/>
        <w:bottom w:val="none" w:sz="0" w:space="0" w:color="auto"/>
        <w:right w:val="none" w:sz="0" w:space="0" w:color="auto"/>
      </w:divBdr>
    </w:div>
    <w:div w:id="1547451275">
      <w:bodyDiv w:val="1"/>
      <w:marLeft w:val="0"/>
      <w:marRight w:val="0"/>
      <w:marTop w:val="0"/>
      <w:marBottom w:val="0"/>
      <w:divBdr>
        <w:top w:val="none" w:sz="0" w:space="0" w:color="auto"/>
        <w:left w:val="none" w:sz="0" w:space="0" w:color="auto"/>
        <w:bottom w:val="none" w:sz="0" w:space="0" w:color="auto"/>
        <w:right w:val="none" w:sz="0" w:space="0" w:color="auto"/>
      </w:divBdr>
    </w:div>
    <w:div w:id="1665159051">
      <w:bodyDiv w:val="1"/>
      <w:marLeft w:val="0"/>
      <w:marRight w:val="0"/>
      <w:marTop w:val="0"/>
      <w:marBottom w:val="0"/>
      <w:divBdr>
        <w:top w:val="none" w:sz="0" w:space="0" w:color="auto"/>
        <w:left w:val="none" w:sz="0" w:space="0" w:color="auto"/>
        <w:bottom w:val="none" w:sz="0" w:space="0" w:color="auto"/>
        <w:right w:val="none" w:sz="0" w:space="0" w:color="auto"/>
      </w:divBdr>
      <w:divsChild>
        <w:div w:id="1605183804">
          <w:marLeft w:val="0"/>
          <w:marRight w:val="0"/>
          <w:marTop w:val="0"/>
          <w:marBottom w:val="0"/>
          <w:divBdr>
            <w:top w:val="none" w:sz="0" w:space="0" w:color="auto"/>
            <w:left w:val="none" w:sz="0" w:space="0" w:color="auto"/>
            <w:bottom w:val="none" w:sz="0" w:space="0" w:color="auto"/>
            <w:right w:val="none" w:sz="0" w:space="0" w:color="auto"/>
          </w:divBdr>
        </w:div>
        <w:div w:id="2135446457">
          <w:marLeft w:val="0"/>
          <w:marRight w:val="0"/>
          <w:marTop w:val="0"/>
          <w:marBottom w:val="0"/>
          <w:divBdr>
            <w:top w:val="none" w:sz="0" w:space="0" w:color="auto"/>
            <w:left w:val="none" w:sz="0" w:space="0" w:color="auto"/>
            <w:bottom w:val="none" w:sz="0" w:space="0" w:color="auto"/>
            <w:right w:val="none" w:sz="0" w:space="0" w:color="auto"/>
          </w:divBdr>
        </w:div>
        <w:div w:id="2003578691">
          <w:marLeft w:val="0"/>
          <w:marRight w:val="0"/>
          <w:marTop w:val="0"/>
          <w:marBottom w:val="0"/>
          <w:divBdr>
            <w:top w:val="none" w:sz="0" w:space="0" w:color="auto"/>
            <w:left w:val="none" w:sz="0" w:space="0" w:color="auto"/>
            <w:bottom w:val="none" w:sz="0" w:space="0" w:color="auto"/>
            <w:right w:val="none" w:sz="0" w:space="0" w:color="auto"/>
          </w:divBdr>
        </w:div>
        <w:div w:id="561060176">
          <w:marLeft w:val="0"/>
          <w:marRight w:val="0"/>
          <w:marTop w:val="0"/>
          <w:marBottom w:val="0"/>
          <w:divBdr>
            <w:top w:val="none" w:sz="0" w:space="0" w:color="auto"/>
            <w:left w:val="none" w:sz="0" w:space="0" w:color="auto"/>
            <w:bottom w:val="none" w:sz="0" w:space="0" w:color="auto"/>
            <w:right w:val="none" w:sz="0" w:space="0" w:color="auto"/>
          </w:divBdr>
        </w:div>
        <w:div w:id="445394334">
          <w:marLeft w:val="0"/>
          <w:marRight w:val="0"/>
          <w:marTop w:val="0"/>
          <w:marBottom w:val="0"/>
          <w:divBdr>
            <w:top w:val="none" w:sz="0" w:space="0" w:color="auto"/>
            <w:left w:val="none" w:sz="0" w:space="0" w:color="auto"/>
            <w:bottom w:val="none" w:sz="0" w:space="0" w:color="auto"/>
            <w:right w:val="none" w:sz="0" w:space="0" w:color="auto"/>
          </w:divBdr>
        </w:div>
        <w:div w:id="446702697">
          <w:marLeft w:val="0"/>
          <w:marRight w:val="0"/>
          <w:marTop w:val="0"/>
          <w:marBottom w:val="0"/>
          <w:divBdr>
            <w:top w:val="none" w:sz="0" w:space="0" w:color="auto"/>
            <w:left w:val="none" w:sz="0" w:space="0" w:color="auto"/>
            <w:bottom w:val="none" w:sz="0" w:space="0" w:color="auto"/>
            <w:right w:val="none" w:sz="0" w:space="0" w:color="auto"/>
          </w:divBdr>
        </w:div>
        <w:div w:id="1548301158">
          <w:marLeft w:val="0"/>
          <w:marRight w:val="0"/>
          <w:marTop w:val="0"/>
          <w:marBottom w:val="0"/>
          <w:divBdr>
            <w:top w:val="none" w:sz="0" w:space="0" w:color="auto"/>
            <w:left w:val="none" w:sz="0" w:space="0" w:color="auto"/>
            <w:bottom w:val="none" w:sz="0" w:space="0" w:color="auto"/>
            <w:right w:val="none" w:sz="0" w:space="0" w:color="auto"/>
          </w:divBdr>
        </w:div>
      </w:divsChild>
    </w:div>
    <w:div w:id="1900822270">
      <w:bodyDiv w:val="1"/>
      <w:marLeft w:val="0"/>
      <w:marRight w:val="0"/>
      <w:marTop w:val="0"/>
      <w:marBottom w:val="0"/>
      <w:divBdr>
        <w:top w:val="none" w:sz="0" w:space="0" w:color="auto"/>
        <w:left w:val="none" w:sz="0" w:space="0" w:color="auto"/>
        <w:bottom w:val="none" w:sz="0" w:space="0" w:color="auto"/>
        <w:right w:val="none" w:sz="0" w:space="0" w:color="auto"/>
      </w:divBdr>
    </w:div>
    <w:div w:id="1974943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tuart.jenkins@wadham.ox.ac.uk" TargetMode="External"/><Relationship Id="rId13" Type="http://schemas.openxmlformats.org/officeDocument/2006/relationships/image" Target="media/image5.em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emf"/><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image" Target="media/image7.emf"/><Relationship Id="rId10" Type="http://schemas.openxmlformats.org/officeDocument/2006/relationships/image" Target="media/image2.emf"/><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38ABA7-1F34-5A47-81BE-35119038BE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21168</Words>
  <Characters>120661</Characters>
  <Application>Microsoft Office Word</Application>
  <DocSecurity>0</DocSecurity>
  <Lines>1005</Lines>
  <Paragraphs>283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Stuart Jenkins</dc:creator>
  <cp:keywords/>
  <dc:description/>
  <cp:lastModifiedBy>Stuart Jenkins</cp:lastModifiedBy>
  <cp:revision>2</cp:revision>
  <cp:lastPrinted>2019-10-28T15:21:00Z</cp:lastPrinted>
  <dcterms:created xsi:type="dcterms:W3CDTF">2019-12-02T15:21:00Z</dcterms:created>
  <dcterms:modified xsi:type="dcterms:W3CDTF">2019-12-02T15:21:00Z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zotero-version="5.0.75"&gt;&lt;session id="xGu4yfvV"/&gt;&lt;style id="http://www.zotero.org/styles/nature" hasBibliography="1" bibliographyStyleHasBeenSet="1"/&gt;&lt;prefs&gt;&lt;pref name="fieldType" value="Field"/&gt;&lt;pref name="automaticJournalAbbreviati</vt:lpwstr>
  </property>
  <property fmtid="{D5CDD505-2E9C-101B-9397-08002B2CF9AE}" pid="3" name="ZOTERO_PREF_2">
    <vt:lpwstr>ons" value="true"/&gt;&lt;/prefs&gt;&lt;/data&gt;</vt:lpwstr>
  </property>
</Properties>
</file>