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E2B4" w14:textId="1AB7584A" w:rsidR="00AD7C29" w:rsidRPr="00AD7C29" w:rsidRDefault="00AD7C29" w:rsidP="00AD7C29">
      <w:pPr>
        <w:jc w:val="both"/>
        <w:rPr>
          <w:b/>
          <w:bCs/>
          <w:sz w:val="32"/>
          <w:szCs w:val="32"/>
        </w:rPr>
      </w:pPr>
      <w:r w:rsidRPr="00AD7C29">
        <w:rPr>
          <w:b/>
          <w:bCs/>
          <w:sz w:val="32"/>
          <w:szCs w:val="32"/>
        </w:rPr>
        <w:t>Quantifying the non-CO</w:t>
      </w:r>
      <w:r w:rsidRPr="000C398B">
        <w:rPr>
          <w:b/>
          <w:bCs/>
          <w:sz w:val="32"/>
          <w:szCs w:val="32"/>
          <w:vertAlign w:val="subscript"/>
        </w:rPr>
        <w:t>2</w:t>
      </w:r>
      <w:r w:rsidRPr="00AD7C29">
        <w:rPr>
          <w:b/>
          <w:bCs/>
          <w:sz w:val="32"/>
          <w:szCs w:val="32"/>
        </w:rPr>
        <w:t xml:space="preserve"> </w:t>
      </w:r>
      <w:r w:rsidRPr="00D66F72">
        <w:rPr>
          <w:b/>
          <w:bCs/>
          <w:sz w:val="36"/>
          <w:szCs w:val="36"/>
          <w:rPrChange w:id="0" w:author="Stuart Jenkins" w:date="2019-08-14T15:12:00Z">
            <w:rPr>
              <w:b/>
              <w:bCs/>
              <w:sz w:val="32"/>
              <w:szCs w:val="32"/>
            </w:rPr>
          </w:rPrChange>
        </w:rPr>
        <w:t>contributions</w:t>
      </w:r>
      <w:r w:rsidRPr="00AD7C29">
        <w:rPr>
          <w:b/>
          <w:bCs/>
          <w:sz w:val="32"/>
          <w:szCs w:val="32"/>
        </w:rPr>
        <w:t xml:space="preserve"> to remaining carbon budgets</w:t>
      </w:r>
    </w:p>
    <w:p w14:paraId="6688CD5B" w14:textId="34E4229A" w:rsidR="001461D9" w:rsidRDefault="00AD7C29" w:rsidP="00AD7C29">
      <w:pPr>
        <w:jc w:val="both"/>
        <w:rPr>
          <w:sz w:val="18"/>
          <w:szCs w:val="18"/>
        </w:rPr>
      </w:pPr>
      <w:r w:rsidRPr="001E7D0F">
        <w:rPr>
          <w:sz w:val="18"/>
          <w:szCs w:val="18"/>
        </w:rPr>
        <w:t xml:space="preserve">Stuart </w:t>
      </w:r>
      <w:proofErr w:type="gramStart"/>
      <w:r w:rsidRPr="001E7D0F">
        <w:rPr>
          <w:sz w:val="18"/>
          <w:szCs w:val="18"/>
        </w:rPr>
        <w:t>Jenkins</w:t>
      </w:r>
      <w:ins w:id="1" w:author="Stuart Jenkins" w:date="2019-08-14T15:11:00Z">
        <w:r w:rsidR="008F234A" w:rsidRPr="008F234A">
          <w:rPr>
            <w:sz w:val="18"/>
            <w:szCs w:val="18"/>
            <w:vertAlign w:val="superscript"/>
            <w:rPrChange w:id="2" w:author="Stuart Jenkins" w:date="2019-08-14T15:12:00Z">
              <w:rPr>
                <w:sz w:val="18"/>
                <w:szCs w:val="18"/>
              </w:rPr>
            </w:rPrChange>
          </w:rPr>
          <w:t>[</w:t>
        </w:r>
        <w:proofErr w:type="gramEnd"/>
        <w:r w:rsidR="008F234A" w:rsidRPr="008F234A">
          <w:rPr>
            <w:sz w:val="18"/>
            <w:szCs w:val="18"/>
            <w:vertAlign w:val="superscript"/>
            <w:rPrChange w:id="3" w:author="Stuart Jenkins" w:date="2019-08-14T15:12:00Z">
              <w:rPr>
                <w:sz w:val="18"/>
                <w:szCs w:val="18"/>
              </w:rPr>
            </w:rPrChange>
          </w:rPr>
          <w:t>1]</w:t>
        </w:r>
      </w:ins>
      <w:del w:id="4" w:author="Stuart Jenkins" w:date="2019-08-14T15:12:00Z">
        <w:r w:rsidRPr="001E7D0F" w:rsidDel="008F234A">
          <w:rPr>
            <w:sz w:val="18"/>
            <w:szCs w:val="18"/>
          </w:rPr>
          <w:delText xml:space="preserve">, </w:delText>
        </w:r>
        <w:r w:rsidR="00C447A2" w:rsidDel="008F234A">
          <w:rPr>
            <w:sz w:val="18"/>
            <w:szCs w:val="18"/>
          </w:rPr>
          <w:delText>???</w:delText>
        </w:r>
      </w:del>
      <w:r w:rsidRPr="001E7D0F">
        <w:rPr>
          <w:sz w:val="18"/>
          <w:szCs w:val="18"/>
        </w:rPr>
        <w:t>,</w:t>
      </w:r>
      <w:ins w:id="5" w:author="Stuart Jenkins" w:date="2019-08-14T15:12:00Z">
        <w:r w:rsidR="008F234A">
          <w:rPr>
            <w:sz w:val="18"/>
            <w:szCs w:val="18"/>
          </w:rPr>
          <w:t>Michelle Cain</w:t>
        </w:r>
        <w:r w:rsidR="008F234A" w:rsidRPr="008F234A">
          <w:rPr>
            <w:sz w:val="18"/>
            <w:szCs w:val="18"/>
            <w:vertAlign w:val="superscript"/>
            <w:rPrChange w:id="6" w:author="Stuart Jenkins" w:date="2019-08-14T15:12:00Z">
              <w:rPr>
                <w:sz w:val="18"/>
                <w:szCs w:val="18"/>
              </w:rPr>
            </w:rPrChange>
          </w:rPr>
          <w:t>[1,2]</w:t>
        </w:r>
        <w:r w:rsidR="008F234A">
          <w:rPr>
            <w:sz w:val="18"/>
            <w:szCs w:val="18"/>
          </w:rPr>
          <w:t>,</w:t>
        </w:r>
      </w:ins>
      <w:r w:rsidRPr="001E7D0F">
        <w:rPr>
          <w:sz w:val="18"/>
          <w:szCs w:val="18"/>
        </w:rPr>
        <w:t xml:space="preserve"> Myles Allen</w:t>
      </w:r>
      <w:ins w:id="7" w:author="Stuart Jenkins" w:date="2019-08-14T15:11:00Z">
        <w:r w:rsidR="008F234A" w:rsidRPr="008F234A">
          <w:rPr>
            <w:sz w:val="18"/>
            <w:szCs w:val="18"/>
            <w:vertAlign w:val="superscript"/>
            <w:rPrChange w:id="8" w:author="Stuart Jenkins" w:date="2019-08-14T15:12:00Z">
              <w:rPr>
                <w:sz w:val="18"/>
                <w:szCs w:val="18"/>
              </w:rPr>
            </w:rPrChange>
          </w:rPr>
          <w:t>[1,2]</w:t>
        </w:r>
      </w:ins>
    </w:p>
    <w:p w14:paraId="5963D2D6" w14:textId="77777777" w:rsidR="008F234A" w:rsidRPr="00293582" w:rsidRDefault="008F234A" w:rsidP="008F234A">
      <w:pPr>
        <w:rPr>
          <w:ins w:id="9" w:author="Stuart Jenkins" w:date="2019-08-14T15:12:00Z"/>
          <w:sz w:val="21"/>
        </w:rPr>
      </w:pPr>
      <w:ins w:id="10" w:author="Stuart Jenkins" w:date="2019-08-14T15:12:00Z">
        <w:r w:rsidRPr="003207FD">
          <w:rPr>
            <w:sz w:val="18"/>
            <w:szCs w:val="16"/>
          </w:rPr>
          <w:t xml:space="preserve">Correspondence to </w:t>
        </w:r>
        <w:r>
          <w:fldChar w:fldCharType="begin"/>
        </w:r>
        <w:r>
          <w:instrText xml:space="preserve"> HYPERLINK "mailto:stuart.jenkins@wadham.ox.ac.uk" </w:instrText>
        </w:r>
        <w:r>
          <w:fldChar w:fldCharType="separate"/>
        </w:r>
        <w:r w:rsidRPr="003207FD">
          <w:rPr>
            <w:rStyle w:val="Hyperlink"/>
            <w:sz w:val="18"/>
            <w:szCs w:val="16"/>
          </w:rPr>
          <w:t>stuart.jenkins@wadham.ox.ac.uk</w:t>
        </w:r>
        <w:r>
          <w:rPr>
            <w:rStyle w:val="Hyperlink"/>
            <w:sz w:val="18"/>
            <w:szCs w:val="16"/>
          </w:rPr>
          <w:fldChar w:fldCharType="end"/>
        </w:r>
      </w:ins>
    </w:p>
    <w:p w14:paraId="659C3B59" w14:textId="77777777" w:rsidR="008F234A" w:rsidRPr="00521B25" w:rsidRDefault="008F234A" w:rsidP="008F234A">
      <w:pPr>
        <w:rPr>
          <w:ins w:id="11" w:author="Stuart Jenkins" w:date="2019-08-14T15:12:00Z"/>
          <w:sz w:val="18"/>
          <w:szCs w:val="13"/>
        </w:rPr>
      </w:pPr>
    </w:p>
    <w:p w14:paraId="359DBCD8" w14:textId="77777777" w:rsidR="008F234A" w:rsidRPr="00371224" w:rsidRDefault="008F234A" w:rsidP="008F234A">
      <w:pPr>
        <w:spacing w:line="276" w:lineRule="auto"/>
        <w:rPr>
          <w:ins w:id="12" w:author="Stuart Jenkins" w:date="2019-08-14T15:12:00Z"/>
          <w:sz w:val="15"/>
          <w:szCs w:val="13"/>
        </w:rPr>
      </w:pPr>
      <w:ins w:id="13" w:author="Stuart Jenkins" w:date="2019-08-14T15:12:00Z">
        <w:r w:rsidRPr="00371224">
          <w:rPr>
            <w:sz w:val="15"/>
            <w:szCs w:val="13"/>
          </w:rPr>
          <w:t>[1] Dept. of Physics, University of Oxford, Oxford, UK</w:t>
        </w:r>
      </w:ins>
    </w:p>
    <w:p w14:paraId="1D959D02" w14:textId="29CDB39A" w:rsidR="008F234A" w:rsidRPr="00D4363D" w:rsidDel="00D4363D" w:rsidRDefault="008F234A" w:rsidP="00D4363D">
      <w:pPr>
        <w:spacing w:line="276" w:lineRule="auto"/>
        <w:rPr>
          <w:del w:id="14" w:author="Stuart Jenkins" w:date="2019-08-14T15:12:00Z"/>
          <w:sz w:val="15"/>
          <w:szCs w:val="13"/>
          <w:rPrChange w:id="15" w:author="Stuart Jenkins" w:date="2019-08-14T15:12:00Z">
            <w:rPr>
              <w:del w:id="16" w:author="Stuart Jenkins" w:date="2019-08-14T15:12:00Z"/>
              <w:sz w:val="18"/>
              <w:szCs w:val="18"/>
            </w:rPr>
          </w:rPrChange>
        </w:rPr>
        <w:pPrChange w:id="17" w:author="Stuart Jenkins" w:date="2019-08-14T15:12:00Z">
          <w:pPr>
            <w:jc w:val="both"/>
          </w:pPr>
        </w:pPrChange>
      </w:pPr>
      <w:ins w:id="18" w:author="Stuart Jenkins" w:date="2019-08-14T15:12:00Z">
        <w:r w:rsidRPr="00371224">
          <w:rPr>
            <w:sz w:val="15"/>
            <w:szCs w:val="13"/>
          </w:rPr>
          <w:t>[2] Environmental Change Institute, School of Geography, University of Oxford, Oxford, UK</w:t>
        </w:r>
      </w:ins>
    </w:p>
    <w:p w14:paraId="5CD95275" w14:textId="4765DCA0" w:rsidR="00AD7C29" w:rsidRPr="001E7D0F" w:rsidDel="00D4363D" w:rsidRDefault="00AD7C29" w:rsidP="00AD7C29">
      <w:pPr>
        <w:jc w:val="both"/>
        <w:rPr>
          <w:del w:id="19" w:author="Stuart Jenkins" w:date="2019-08-14T15:12:00Z"/>
          <w:sz w:val="18"/>
          <w:szCs w:val="18"/>
        </w:rPr>
      </w:pPr>
      <w:del w:id="20" w:author="Stuart Jenkins" w:date="2019-08-14T15:12:00Z">
        <w:r w:rsidRPr="001E7D0F" w:rsidDel="00D4363D">
          <w:rPr>
            <w:sz w:val="18"/>
            <w:szCs w:val="18"/>
          </w:rPr>
          <w:delText>Draft manuscript (</w:delText>
        </w:r>
      </w:del>
      <w:del w:id="21" w:author="Stuart Jenkins" w:date="2019-08-12T12:00:00Z">
        <w:r w:rsidRPr="001E7D0F" w:rsidDel="00CA3F9C">
          <w:rPr>
            <w:sz w:val="18"/>
            <w:szCs w:val="18"/>
          </w:rPr>
          <w:delText>25</w:delText>
        </w:r>
      </w:del>
      <w:del w:id="22" w:author="Stuart Jenkins" w:date="2019-08-14T15:12:00Z">
        <w:r w:rsidRPr="001E7D0F" w:rsidDel="00D4363D">
          <w:rPr>
            <w:sz w:val="18"/>
            <w:szCs w:val="18"/>
          </w:rPr>
          <w:delText>/0</w:delText>
        </w:r>
      </w:del>
      <w:del w:id="23" w:author="Stuart Jenkins" w:date="2019-08-12T12:00:00Z">
        <w:r w:rsidRPr="001E7D0F" w:rsidDel="00CA3F9C">
          <w:rPr>
            <w:sz w:val="18"/>
            <w:szCs w:val="18"/>
          </w:rPr>
          <w:delText>7</w:delText>
        </w:r>
      </w:del>
      <w:del w:id="24" w:author="Stuart Jenkins" w:date="2019-08-14T15:12:00Z">
        <w:r w:rsidRPr="001E7D0F" w:rsidDel="00D4363D">
          <w:rPr>
            <w:sz w:val="18"/>
            <w:szCs w:val="18"/>
          </w:rPr>
          <w:delText>/19) (</w:delText>
        </w:r>
      </w:del>
      <w:del w:id="25" w:author="Stuart Jenkins" w:date="2019-08-12T12:00:00Z">
        <w:r w:rsidRPr="001E7D0F" w:rsidDel="00CA3F9C">
          <w:rPr>
            <w:sz w:val="18"/>
            <w:szCs w:val="18"/>
          </w:rPr>
          <w:delText>first</w:delText>
        </w:r>
      </w:del>
      <w:del w:id="26" w:author="Stuart Jenkins" w:date="2019-08-14T15:12:00Z">
        <w:r w:rsidRPr="001E7D0F" w:rsidDel="00D4363D">
          <w:rPr>
            <w:sz w:val="18"/>
            <w:szCs w:val="18"/>
          </w:rPr>
          <w:delText xml:space="preserve"> draft)</w:delText>
        </w:r>
      </w:del>
    </w:p>
    <w:p w14:paraId="2920408F" w14:textId="619186E2" w:rsidR="00AD7C29" w:rsidRPr="008666A6" w:rsidRDefault="00AD7C29" w:rsidP="00AD7C29">
      <w:pPr>
        <w:jc w:val="both"/>
        <w:rPr>
          <w:sz w:val="18"/>
          <w:szCs w:val="18"/>
        </w:rPr>
      </w:pPr>
    </w:p>
    <w:p w14:paraId="26F07E72" w14:textId="77777777" w:rsidR="00AD7C29" w:rsidRPr="008666A6" w:rsidRDefault="00AD7C29" w:rsidP="00AD7C29">
      <w:pPr>
        <w:jc w:val="both"/>
        <w:rPr>
          <w:sz w:val="18"/>
          <w:szCs w:val="18"/>
        </w:rPr>
      </w:pPr>
    </w:p>
    <w:p w14:paraId="7D8E8937" w14:textId="1175718A" w:rsidR="00AD7C29" w:rsidRPr="008666A6" w:rsidDel="00F21586" w:rsidRDefault="00AD7C29" w:rsidP="00AD7C29">
      <w:pPr>
        <w:jc w:val="both"/>
        <w:rPr>
          <w:del w:id="27" w:author="Stuart Jenkins" w:date="2019-08-14T16:47:00Z"/>
          <w:b/>
          <w:bCs/>
          <w:i/>
          <w:iCs/>
          <w:sz w:val="18"/>
          <w:szCs w:val="18"/>
        </w:rPr>
      </w:pPr>
      <w:r w:rsidRPr="008666A6">
        <w:rPr>
          <w:b/>
          <w:bCs/>
          <w:i/>
          <w:iCs/>
          <w:sz w:val="18"/>
          <w:szCs w:val="18"/>
        </w:rPr>
        <w:t>Abstract</w:t>
      </w:r>
      <w:bookmarkStart w:id="28" w:name="_GoBack"/>
      <w:bookmarkEnd w:id="28"/>
    </w:p>
    <w:p w14:paraId="20756F2B" w14:textId="327D2906" w:rsidR="00AD7C29" w:rsidRPr="008666A6" w:rsidDel="00F21586" w:rsidRDefault="00AD7C29" w:rsidP="00AD7C29">
      <w:pPr>
        <w:jc w:val="both"/>
        <w:rPr>
          <w:del w:id="29" w:author="Stuart Jenkins" w:date="2019-08-14T16:47:00Z"/>
          <w:sz w:val="18"/>
          <w:szCs w:val="18"/>
        </w:rPr>
      </w:pPr>
    </w:p>
    <w:p w14:paraId="069B8A20" w14:textId="180E90EB" w:rsidR="001E7D0F" w:rsidRPr="008666A6" w:rsidRDefault="001E7D0F" w:rsidP="00AD7C29">
      <w:pPr>
        <w:jc w:val="both"/>
        <w:rPr>
          <w:sz w:val="16"/>
          <w:szCs w:val="16"/>
        </w:rPr>
      </w:pPr>
    </w:p>
    <w:p w14:paraId="01DA500E" w14:textId="77777777" w:rsidR="001E7D0F" w:rsidRPr="008666A6" w:rsidRDefault="001E7D0F" w:rsidP="00AD7C29">
      <w:pPr>
        <w:jc w:val="both"/>
        <w:rPr>
          <w:sz w:val="18"/>
          <w:szCs w:val="18"/>
        </w:rPr>
      </w:pPr>
    </w:p>
    <w:p w14:paraId="62AD70BD" w14:textId="27ADC014" w:rsidR="00AD7C29" w:rsidRPr="008666A6" w:rsidRDefault="008666A6" w:rsidP="00AD7C29">
      <w:pPr>
        <w:jc w:val="both"/>
        <w:rPr>
          <w:b/>
          <w:bCs/>
          <w:i/>
          <w:iCs/>
          <w:sz w:val="18"/>
          <w:szCs w:val="18"/>
        </w:rPr>
      </w:pPr>
      <w:r>
        <w:rPr>
          <w:b/>
          <w:bCs/>
          <w:i/>
          <w:iCs/>
          <w:sz w:val="18"/>
          <w:szCs w:val="18"/>
        </w:rPr>
        <w:t xml:space="preserve">1. </w:t>
      </w:r>
      <w:r w:rsidR="00AD7C29" w:rsidRPr="008666A6">
        <w:rPr>
          <w:b/>
          <w:bCs/>
          <w:i/>
          <w:iCs/>
          <w:sz w:val="18"/>
          <w:szCs w:val="18"/>
        </w:rPr>
        <w:t>Introduction</w:t>
      </w:r>
      <w:r w:rsidR="00FD5E00">
        <w:rPr>
          <w:b/>
          <w:bCs/>
          <w:i/>
          <w:iCs/>
          <w:sz w:val="18"/>
          <w:szCs w:val="18"/>
        </w:rPr>
        <w:t xml:space="preserve"> </w:t>
      </w:r>
    </w:p>
    <w:p w14:paraId="45F8D5E2" w14:textId="77777777" w:rsidR="00AD7C29" w:rsidRPr="008666A6" w:rsidRDefault="00AD7C29" w:rsidP="00AD7C29">
      <w:pPr>
        <w:jc w:val="both"/>
        <w:rPr>
          <w:sz w:val="18"/>
          <w:szCs w:val="18"/>
        </w:rPr>
      </w:pPr>
    </w:p>
    <w:p w14:paraId="3B9CAD53" w14:textId="4346DF78" w:rsidR="00AD7C29" w:rsidRPr="001E7D0F" w:rsidRDefault="00AD7C29" w:rsidP="001E7D0F">
      <w:pPr>
        <w:jc w:val="both"/>
        <w:rPr>
          <w:sz w:val="18"/>
          <w:szCs w:val="18"/>
        </w:rPr>
      </w:pPr>
      <w:r w:rsidRPr="001E7D0F">
        <w:rPr>
          <w:sz w:val="18"/>
          <w:szCs w:val="18"/>
        </w:rPr>
        <w:t>The IPCC’s Special Report on the Global Warming of 1.5</w:t>
      </w:r>
      <w:r w:rsidRPr="001E7D0F">
        <w:rPr>
          <w:rFonts w:ascii="Avenir Next" w:eastAsia="Cambria Math" w:hAnsi="Avenir Next"/>
          <w:sz w:val="18"/>
          <w:szCs w:val="18"/>
        </w:rPr>
        <w:t>℃</w:t>
      </w:r>
      <w:del w:id="30" w:author="Stuart Jenkins" w:date="2019-08-09T14:16:00Z">
        <w:r w:rsidR="00D3154D" w:rsidDel="00045CB8">
          <w:rPr>
            <w:sz w:val="18"/>
            <w:szCs w:val="18"/>
          </w:rPr>
          <w:delText>[!</w:delText>
        </w:r>
      </w:del>
      <w:ins w:id="31" w:author="Stuart Jenkins" w:date="2019-08-09T14:16:00Z">
        <w:r w:rsidR="00045CB8">
          <w:rPr>
            <w:sz w:val="18"/>
            <w:szCs w:val="18"/>
          </w:rPr>
          <w:fldChar w:fldCharType="begin"/>
        </w:r>
        <w:r w:rsidR="00045CB8">
          <w:rPr>
            <w:sz w:val="18"/>
            <w:szCs w:val="18"/>
          </w:rPr>
          <w:instrText xml:space="preserve"> ADDIN ZOTERO_ITEM CSL_CITATION {"citationID":"klL1K4qz","properties":{"formattedCitation":"\\super 1\\nosupersub{}","plainCitation":"1","noteIndex":0},"citationItems":[{"id":242,"uris":["http://zotero.org/users/local/uNYZvaCf/items/I6ADYQ4J"],"uri":["http://zotero.org/users/local/uNYZvaCf/items/I6ADYQ4J"],"itemData":{"id":242,"type":"article-journal","title":"Summary for Policymakers of the Special Report on the Global Warming of 1.5°C","author":[{"literal":"IPCC"}],"issued":{"date-parts":[["2018",12]]}}}],"schema":"https://github.com/citation-style-language/schema/raw/master/csl-citation.json"} </w:instrText>
        </w:r>
      </w:ins>
      <w:r w:rsidR="00045CB8">
        <w:rPr>
          <w:sz w:val="18"/>
          <w:szCs w:val="18"/>
        </w:rPr>
        <w:fldChar w:fldCharType="separate"/>
      </w:r>
      <w:ins w:id="32" w:author="Stuart Jenkins" w:date="2019-08-09T14:16:00Z">
        <w:r w:rsidR="00045CB8" w:rsidRPr="00045CB8">
          <w:rPr>
            <w:rFonts w:ascii="Calibri" w:cs="Calibri"/>
            <w:sz w:val="18"/>
            <w:vertAlign w:val="superscript"/>
            <w:rPrChange w:id="33" w:author="Stuart Jenkins" w:date="2019-08-09T14:16:00Z">
              <w:rPr>
                <w:rFonts w:ascii="Times New Roman" w:hAnsi="Times New Roman" w:cs="Times New Roman"/>
                <w:vertAlign w:val="superscript"/>
              </w:rPr>
            </w:rPrChange>
          </w:rPr>
          <w:t>1</w:t>
        </w:r>
        <w:r w:rsidR="00045CB8">
          <w:rPr>
            <w:sz w:val="18"/>
            <w:szCs w:val="18"/>
          </w:rPr>
          <w:fldChar w:fldCharType="end"/>
        </w:r>
      </w:ins>
      <w:del w:id="34" w:author="Stuart Jenkins" w:date="2019-08-09T14:16:00Z">
        <w:r w:rsidR="00D3154D" w:rsidDel="00045CB8">
          <w:rPr>
            <w:sz w:val="18"/>
            <w:szCs w:val="18"/>
          </w:rPr>
          <w:delText>]</w:delText>
        </w:r>
      </w:del>
      <w:ins w:id="35" w:author="Stuart Jenkins" w:date="2019-08-04T12:00:00Z">
        <w:r w:rsidR="00842EDE">
          <w:rPr>
            <w:sz w:val="18"/>
            <w:szCs w:val="18"/>
          </w:rPr>
          <w:t xml:space="preserve"> (SR15)</w:t>
        </w:r>
      </w:ins>
      <w:r w:rsidR="00D3154D">
        <w:rPr>
          <w:sz w:val="18"/>
          <w:szCs w:val="18"/>
        </w:rPr>
        <w:t>, r</w:t>
      </w:r>
      <w:r w:rsidRPr="001E7D0F">
        <w:rPr>
          <w:sz w:val="18"/>
          <w:szCs w:val="18"/>
        </w:rPr>
        <w:t>eleased in December 2018, reviewed and summarised a wealth of research into the feasibility of achieving the most ambitious of the Paris Agreement’s</w:t>
      </w:r>
      <w:ins w:id="36" w:author="Stuart Jenkins" w:date="2019-08-09T14:41:00Z">
        <w:r w:rsidR="00962A94">
          <w:rPr>
            <w:sz w:val="18"/>
            <w:szCs w:val="18"/>
          </w:rPr>
          <w:fldChar w:fldCharType="begin"/>
        </w:r>
        <w:r w:rsidR="00962A94">
          <w:rPr>
            <w:sz w:val="18"/>
            <w:szCs w:val="18"/>
          </w:rPr>
          <w:instrText xml:space="preserve"> ADDIN ZOTERO_ITEM CSL_CITATION {"citationID":"ha3dCGIp","properties":{"formattedCitation":"\\super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instrText>
        </w:r>
      </w:ins>
      <w:r w:rsidR="00962A94">
        <w:rPr>
          <w:sz w:val="18"/>
          <w:szCs w:val="18"/>
        </w:rPr>
        <w:fldChar w:fldCharType="separate"/>
      </w:r>
      <w:ins w:id="37" w:author="Stuart Jenkins" w:date="2019-08-09T14:41:00Z">
        <w:r w:rsidR="00962A94" w:rsidRPr="00962A94">
          <w:rPr>
            <w:rFonts w:ascii="Calibri" w:cs="Calibri"/>
            <w:sz w:val="18"/>
            <w:vertAlign w:val="superscript"/>
            <w:rPrChange w:id="38" w:author="Stuart Jenkins" w:date="2019-08-09T14:41:00Z">
              <w:rPr>
                <w:rFonts w:ascii="Times New Roman" w:hAnsi="Times New Roman" w:cs="Times New Roman"/>
                <w:vertAlign w:val="superscript"/>
              </w:rPr>
            </w:rPrChange>
          </w:rPr>
          <w:t>2</w:t>
        </w:r>
        <w:r w:rsidR="00962A94">
          <w:rPr>
            <w:sz w:val="18"/>
            <w:szCs w:val="18"/>
          </w:rPr>
          <w:fldChar w:fldCharType="end"/>
        </w:r>
      </w:ins>
      <w:r w:rsidRPr="001E7D0F">
        <w:rPr>
          <w:sz w:val="18"/>
          <w:szCs w:val="18"/>
        </w:rPr>
        <w:t xml:space="preserve"> specified targets; a global temperature anomaly below 1.5</w:t>
      </w:r>
      <w:r w:rsidRPr="001E7D0F">
        <w:rPr>
          <w:rFonts w:ascii="Avenir Next" w:eastAsia="Cambria Math" w:hAnsi="Avenir Next"/>
          <w:sz w:val="18"/>
          <w:szCs w:val="18"/>
        </w:rPr>
        <w:t>℃</w:t>
      </w:r>
      <w:r w:rsidRPr="001E7D0F">
        <w:rPr>
          <w:sz w:val="18"/>
          <w:szCs w:val="18"/>
        </w:rPr>
        <w:t xml:space="preserve"> above pre-industrial levels. It discussed the physical boundaries of the target using physical climate models of varying complexity (GCMs &amp; SCMs), showed what </w:t>
      </w:r>
      <w:proofErr w:type="gramStart"/>
      <w:r w:rsidRPr="001E7D0F">
        <w:rPr>
          <w:sz w:val="18"/>
          <w:szCs w:val="18"/>
        </w:rPr>
        <w:t>is required</w:t>
      </w:r>
      <w:proofErr w:type="gramEnd"/>
      <w:r w:rsidRPr="001E7D0F">
        <w:rPr>
          <w:sz w:val="18"/>
          <w:szCs w:val="18"/>
        </w:rPr>
        <w:t xml:space="preserve"> at a technical/political level to achieve such targets using Integrated Assessment Models (IAMs), and compared the severity of impacts experienced under both 1.5</w:t>
      </w:r>
      <w:r w:rsidRPr="001E7D0F">
        <w:rPr>
          <w:rFonts w:ascii="Avenir Next" w:eastAsia="Cambria Math" w:hAnsi="Avenir Next"/>
          <w:sz w:val="18"/>
          <w:szCs w:val="18"/>
        </w:rPr>
        <w:t>℃</w:t>
      </w:r>
      <w:r w:rsidRPr="001E7D0F">
        <w:rPr>
          <w:sz w:val="18"/>
          <w:szCs w:val="18"/>
        </w:rPr>
        <w:t xml:space="preserve"> and 2.0</w:t>
      </w:r>
      <w:r w:rsidRPr="001E7D0F">
        <w:rPr>
          <w:rFonts w:ascii="Avenir Next" w:eastAsia="Cambria Math" w:hAnsi="Avenir Next"/>
          <w:sz w:val="18"/>
          <w:szCs w:val="18"/>
        </w:rPr>
        <w:t>℃</w:t>
      </w:r>
      <w:r w:rsidRPr="001E7D0F">
        <w:rPr>
          <w:sz w:val="18"/>
          <w:szCs w:val="18"/>
        </w:rPr>
        <w:t xml:space="preserve"> targets.</w:t>
      </w:r>
    </w:p>
    <w:p w14:paraId="04B22F5C" w14:textId="77777777" w:rsidR="00AD7C29" w:rsidRPr="001E7D0F" w:rsidRDefault="00AD7C29" w:rsidP="001E7D0F">
      <w:pPr>
        <w:jc w:val="both"/>
        <w:rPr>
          <w:sz w:val="18"/>
          <w:szCs w:val="18"/>
        </w:rPr>
      </w:pPr>
    </w:p>
    <w:p w14:paraId="78880C04" w14:textId="70D14581" w:rsidR="00AD7C29" w:rsidRPr="001E7D0F" w:rsidRDefault="00AD7C29" w:rsidP="001E7D0F">
      <w:pPr>
        <w:jc w:val="both"/>
        <w:rPr>
          <w:sz w:val="18"/>
          <w:szCs w:val="18"/>
        </w:rPr>
      </w:pPr>
      <w:r w:rsidRPr="001E7D0F">
        <w:rPr>
          <w:sz w:val="18"/>
          <w:szCs w:val="18"/>
        </w:rPr>
        <w:t>The discussion of the technical feasibility of such an ambitious temperature goal has recently been reframed as the feasibility of achieving the rapid decarbonisation required</w:t>
      </w:r>
      <w:r w:rsidR="00200CFE" w:rsidRPr="001E7D0F">
        <w:rPr>
          <w:sz w:val="18"/>
          <w:szCs w:val="18"/>
        </w:rPr>
        <w:t xml:space="preserve"> globally</w:t>
      </w:r>
      <w:r w:rsidRPr="001E7D0F">
        <w:rPr>
          <w:sz w:val="18"/>
          <w:szCs w:val="18"/>
        </w:rPr>
        <w:t xml:space="preserve"> to remain within a specified total quantity of carbon emissions, termed the ‘Carbon Budget’</w:t>
      </w:r>
      <w:ins w:id="39" w:author="Stuart Jenkins" w:date="2019-08-09T14:16:00Z">
        <w:r w:rsidR="00045CB8">
          <w:rPr>
            <w:sz w:val="18"/>
            <w:szCs w:val="18"/>
          </w:rPr>
          <w:fldChar w:fldCharType="begin"/>
        </w:r>
      </w:ins>
      <w:ins w:id="40" w:author="Stuart Jenkins" w:date="2019-08-09T14:41:00Z">
        <w:r w:rsidR="00962A94">
          <w:rPr>
            <w:sz w:val="18"/>
            <w:szCs w:val="18"/>
          </w:rPr>
          <w:instrText xml:space="preserve"> ADDIN ZOTERO_ITEM CSL_CITATION {"citationID":"k0TLzKcU","properties":{"formattedCitation":"\\super 3\\uc0\\u8211{}6\\nosupersub{}","plainCitation":"3–6","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R."}],"issued":{"date-parts":[["2018",8]]}}},{"id":53,"uris":["http://zotero.org/users/local/uNYZvaCf/items/X32HQILD"],"uri":["http://zotero.org/users/local/uNYZvaCf/items/X32HQILD"],"itemData":{"id":53,"type":"article-journal","title":"Emission budgets and pathways consistent with limiting warming to 1.5 °C","container-title":"Nature Geoscience","page":"741-747","volume":"10","issue":"10","source":"www.nature.com","abstract":"The Paris Agreement has opened debate on whether limiting warming to 1.5 °C is compatible with current emission pledges and warming of about 0.9 °C from the mid-nineteenth century to the present decade. We show that limiting cumulative post-2015 CO2 emissions to about 200 GtC would limit post-2015 warming to less than 0.6 °C in 66% of Earth system model members of the CMIP5 ensemble with no mitigation of other climate drivers. We combine a simple climate–carbon-cycle model with estimated ranges for key climate system properties from the IPCC Fifth Assessment Report. Assuming emissions peak and decline to below current levels by 2030, and continue thereafter on a much steeper decline, which would be historically unprecedented but consistent with a standard ambitious mitigation scenario (RCP2.6), results in a likely range of peak warming of 1.2–2.0 °C above the mid-nineteenth century. If CO2 emissions are continuously adjusted over time to limit 2100 warming to 1.5 °C, with ambitious non-CO2 mitigation, net future cumulative CO2 emissions are unlikely to prove less than 250 GtC and unlikely greater than 540 GtC. Hence, limiting warming to 1.5 °C is not yet a geophysical impossibility, but is likely to require delivery on strengthened pledges for 2030 followed by challengingly deep and rapid mitigation. Strengthening near-term emissions reductions would hedge against a high climate response or subsequent reduction rates proving economically, technically or politically unfeasible.","DOI":"10.1038/ngeo3031","ISSN":"1752-0908","language":"en","author":[{"family":"Millar","given":"Richard J."},{"family":"Fuglestvedt","given":"Jan S."},{"family":"Friedlingstein","given":"Pierre"},{"family":"Rogelj","given":"Joeri"},{"family":"Grubb","given":"Michael J."},{"family":"Matthews","given":"H. Damon"},{"family":"Skeie","given":"Ragnhild B."},{"family":"Forster","given":"Piers M."},{"family":"Frame","given":"David J."},{"family":"Allen","given":"Myles R."}],"issued":{"date-parts":[["2017",10]]}}},{"id":204,"uris":["http://zotero.org/users/local/uNYZvaCf/items/5KDW7HQK"],"uri":["http://zotero.org/users/local/uNYZvaCf/items/5KDW7HQK"],"itemData":{"id":204,"type":"article-journal","title":"The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A."},{"family":"Zickfeld","given":"Kirsten"}],"issued":{"date-parts":[["2009",6]]}}}],"schema":"https://github.com/citation-style-language/schema/raw/master/csl-citation.json"} </w:instrText>
        </w:r>
      </w:ins>
      <w:r w:rsidR="00045CB8">
        <w:rPr>
          <w:sz w:val="18"/>
          <w:szCs w:val="18"/>
        </w:rPr>
        <w:fldChar w:fldCharType="separate"/>
      </w:r>
      <w:ins w:id="41" w:author="Stuart Jenkins" w:date="2019-08-09T14:41:00Z">
        <w:r w:rsidR="00962A94" w:rsidRPr="00962A94">
          <w:rPr>
            <w:rFonts w:ascii="Calibri" w:cs="Calibri"/>
            <w:sz w:val="18"/>
            <w:vertAlign w:val="superscript"/>
            <w:rPrChange w:id="42" w:author="Stuart Jenkins" w:date="2019-08-09T14:41:00Z">
              <w:rPr>
                <w:rFonts w:ascii="Times New Roman" w:hAnsi="Times New Roman" w:cs="Times New Roman"/>
                <w:vertAlign w:val="superscript"/>
              </w:rPr>
            </w:rPrChange>
          </w:rPr>
          <w:t>3–6</w:t>
        </w:r>
      </w:ins>
      <w:ins w:id="43" w:author="Stuart Jenkins" w:date="2019-08-09T14:16:00Z">
        <w:r w:rsidR="00045CB8">
          <w:rPr>
            <w:sz w:val="18"/>
            <w:szCs w:val="18"/>
          </w:rPr>
          <w:fldChar w:fldCharType="end"/>
        </w:r>
      </w:ins>
      <w:r w:rsidRPr="001E7D0F">
        <w:rPr>
          <w:sz w:val="18"/>
          <w:szCs w:val="18"/>
        </w:rPr>
        <w:t xml:space="preserve">. This reframing </w:t>
      </w:r>
      <w:r w:rsidR="00200CFE" w:rsidRPr="001E7D0F">
        <w:rPr>
          <w:sz w:val="18"/>
          <w:szCs w:val="18"/>
        </w:rPr>
        <w:t xml:space="preserve">can </w:t>
      </w:r>
      <w:r w:rsidRPr="001E7D0F">
        <w:rPr>
          <w:sz w:val="18"/>
          <w:szCs w:val="18"/>
        </w:rPr>
        <w:t xml:space="preserve">happen because of a number of useful points about the nature of our emissions and the response of the </w:t>
      </w:r>
      <w:r w:rsidR="008666A6">
        <w:rPr>
          <w:sz w:val="18"/>
          <w:szCs w:val="18"/>
        </w:rPr>
        <w:t>physical</w:t>
      </w:r>
      <w:r w:rsidR="000002D4">
        <w:rPr>
          <w:sz w:val="18"/>
          <w:szCs w:val="18"/>
        </w:rPr>
        <w:t xml:space="preserve"> </w:t>
      </w:r>
      <w:r w:rsidRPr="001E7D0F">
        <w:rPr>
          <w:sz w:val="18"/>
          <w:szCs w:val="18"/>
        </w:rPr>
        <w:t>climate system</w:t>
      </w:r>
      <w:del w:id="44" w:author="Stuart Jenkins" w:date="2019-08-04T11:40:00Z">
        <w:r w:rsidRPr="001E7D0F" w:rsidDel="00887868">
          <w:rPr>
            <w:sz w:val="18"/>
            <w:szCs w:val="18"/>
          </w:rPr>
          <w:delText xml:space="preserve"> to those</w:delText>
        </w:r>
      </w:del>
      <w:r w:rsidRPr="001E7D0F">
        <w:rPr>
          <w:sz w:val="18"/>
          <w:szCs w:val="18"/>
        </w:rPr>
        <w:t xml:space="preserve">: 1) We are emitting a wide range of climate pollutants but </w:t>
      </w:r>
      <w:ins w:id="45" w:author="Stuart Jenkins" w:date="2019-08-04T11:41:00Z">
        <w:r w:rsidR="00887868">
          <w:rPr>
            <w:sz w:val="18"/>
            <w:szCs w:val="18"/>
          </w:rPr>
          <w:t xml:space="preserve">the </w:t>
        </w:r>
      </w:ins>
      <w:r w:rsidRPr="001E7D0F">
        <w:rPr>
          <w:sz w:val="18"/>
          <w:szCs w:val="18"/>
        </w:rPr>
        <w:t>overwhelming</w:t>
      </w:r>
      <w:del w:id="46" w:author="Stuart Jenkins" w:date="2019-08-04T11:41:00Z">
        <w:r w:rsidRPr="001E7D0F" w:rsidDel="00887868">
          <w:rPr>
            <w:sz w:val="18"/>
            <w:szCs w:val="18"/>
          </w:rPr>
          <w:delText>ly the</w:delText>
        </w:r>
      </w:del>
      <w:r w:rsidRPr="001E7D0F">
        <w:rPr>
          <w:sz w:val="18"/>
          <w:szCs w:val="18"/>
        </w:rPr>
        <w:t xml:space="preserve"> majority is in the form of CO</w:t>
      </w:r>
      <w:r w:rsidRPr="001E7D0F">
        <w:rPr>
          <w:sz w:val="18"/>
          <w:szCs w:val="18"/>
          <w:vertAlign w:val="subscript"/>
        </w:rPr>
        <w:t>2</w:t>
      </w:r>
      <w:ins w:id="47" w:author="Stuart Jenkins" w:date="2019-08-09T14:22:00Z">
        <w:r w:rsidR="00045CB8">
          <w:rPr>
            <w:sz w:val="18"/>
            <w:szCs w:val="18"/>
            <w:vertAlign w:val="subscript"/>
          </w:rPr>
          <w:fldChar w:fldCharType="begin"/>
        </w:r>
      </w:ins>
      <w:ins w:id="48" w:author="Stuart Jenkins" w:date="2019-08-09T14:41:00Z">
        <w:r w:rsidR="00962A94">
          <w:rPr>
            <w:sz w:val="18"/>
            <w:szCs w:val="18"/>
            <w:vertAlign w:val="subscript"/>
          </w:rPr>
          <w:instrText xml:space="preserve"> ADDIN ZOTERO_ITEM CSL_CITATION {"citationID":"0UIA5XC6","properties":{"formattedCitation":"\\super 7,8\\nosupersub{}","plainCitation":"7,8","noteIndex":0},"citationItems":[{"id":72,"uris":["http://zotero.org/users/local/uNYZvaCf/items/T2B9MLR9"],"uri":["http://zotero.org/users/local/uNYZvaCf/items/T2B9MLR9"],"itemData":{"id":72,"type":"article-journal","title":"Global Carbon Budget 2016","container-title":"Earth System Science Data","page":"605-649","volume":"8","issue":"2","source":"www.earth-syst-sci-data.net","abstract":"&lt;p&gt;&lt;strong&gt;Abstract.&lt;/strong&gt; Accurate assessment of anthropogenic carbon dioxide (CO&lt;sub&gt;2&lt;/sub&gt;) emissions and their redistribution among the atmosphere, ocean, and terrestrial biosphere – the “global carbon budget” – is important to better understand the global carbon cycle, support the development of climate policies, and project future climate change. Here we describe data sets and methodology to quantify all major components of the global carbon budget, including their uncertainties, based on the combination of a range of data, algorithms, statistics, and model estimates and their interpretation by a broad scientific community. We discuss changes compared to previous estimates and consistency within and among components, alongside methodology and data limitations. CO&lt;sub&gt;2&lt;/sub&gt; emissions from fossil fuels and industry (&lt;i&gt;E&lt;/i&gt;&lt;sub&gt;FF&lt;/sub&gt;) are based on energy statistics and cement production data, respectively, while emissions from land-use change (&lt;i&gt;E&lt;/i&gt;&lt;sub&gt;LUC&lt;/sub&gt;), mainly deforestation, are based on combined evidence from land-cover change data, fire activity associated with deforestation, and models. The global atmospheric CO&lt;sub&gt;2&lt;/sub&gt; concentration is measured directly and its rate of growth (&lt;i&gt;G&lt;/i&gt;&lt;sub&gt;ATM&lt;/sub&gt;) is computed from the annual changes in concentration. The mean ocean CO&lt;sub&gt;2&lt;/sub&gt; sink (&lt;i&gt;S&lt;/i&gt;&lt;sub&gt;OCEAN&lt;/sub&gt;) is based on observations from the 1990s, while the annual anomalies and trends are estimated with ocean models. The variability in &lt;i&gt;S&lt;/i&gt;&lt;sub&gt;OCEAN&lt;/sub&gt; is evaluated with data products based on surveys of ocean CO&lt;sub&gt;2&lt;/sub&gt; measurements. The global residual terrestrial CO&lt;sub&gt;2&lt;/sub&gt; sink (&lt;i&gt;S&lt;/i&gt;&lt;sub&gt;LAND&lt;/sub&gt;) is estimated by the difference of the other terms of the global carbon budget and compared to results of independent dynamic global vegetation models. We compare the mean land and ocean fluxes and their variability to estimates from three atmospheric inverse methods for three broad latitude bands. All uncertainties are reported as ±1&lt;i&gt;σ&lt;/i&gt;, reflecting the current capacity to characterise the annual estimates of each component of the global carbon budget. For the last decade available (2006–2015), &lt;i&gt;E&lt;/i&gt;&lt;sub&gt;FF&lt;/sub&gt; was 9.3&lt;span class=\"thinspace\"&gt;&lt;/span&gt;±&lt;span class=\"thinspace\"&gt;&lt;/span&gt;0.5&lt;span class=\"thinspace\"&gt;&lt;/span&gt;GtC&lt;span class=\"thinspace\"&gt;&lt;/span&gt;yr&lt;sup&gt;−1&lt;/sup&gt;, &lt;i&gt;E&lt;/i&gt;&lt;sub&gt;LUC&lt;/sub&gt; 1.0&lt;span class=\"thinspace\"&gt;&lt;/span&gt;±&lt;span class=\"thinspace\"&gt;&lt;/span&gt;0.5&lt;span class=\"thinspace\"&gt;&lt;/span&gt;GtC&lt;span class=\"thinspace\"&gt;&lt;/span&gt;yr&lt;sup&gt;−1&lt;/sup&gt;, &lt;i&gt;G&lt;/i&gt;&lt;sub&gt;ATM&lt;/sub&gt; 4.5&lt;span class=\"thinspace\"&gt;&lt;/span&gt;±&lt;span class=\"thinspace\"&gt;&lt;/span&gt;0.1&lt;span class=\"thinspace\"&gt;&lt;/span&gt;GtC&lt;span class=\"thinspace\"&gt;&lt;/span&gt;yr&lt;sup&gt;−1&lt;/sup&gt;, &lt;i&gt;S&lt;/i&gt;&lt;sub&gt;OCEAN&lt;/sub&gt; 2.6&lt;span class=\"thinspace\"&gt;&lt;/span&gt;±&lt;span class=\"thinspace\"&gt;&lt;/span&gt;0.5&lt;span class=\"thinspace\"&gt;&lt;/span&gt;GtC&lt;span class=\"thinspace\"&gt;&lt;/span&gt;yr&lt;sup&gt;−1&lt;/sup&gt;, and &lt;i&gt;S&lt;/i&gt;&lt;sub&gt;LAND&lt;/sub&gt; 3.1&lt;span class=\"thinspace\"&gt;&lt;/span&gt;±&lt;span class=\"thinspace\"&gt;&lt;/span&gt;0.9&lt;span class=\"thinspace\"&gt;&lt;/span&gt;GtC&lt;span class=\"thinspace\"&gt;&lt;/span&gt;yr&lt;sup&gt;−1&lt;/sup&gt;. For year 2015 alone, the growth in &lt;i&gt;E&lt;/i&gt;&lt;sub&gt;FF&lt;/sub&gt; was approximately zero and emissions remained at 9.9&lt;span class=\"thinspace\"&gt;&lt;/span&gt;±&lt;span class=\"thinspace\"&gt;&lt;/span&gt;0.5&lt;span class=\"thinspace\"&gt;&lt;/span&gt;GtC&lt;span class=\"thinspace\"&gt;&lt;/span&gt;yr&lt;sup&gt;−1&lt;/sup&gt;, showing a slowdown in growth of these emissions compared to the average growth of 1.8&lt;span class=\"thinspace\"&gt;&lt;/span&gt;%&lt;span class=\"thinspace\"&gt;&lt;/span&gt;yr&lt;sup&gt;−1&lt;/sup&gt; that took place during 2006–2015. Also, for 2015, &lt;i&gt;E&lt;/i&gt;&lt;sub&gt;LUC&lt;/sub&gt; was 1.3&lt;span class=\"thinspace\"&gt;&lt;/span&gt;±&lt;span class=\"thinspace\"&gt;&lt;/span&gt;0.5&lt;span class=\"thinspace\"&gt;&lt;/span&gt;GtC&lt;span class=\"thinspace\"&gt;&lt;/span&gt;yr&lt;sup&gt;−1&lt;/sup&gt;, &lt;i&gt;G&lt;/i&gt;&lt;sub&gt;ATM&lt;/sub&gt; was 6.3&lt;span class=\"thinspace\"&gt;&lt;/span&gt;±&lt;span class=\"thinspace\"&gt;&lt;/span&gt;0.2&lt;span class=\"thinspace\"&gt;&lt;/span&gt;GtC&lt;span class=\"thinspace\"&gt;&lt;/span&gt;yr&lt;sup&gt;−1&lt;/sup&gt;, &lt;i&gt;S&lt;/i&gt;&lt;sub&gt;OCEAN&lt;/sub&gt; was 3.0&lt;span class=\"thinspace\"&gt;&lt;/span&gt;±&lt;span class=\"thinspace\"&gt;&lt;/span&gt;0.5&lt;span class=\"thinspace\"&gt;&lt;/span&gt;GtC&lt;span class=\"thinspace\"&gt;&lt;/span&gt;yr&lt;sup&gt;−1&lt;/sup&gt;, and &lt;i&gt;S&lt;/i&gt;&lt;sub&gt;LAND&lt;/sub&gt; was 1.9&lt;span class=\"thinspace\"&gt;&lt;/span&gt;±&lt;span class=\"thinspace\"&gt;&lt;/span&gt;0.9&lt;span class=\"thinspace\"&gt;&lt;/span&gt;GtC&lt;span class=\"thinspace\"&gt;&lt;/span&gt;yr&lt;sup&gt;−1&lt;/sup&gt;. &lt;i&gt;G&lt;/i&gt;&lt;sub&gt;ATM&lt;/sub&gt; was higher in 2015 compared to the past decade (2006–2015), reflecting a smaller &lt;i&gt;S&lt;/i&gt;&lt;sub&gt;LAND&lt;/sub&gt; for that year. The global atmospheric CO&lt;sub&gt;2&lt;/sub&gt; concentration reached 399.4&lt;span class=\"thinspace\"&gt;&lt;/span&gt;±&lt;span class=\"thinspace\"&gt;&lt;/span&gt;0.1&lt;span class=\"thinspace\"&gt;&lt;/span&gt;ppm averaged over 2015. For 2016, preliminary data indicate the continuation of low growth in &lt;i&gt;E&lt;/i&gt;&lt;sub&gt;FF&lt;/sub&gt; with +0.2&lt;span class=\"thinspace\"&gt;&lt;/span&gt;% (range of −1.0 to +1.8&lt;span class=\"thinspace\"&gt;&lt;/span&gt;%) based on national emissions projections for China and USA, and projections of gross domestic product corrected for recent changes in the carbon intensity of the economy for the rest of the world. In spite of the low growth of &lt;i&gt;E&lt;/i&gt;&lt;sub&gt;FF&lt;/sub&gt; in 2016, the growth rate in atmospheric CO&lt;sub&gt;2&lt;/sub&gt; concentration is expected to be relatively high because of the persistence of the smaller residual terrestrial sink (&lt;i&gt;S&lt;/i&gt;&lt;sub&gt;LAND&lt;/sub&gt;) in response to El Niño conditions of 2015–2016. From this projection of &lt;i&gt;E&lt;/i&gt;&lt;sub&gt;FF&lt;/sub&gt; and assumed constant &lt;i&gt;E&lt;/i&gt;&lt;sub&gt;LUC&lt;/sub&gt; for 2016, cumulative emissions of CO&lt;sub&gt;2&lt;/sub&gt; will reach 565&lt;span class=\"thinspace\"&gt;&lt;/span&gt;±&lt;span class=\"thinspace\"&gt;&lt;/span&gt;55&lt;span class=\"thinspace\"&gt;&lt;/span&gt;GtC (2075&lt;span class=\"thinspace\"&gt;&lt;/span&gt;±&lt;span class=\"thinspace\"&gt;&lt;/span&gt;205&lt;span class=\"thinspace\"&gt;&lt;/span&gt;GtCO&lt;sub&gt;2&lt;/sub&gt;) for 1870–2016, about 75&lt;span class=\"thinspace\"&gt;&lt;/span&gt;% from &lt;i&gt;E&lt;/i&gt;&lt;sub&gt;FF&lt;/sub&gt; and 25&lt;span class=\"thinspace\"&gt;&lt;/span&gt;% from &lt;i&gt;E&lt;/i&gt;&lt;sub&gt;LUC&lt;/sub&gt;. This living data update documents changes in the methods and data sets used in this new carbon budget compared with previous publications of this data set (Le Quéré et al., 2015b, a, 2014, 2013). All observations presented here can be downloaded from the Carbon Dioxide Information Analysis Center (&lt;a href=\"http://dx.doi.org/10.3334/CDIAC/GCP_2016\" target=\"_blank\"&gt;doi:10.3334/CDIAC/GCP_2016&lt;/a&gt;).&lt;/p&gt;","DOI":"https://doi.org/10.5194/essd-8-605-2016","ISSN":"1866-3508","language":"English","author":[{"family":"Quéré","given":"Corinne Le"},{"family":"Andrew","given":"Robbie M."},{"family":"Canadell","given":"Josep G."},{"family":"Sitch","given":"Stephen"},{"family":"Korsbakken","given":"Jan Ivar"},{"family":"Peters","given":"Glen P."},{"family":"Manning","given":"Andrew C."},{"family":"Boden","given":"Thomas A."},{"family":"Tans","given":"Pieter P."},{"family":"Houghton","given":"Richard A."},{"family":"Keeling","given":"Ralph F."},{"family":"Alin","given":"Simone"},{"family":"Andrews","given":"Oliver D."},{"family":"Anthoni","given":"Peter"},{"family":"Barbero","given":"Leticia"},{"family":"Bopp","given":"Laurent"},{"family":"Chevallier","given":"Frédéric"},{"family":"Chini","given":"Louise P."},{"family":"Ciais","given":"Philippe"},{"family":"Currie","given":"Kim"},{"family":"Delire","given":"Christine"},{"family":"Doney","given":"Scott C."},{"family":"Friedlingstein","given":"Pierre"},{"family":"Gkritzalis","given":"Thanos"},{"family":"Harris","given":"Ian"},{"family":"Hauck","given":"Judith"},{"family":"Haverd","given":"Vanessa"},{"family":"Hoppema","given":"Mario"},{"family":"Klein Goldewijk","given":"Kees"},{"family":"Jain","given":"Atul K."},{"family":"Kato","given":"Etsushi"},{"family":"Körtzinger","given":"Arne"},{"family":"Landschützer","given":"Peter"},{"family":"Lefèvre","given":"Nathalie"},{"family":"Lenton","given":"Andrew"},{"family":"Lienert","given":"Sebastian"},{"family":"Lombardozzi","given":"Danica"},{"family":"Melton","given":"Joe R."},{"family":"Metzl","given":"Nicolas"},{"family":"Millero","given":"Frank"},{"family":"Monteiro","given":"Pedro M. S."},{"family":"Munro","given":"David R."},{"family":"Nabel","given":"Julia E. M. S."},{"family":"Nakaoka","given":"Shin-ichiro"},{"family":"O'Brien","given":"Kevin"},{"family":"Olsen","given":"Are"},{"family":"Omar","given":"Abdirahman M."},{"family":"Ono","given":"Tsuneo"},{"family":"Pierrot","given":"Denis"},{"family":"Poulter","given":"Benjamin"},{"family":"Rödenbeck","given":"Christian"},{"family":"Salisbury","given":"Joe"},{"family":"Schuster","given":"Ute"},{"family":"Schwinger","given":"Jörg"},{"family":"Séférian","given":"Roland"},{"family":"Skjelvan","given":"Ingunn"},{"family":"Stocker","given":"Benjamin D."},{"family":"Sutton","given":"Adrienne J."},{"family":"Takahashi","given":"Taro"},{"family":"Tian","given":"Hanqin"},{"family":"Tilbrook","given":"Bronte"},{"family":"Laan-Luijkx","given":"Ingrid T.","dropping-particle":"van der"},{"family":"Werf","given":"Guido R.","dropping-particle":"van der"},{"family":"Viovy","given":"Nicolas"},{"family":"Walker","given":"Anthony P."},{"family":"Wiltshire","given":"Andrew J."},{"family":"Zaehle","given":"Sönke"}],"issued":{"date-parts":[["2016",11,14]]}}},{"id":219,"uris":["http://zotero.org/users/local/uNYZvaCf/items/LX65DKCI"],"uri":["http://zotero.org/users/local/uNYZvaCf/items/LX65DKCI"],"itemData":{"id":219,"type":"book","title":"IAMC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045CB8">
        <w:rPr>
          <w:sz w:val="18"/>
          <w:szCs w:val="18"/>
          <w:vertAlign w:val="subscript"/>
        </w:rPr>
        <w:fldChar w:fldCharType="separate"/>
      </w:r>
      <w:ins w:id="49" w:author="Stuart Jenkins" w:date="2019-08-09T14:41:00Z">
        <w:r w:rsidR="00962A94" w:rsidRPr="00962A94">
          <w:rPr>
            <w:rFonts w:ascii="Calibri" w:cs="Calibri"/>
            <w:sz w:val="18"/>
            <w:vertAlign w:val="superscript"/>
            <w:rPrChange w:id="50" w:author="Stuart Jenkins" w:date="2019-08-09T14:41:00Z">
              <w:rPr>
                <w:rFonts w:ascii="Times New Roman" w:hAnsi="Times New Roman" w:cs="Times New Roman"/>
                <w:vertAlign w:val="superscript"/>
              </w:rPr>
            </w:rPrChange>
          </w:rPr>
          <w:t>7,8</w:t>
        </w:r>
      </w:ins>
      <w:ins w:id="51" w:author="Stuart Jenkins" w:date="2019-08-09T14:22:00Z">
        <w:r w:rsidR="00045CB8">
          <w:rPr>
            <w:sz w:val="18"/>
            <w:szCs w:val="18"/>
            <w:vertAlign w:val="subscript"/>
          </w:rPr>
          <w:fldChar w:fldCharType="end"/>
        </w:r>
        <w:r w:rsidR="00045CB8" w:rsidDel="00045CB8">
          <w:rPr>
            <w:sz w:val="18"/>
            <w:szCs w:val="18"/>
          </w:rPr>
          <w:t xml:space="preserve"> </w:t>
        </w:r>
      </w:ins>
      <w:del w:id="52" w:author="Stuart Jenkins" w:date="2019-08-09T14:21:00Z">
        <w:r w:rsidR="00D3154D" w:rsidDel="00045CB8">
          <w:rPr>
            <w:sz w:val="18"/>
            <w:szCs w:val="18"/>
          </w:rPr>
          <w:delText>[!]</w:delText>
        </w:r>
      </w:del>
      <w:r w:rsidR="00D3154D">
        <w:rPr>
          <w:sz w:val="18"/>
          <w:szCs w:val="18"/>
        </w:rPr>
        <w:t>;</w:t>
      </w:r>
      <w:r w:rsidRPr="001E7D0F">
        <w:rPr>
          <w:sz w:val="18"/>
          <w:szCs w:val="18"/>
        </w:rPr>
        <w:t xml:space="preserve"> 2) A portion of this CO</w:t>
      </w:r>
      <w:r w:rsidRPr="001E7D0F">
        <w:rPr>
          <w:sz w:val="18"/>
          <w:szCs w:val="18"/>
          <w:vertAlign w:val="subscript"/>
        </w:rPr>
        <w:t>2</w:t>
      </w:r>
      <w:r w:rsidRPr="001E7D0F">
        <w:rPr>
          <w:sz w:val="18"/>
          <w:szCs w:val="18"/>
        </w:rPr>
        <w:t xml:space="preserve"> remains in the atmosphere for a number of centuries</w:t>
      </w:r>
      <w:r w:rsidR="00200CFE" w:rsidRPr="001E7D0F">
        <w:rPr>
          <w:sz w:val="18"/>
          <w:szCs w:val="18"/>
        </w:rPr>
        <w:t xml:space="preserve"> following emission </w:t>
      </w:r>
      <w:r w:rsidRPr="001E7D0F">
        <w:rPr>
          <w:sz w:val="18"/>
          <w:szCs w:val="18"/>
        </w:rPr>
        <w:t>and act</w:t>
      </w:r>
      <w:r w:rsidR="00200CFE" w:rsidRPr="001E7D0F">
        <w:rPr>
          <w:sz w:val="18"/>
          <w:szCs w:val="18"/>
        </w:rPr>
        <w:t>s</w:t>
      </w:r>
      <w:r w:rsidRPr="001E7D0F">
        <w:rPr>
          <w:sz w:val="18"/>
          <w:szCs w:val="18"/>
        </w:rPr>
        <w:t xml:space="preserve"> to warm the climate system</w:t>
      </w:r>
      <w:ins w:id="53" w:author="Stuart Jenkins" w:date="2019-08-09T14:23:00Z">
        <w:r w:rsidR="00045CB8">
          <w:rPr>
            <w:sz w:val="18"/>
            <w:szCs w:val="18"/>
          </w:rPr>
          <w:fldChar w:fldCharType="begin"/>
        </w:r>
      </w:ins>
      <w:ins w:id="54" w:author="Stuart Jenkins" w:date="2019-08-09T14:41:00Z">
        <w:r w:rsidR="00962A94">
          <w:rPr>
            <w:sz w:val="18"/>
            <w:szCs w:val="18"/>
          </w:rPr>
          <w:instrText xml:space="preserve"> ADDIN ZOTERO_ITEM CSL_CITATION {"citationID":"IS93HpXG","properties":{"formattedCitation":"\\super 9\\uc0\\u8211{}11\\nosupersub{}","plainCitation":"9–11","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R."}],"issued":{"date-parts":[["2017",6,16]]}}},{"id":84,"uris":["http://zotero.org/users/local/uNYZvaCf/items/MZJBP9YQ"],"uri":["http://zotero.org/users/local/uNYZvaCf/items/MZJBP9YQ"],"itemData":{"id":84,"type":"article-journal","title":"What determines the warming commitment after cessation of CO 2 emissions?","container-title":"Environmental Research Letters","page":"015002","volume":"12","issue":"1","source":"Institute of Physics","abstract":"Previous studies have shown that global mean surface air temperature remains elevated after cessation of CO 2 emissions. However, studies differ in whether the temperature continues to increase, slowly decreases, or remains constant after cessation of emissions. An understanding of this committed warming is of importance because it has implication for the estimation of carbon budgets compatible with temperature targets. Here, we investigate the effect of the state of thermal and bio-geochemical equilibration at the time emissions are set to zero on the committed warming as the latter is determined by the balance of these two equilibration processes. We find that the effect of thermal equilibration, expressed as fraction of realized warming, dominates over the bio-geochemical equilibration, expressed as ratio of the airborne fraction to the equilibrium airborne fraction. This leads to a positive warming commitment, and a commitment that declines the later emissions are zeroed along a trajectory of constant atmospheric CO 2 concentration. We furthermore show that the scenario prior to zeroed emissions has the strongest effect on the warming commitment, compared to the time of zeroed emissions and the time horizon over which the commitment is calculated.","DOI":"10.1088/1748-9326/aa564a","ISSN":"1748-9326","journalAbbreviation":"Environ. Res. Lett.","language":"en","author":[{"family":"Ehlert","given":"Dana"},{"family":"Zickfeld","given":"Kirsten"}],"issued":{"date-parts":[["2017"]]}}}],"schema":"https://github.com/citation-style-language/schema/raw/master/csl-citation.json"} </w:instrText>
        </w:r>
      </w:ins>
      <w:r w:rsidR="00045CB8">
        <w:rPr>
          <w:sz w:val="18"/>
          <w:szCs w:val="18"/>
        </w:rPr>
        <w:fldChar w:fldCharType="separate"/>
      </w:r>
      <w:ins w:id="55" w:author="Stuart Jenkins" w:date="2019-08-09T14:41:00Z">
        <w:r w:rsidR="00962A94" w:rsidRPr="00962A94">
          <w:rPr>
            <w:rFonts w:ascii="Calibri" w:cs="Calibri"/>
            <w:sz w:val="18"/>
            <w:vertAlign w:val="superscript"/>
            <w:rPrChange w:id="56" w:author="Stuart Jenkins" w:date="2019-08-09T14:41:00Z">
              <w:rPr>
                <w:rFonts w:ascii="Times New Roman" w:hAnsi="Times New Roman" w:cs="Times New Roman"/>
                <w:vertAlign w:val="superscript"/>
              </w:rPr>
            </w:rPrChange>
          </w:rPr>
          <w:t>9–11</w:t>
        </w:r>
      </w:ins>
      <w:ins w:id="57" w:author="Stuart Jenkins" w:date="2019-08-09T14:23:00Z">
        <w:r w:rsidR="00045CB8">
          <w:rPr>
            <w:sz w:val="18"/>
            <w:szCs w:val="18"/>
          </w:rPr>
          <w:fldChar w:fldCharType="end"/>
        </w:r>
      </w:ins>
      <w:del w:id="58" w:author="Stuart Jenkins" w:date="2019-08-09T14:22:00Z">
        <w:r w:rsidR="00D3154D" w:rsidDel="00045CB8">
          <w:rPr>
            <w:sz w:val="18"/>
            <w:szCs w:val="18"/>
          </w:rPr>
          <w:delText>[!]</w:delText>
        </w:r>
      </w:del>
      <w:r w:rsidR="00D3154D">
        <w:rPr>
          <w:sz w:val="18"/>
          <w:szCs w:val="18"/>
        </w:rPr>
        <w:t>; and 3)</w:t>
      </w:r>
      <w:r w:rsidRPr="001E7D0F">
        <w:rPr>
          <w:sz w:val="18"/>
          <w:szCs w:val="18"/>
        </w:rPr>
        <w:t xml:space="preserve"> </w:t>
      </w:r>
      <w:r w:rsidR="00D3154D">
        <w:rPr>
          <w:sz w:val="18"/>
          <w:szCs w:val="18"/>
        </w:rPr>
        <w:t>T</w:t>
      </w:r>
      <w:r w:rsidRPr="001E7D0F">
        <w:rPr>
          <w:sz w:val="18"/>
          <w:szCs w:val="18"/>
        </w:rPr>
        <w:t xml:space="preserve">he global average temperature </w:t>
      </w:r>
      <w:r w:rsidR="00200CFE" w:rsidRPr="001E7D0F">
        <w:rPr>
          <w:sz w:val="18"/>
          <w:szCs w:val="18"/>
        </w:rPr>
        <w:t>anomaly</w:t>
      </w:r>
      <w:r w:rsidRPr="001E7D0F">
        <w:rPr>
          <w:sz w:val="18"/>
          <w:szCs w:val="18"/>
        </w:rPr>
        <w:t xml:space="preserve"> is linearly proportional to the </w:t>
      </w:r>
      <w:r w:rsidR="00200CFE" w:rsidRPr="001E7D0F">
        <w:rPr>
          <w:sz w:val="18"/>
          <w:szCs w:val="18"/>
        </w:rPr>
        <w:t xml:space="preserve">total </w:t>
      </w:r>
      <w:r w:rsidRPr="001E7D0F">
        <w:rPr>
          <w:sz w:val="18"/>
          <w:szCs w:val="18"/>
        </w:rPr>
        <w:t>quantity of</w:t>
      </w:r>
      <w:r w:rsidR="00200CFE" w:rsidRPr="001E7D0F">
        <w:rPr>
          <w:sz w:val="18"/>
          <w:szCs w:val="18"/>
        </w:rPr>
        <w:t xml:space="preserve"> </w:t>
      </w:r>
      <w:r w:rsidRPr="001E7D0F">
        <w:rPr>
          <w:sz w:val="18"/>
          <w:szCs w:val="18"/>
        </w:rPr>
        <w:t>carbon emi</w:t>
      </w:r>
      <w:r w:rsidR="00200CFE" w:rsidRPr="001E7D0F">
        <w:rPr>
          <w:sz w:val="18"/>
          <w:szCs w:val="18"/>
        </w:rPr>
        <w:t>tted</w:t>
      </w:r>
      <w:r w:rsidRPr="001E7D0F">
        <w:rPr>
          <w:sz w:val="18"/>
          <w:szCs w:val="18"/>
        </w:rPr>
        <w:t xml:space="preserve"> up to that point</w:t>
      </w:r>
      <w:r w:rsidR="00D3154D">
        <w:rPr>
          <w:sz w:val="18"/>
          <w:szCs w:val="18"/>
        </w:rPr>
        <w:t>, where</w:t>
      </w:r>
      <w:r w:rsidR="00200CFE" w:rsidRPr="001E7D0F">
        <w:rPr>
          <w:sz w:val="18"/>
          <w:szCs w:val="18"/>
        </w:rPr>
        <w:t xml:space="preserve"> </w:t>
      </w:r>
      <w:r w:rsidRPr="001E7D0F">
        <w:rPr>
          <w:sz w:val="18"/>
          <w:szCs w:val="18"/>
        </w:rPr>
        <w:t xml:space="preserve">the constant of proportionality </w:t>
      </w:r>
      <w:ins w:id="59" w:author="Stuart Jenkins" w:date="2019-08-04T11:44:00Z">
        <w:r w:rsidR="00907821">
          <w:rPr>
            <w:sz w:val="18"/>
            <w:szCs w:val="18"/>
          </w:rPr>
          <w:t>termed</w:t>
        </w:r>
      </w:ins>
      <w:del w:id="60" w:author="Stuart Jenkins" w:date="2019-08-04T11:44:00Z">
        <w:r w:rsidRPr="001E7D0F" w:rsidDel="00907821">
          <w:rPr>
            <w:sz w:val="18"/>
            <w:szCs w:val="18"/>
          </w:rPr>
          <w:delText>is known as</w:delText>
        </w:r>
      </w:del>
      <w:r w:rsidRPr="001E7D0F">
        <w:rPr>
          <w:sz w:val="18"/>
          <w:szCs w:val="18"/>
        </w:rPr>
        <w:t xml:space="preserve"> the Transient Climate Response to cumulative carbon Emissions, or TCRE</w:t>
      </w:r>
      <w:ins w:id="61" w:author="Stuart Jenkins" w:date="2019-08-09T14:31:00Z">
        <w:r w:rsidR="00962A94">
          <w:rPr>
            <w:sz w:val="18"/>
            <w:szCs w:val="18"/>
          </w:rPr>
          <w:fldChar w:fldCharType="begin"/>
        </w:r>
      </w:ins>
      <w:ins w:id="62" w:author="Stuart Jenkins" w:date="2019-08-09T14:41:00Z">
        <w:r w:rsidR="00962A94">
          <w:rPr>
            <w:sz w:val="18"/>
            <w:szCs w:val="18"/>
          </w:rPr>
          <w:instrText xml:space="preserve"> ADDIN ZOTERO_ITEM CSL_CITATION {"citationID":"nACAt7xm","properties":{"formattedCitation":"\\super 6,12\\nosupersub{}","plainCitation":"6,12","noteIndex":0},"citationItems":[{"id":204,"uris":["http://zotero.org/users/local/uNYZvaCf/items/5KDW7HQK"],"uri":["http://zotero.org/users/local/uNYZvaCf/items/5KDW7HQK"],"itemData":{"id":204,"type":"article-journal","title":"The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11,"uris":["http://zotero.org/users/local/uNYZvaCf/items/4QXD5C9E"],"uri":["http://zotero.org/users/local/uNYZvaCf/items/4QXD5C9E"],"itemData":{"id":11,"type":"article-journal","title":"Warming caused by cumulative carbon emissions towards the trillionth tonne","container-title":"Nature","page":"1163-1166","volume":"458","issue":"7242","source":"www.nature.com","abstract":"Global efforts to mitigate climate change are guided by projections of future temperatures1. But the eventual equilibrium global mean temperature associated with a given stabilization level of atmospheric greenhouse gas concentrations remains uncertain1,2,3, complicating the setting of stabilization targets to avoid potentially dangerous levels of global warming4,5,6,7,8. Similar problems apply to the carbon cycle: observations currently provide only a weak constraint on the response to future emissions9,10,11. Here we use ensemble simulations of simple climate-carbon-cycle models constrained by observations and projections from more comprehensive models to simulate the temperature response to a broad range of carbon dioxide emission pathways. We find that the peak warming caused by a given cumulative carbon dioxide emission is better constrained than the warming response to a stabilization scenario. Furthermore, the relationship between cumulative emissions and peak warming is remarkably insensitive to the emission pathway (timing of emissions or peak emission rate). Hence policy targets based on limiting cumulative emissions of carbon dioxide are likely to be more robust to scientific uncertainty than emission-rate or concentration targets. Total anthropogenic emissions of one trillion tonnes of carbon (3.67 trillion tonnes of CO2), about half of which has already been emitted since industrialization began, results in a most likely peak carbon-dioxide-induced warming of 2 °C above pre-industrial temperatures, with a 5–95% confidence interval of 1.3–3.9 °C.","DOI":"10.1038/nature08019","ISSN":"1476-4687","language":"en","author":[{"family":"Allen","given":"Myles R."},{"family":"Frame","given":"David J."},{"family":"Huntingford","given":"Chris"},{"family":"Jones","given":"Chris D."},{"family":"Lowe","given":"Jason A."},{"family":"Meinshausen","given":"Malte"},{"family":"Meinshausen","given":"Nicolai"}],"issued":{"date-parts":[["2009",4]]}}}],"schema":"https://github.com/citation-style-language/schema/raw/master/csl-citation.json"} </w:instrText>
        </w:r>
      </w:ins>
      <w:r w:rsidR="00962A94">
        <w:rPr>
          <w:sz w:val="18"/>
          <w:szCs w:val="18"/>
        </w:rPr>
        <w:fldChar w:fldCharType="separate"/>
      </w:r>
      <w:ins w:id="63" w:author="Stuart Jenkins" w:date="2019-08-09T14:41:00Z">
        <w:r w:rsidR="00962A94" w:rsidRPr="00962A94">
          <w:rPr>
            <w:rFonts w:ascii="Calibri" w:cs="Calibri"/>
            <w:sz w:val="18"/>
            <w:vertAlign w:val="superscript"/>
            <w:rPrChange w:id="64" w:author="Stuart Jenkins" w:date="2019-08-09T14:41:00Z">
              <w:rPr>
                <w:rFonts w:ascii="Times New Roman" w:hAnsi="Times New Roman" w:cs="Times New Roman"/>
                <w:vertAlign w:val="superscript"/>
              </w:rPr>
            </w:rPrChange>
          </w:rPr>
          <w:t>6,12</w:t>
        </w:r>
      </w:ins>
      <w:ins w:id="65" w:author="Stuart Jenkins" w:date="2019-08-09T14:31:00Z">
        <w:r w:rsidR="00962A94">
          <w:rPr>
            <w:sz w:val="18"/>
            <w:szCs w:val="18"/>
          </w:rPr>
          <w:fldChar w:fldCharType="end"/>
        </w:r>
      </w:ins>
      <w:del w:id="66" w:author="Stuart Jenkins" w:date="2019-08-09T14:31:00Z">
        <w:r w:rsidR="00D3154D" w:rsidDel="00962A94">
          <w:rPr>
            <w:sz w:val="18"/>
            <w:szCs w:val="18"/>
          </w:rPr>
          <w:delText>[!]</w:delText>
        </w:r>
      </w:del>
      <w:r w:rsidRPr="001E7D0F">
        <w:rPr>
          <w:sz w:val="18"/>
          <w:szCs w:val="18"/>
        </w:rPr>
        <w:t>. The TCRE acts in principle to simplify the implementation of the Paris Agreement by providing a global cumulative carbon budget for all time</w:t>
      </w:r>
      <w:ins w:id="67" w:author="Stuart Jenkins" w:date="2019-08-04T11:47:00Z">
        <w:r w:rsidR="00907821">
          <w:rPr>
            <w:sz w:val="18"/>
            <w:szCs w:val="18"/>
          </w:rPr>
          <w:t xml:space="preserve"> (</w:t>
        </w:r>
      </w:ins>
      <w:del w:id="68" w:author="Stuart Jenkins" w:date="2019-08-04T11:47:00Z">
        <w:r w:rsidR="000002D4" w:rsidDel="00907821">
          <w:rPr>
            <w:sz w:val="18"/>
            <w:szCs w:val="18"/>
          </w:rPr>
          <w:delText xml:space="preserve">; </w:delText>
        </w:r>
      </w:del>
      <w:r w:rsidR="00200CFE" w:rsidRPr="001E7D0F">
        <w:rPr>
          <w:sz w:val="18"/>
          <w:szCs w:val="18"/>
        </w:rPr>
        <w:t xml:space="preserve">at least </w:t>
      </w:r>
      <w:r w:rsidRPr="001E7D0F">
        <w:rPr>
          <w:sz w:val="18"/>
          <w:szCs w:val="18"/>
        </w:rPr>
        <w:t>o</w:t>
      </w:r>
      <w:r w:rsidR="00200CFE" w:rsidRPr="001E7D0F">
        <w:rPr>
          <w:sz w:val="18"/>
          <w:szCs w:val="18"/>
        </w:rPr>
        <w:t>ver</w:t>
      </w:r>
      <w:r w:rsidRPr="001E7D0F">
        <w:rPr>
          <w:sz w:val="18"/>
          <w:szCs w:val="18"/>
        </w:rPr>
        <w:t xml:space="preserve"> polic</w:t>
      </w:r>
      <w:r w:rsidR="00200CFE" w:rsidRPr="001E7D0F">
        <w:rPr>
          <w:sz w:val="18"/>
          <w:szCs w:val="18"/>
        </w:rPr>
        <w:t>y-</w:t>
      </w:r>
      <w:r w:rsidRPr="001E7D0F">
        <w:rPr>
          <w:sz w:val="18"/>
          <w:szCs w:val="18"/>
        </w:rPr>
        <w:t>relevant timescales</w:t>
      </w:r>
      <w:ins w:id="69" w:author="Stuart Jenkins" w:date="2019-08-04T11:47:00Z">
        <w:r w:rsidR="00907821">
          <w:rPr>
            <w:sz w:val="18"/>
            <w:szCs w:val="18"/>
          </w:rPr>
          <w:t>)</w:t>
        </w:r>
      </w:ins>
      <w:r w:rsidRPr="001E7D0F">
        <w:rPr>
          <w:sz w:val="18"/>
          <w:szCs w:val="18"/>
        </w:rPr>
        <w:t xml:space="preserve">. However, </w:t>
      </w:r>
      <w:r w:rsidR="00200CFE" w:rsidRPr="001E7D0F">
        <w:rPr>
          <w:sz w:val="18"/>
          <w:szCs w:val="18"/>
        </w:rPr>
        <w:t xml:space="preserve">as discussed by </w:t>
      </w:r>
      <w:proofErr w:type="spellStart"/>
      <w:r w:rsidR="00200CFE" w:rsidRPr="001E7D0F">
        <w:rPr>
          <w:sz w:val="18"/>
          <w:szCs w:val="18"/>
        </w:rPr>
        <w:t>Rogelj</w:t>
      </w:r>
      <w:proofErr w:type="spellEnd"/>
      <w:r w:rsidR="00200CFE" w:rsidRPr="001E7D0F">
        <w:rPr>
          <w:sz w:val="18"/>
          <w:szCs w:val="18"/>
        </w:rPr>
        <w:t xml:space="preserve"> </w:t>
      </w:r>
      <w:r w:rsidR="00200CFE" w:rsidRPr="00D3154D">
        <w:rPr>
          <w:i/>
          <w:iCs/>
          <w:sz w:val="18"/>
          <w:szCs w:val="18"/>
        </w:rPr>
        <w:t>et al.</w:t>
      </w:r>
      <w:r w:rsidR="00D3154D">
        <w:rPr>
          <w:i/>
          <w:iCs/>
          <w:sz w:val="18"/>
          <w:szCs w:val="18"/>
        </w:rPr>
        <w:t xml:space="preserve">, </w:t>
      </w:r>
      <w:r w:rsidR="00D3154D" w:rsidRPr="00D3154D">
        <w:rPr>
          <w:sz w:val="18"/>
          <w:szCs w:val="18"/>
        </w:rPr>
        <w:t>(2019)</w:t>
      </w:r>
      <w:r w:rsidR="00200CFE" w:rsidRPr="001E7D0F">
        <w:rPr>
          <w:sz w:val="18"/>
          <w:szCs w:val="18"/>
        </w:rPr>
        <w:fldChar w:fldCharType="begin"/>
      </w:r>
      <w:ins w:id="70" w:author="Stuart Jenkins" w:date="2019-08-09T14:41:00Z">
        <w:r w:rsidR="00962A94">
          <w:rPr>
            <w:sz w:val="18"/>
            <w:szCs w:val="18"/>
          </w:rPr>
          <w:instrText xml:space="preserve"> ADDIN ZOTERO_ITEM CSL_CITATION {"citationID":"8WLGnc7D","properties":{"formattedCitation":"\\super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ins>
      <w:del w:id="71" w:author="Stuart Jenkins" w:date="2019-08-09T14:16:00Z">
        <w:r w:rsidR="00200CFE" w:rsidRPr="001E7D0F" w:rsidDel="00045CB8">
          <w:rPr>
            <w:sz w:val="18"/>
            <w:szCs w:val="18"/>
          </w:rPr>
          <w:delInstrText xml:space="preserve"> ADDIN ZOTERO_ITEM CSL_CITATION {"citationID":"8WLGnc7D","properties":{"formattedCitation":"\\super 1\\nosupersub{}","plainCitation":"1","noteIndex":0},"citationItems":[{"id":254,"uris":["http://zotero.org/users/local/uNYZvaCf/items/4A3F5HCT"],"uri":["http://zotero.org/users/local/uNYZvaCf/items/4A3F5HCT"],"itemData":{"id":254,"type":"article-journal","title":"Estimating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delInstrText>
        </w:r>
      </w:del>
      <w:r w:rsidR="00200CFE" w:rsidRPr="001E7D0F">
        <w:rPr>
          <w:sz w:val="18"/>
          <w:szCs w:val="18"/>
        </w:rPr>
        <w:fldChar w:fldCharType="separate"/>
      </w:r>
      <w:ins w:id="72" w:author="Stuart Jenkins" w:date="2019-08-09T14:41:00Z">
        <w:r w:rsidR="00962A94" w:rsidRPr="00962A94">
          <w:rPr>
            <w:rFonts w:ascii="Calibri" w:cs="Calibri"/>
            <w:sz w:val="18"/>
            <w:vertAlign w:val="superscript"/>
            <w:rPrChange w:id="73" w:author="Stuart Jenkins" w:date="2019-08-09T14:41:00Z">
              <w:rPr>
                <w:rFonts w:ascii="Times New Roman" w:hAnsi="Times New Roman" w:cs="Times New Roman"/>
                <w:vertAlign w:val="superscript"/>
              </w:rPr>
            </w:rPrChange>
          </w:rPr>
          <w:t>3</w:t>
        </w:r>
      </w:ins>
      <w:del w:id="74" w:author="Stuart Jenkins" w:date="2019-08-09T14:16:00Z">
        <w:r w:rsidR="00200CFE" w:rsidRPr="00CB2E69" w:rsidDel="00045CB8">
          <w:rPr>
            <w:rFonts w:ascii="Calibri" w:cs="Calibri"/>
            <w:sz w:val="18"/>
            <w:szCs w:val="22"/>
            <w:vertAlign w:val="superscript"/>
            <w:lang w:val="en-US"/>
          </w:rPr>
          <w:delText>1</w:delText>
        </w:r>
      </w:del>
      <w:r w:rsidR="00200CFE" w:rsidRPr="001E7D0F">
        <w:rPr>
          <w:sz w:val="18"/>
          <w:szCs w:val="18"/>
        </w:rPr>
        <w:fldChar w:fldCharType="end"/>
      </w:r>
      <w:r w:rsidR="00200CFE" w:rsidRPr="001E7D0F">
        <w:rPr>
          <w:sz w:val="18"/>
          <w:szCs w:val="18"/>
        </w:rPr>
        <w:t xml:space="preserve"> </w:t>
      </w:r>
      <w:r w:rsidRPr="001E7D0F">
        <w:rPr>
          <w:sz w:val="18"/>
          <w:szCs w:val="18"/>
        </w:rPr>
        <w:t>the value of th</w:t>
      </w:r>
      <w:r w:rsidR="00200CFE" w:rsidRPr="001E7D0F">
        <w:rPr>
          <w:sz w:val="18"/>
          <w:szCs w:val="18"/>
        </w:rPr>
        <w:t>is reframing in terms of a</w:t>
      </w:r>
      <w:r w:rsidRPr="001E7D0F">
        <w:rPr>
          <w:sz w:val="18"/>
          <w:szCs w:val="18"/>
        </w:rPr>
        <w:t xml:space="preserve"> remaining carbon budget is </w:t>
      </w:r>
      <w:r w:rsidR="00200CFE" w:rsidRPr="001E7D0F">
        <w:rPr>
          <w:sz w:val="18"/>
          <w:szCs w:val="18"/>
        </w:rPr>
        <w:t>reduced</w:t>
      </w:r>
      <w:r w:rsidRPr="001E7D0F">
        <w:rPr>
          <w:sz w:val="18"/>
          <w:szCs w:val="18"/>
        </w:rPr>
        <w:t xml:space="preserve"> by a number of </w:t>
      </w:r>
      <w:r w:rsidR="00200CFE" w:rsidRPr="001E7D0F">
        <w:rPr>
          <w:sz w:val="18"/>
          <w:szCs w:val="18"/>
        </w:rPr>
        <w:t xml:space="preserve">complicating </w:t>
      </w:r>
      <w:r w:rsidRPr="001E7D0F">
        <w:rPr>
          <w:sz w:val="18"/>
          <w:szCs w:val="18"/>
        </w:rPr>
        <w:t>factors</w:t>
      </w:r>
      <w:r w:rsidR="00200CFE" w:rsidRPr="001E7D0F">
        <w:rPr>
          <w:sz w:val="18"/>
          <w:szCs w:val="18"/>
        </w:rPr>
        <w:t>. These</w:t>
      </w:r>
      <w:r w:rsidRPr="001E7D0F">
        <w:rPr>
          <w:sz w:val="18"/>
          <w:szCs w:val="18"/>
        </w:rPr>
        <w:t xml:space="preserve"> includ</w:t>
      </w:r>
      <w:r w:rsidR="00200CFE" w:rsidRPr="001E7D0F">
        <w:rPr>
          <w:sz w:val="18"/>
          <w:szCs w:val="18"/>
        </w:rPr>
        <w:t xml:space="preserve">e: </w:t>
      </w:r>
      <w:r w:rsidRPr="001E7D0F">
        <w:rPr>
          <w:sz w:val="18"/>
          <w:szCs w:val="18"/>
        </w:rPr>
        <w:t>the estimate of the present</w:t>
      </w:r>
      <w:r w:rsidR="00200CFE" w:rsidRPr="001E7D0F">
        <w:rPr>
          <w:sz w:val="18"/>
          <w:szCs w:val="18"/>
        </w:rPr>
        <w:t>-</w:t>
      </w:r>
      <w:r w:rsidRPr="001E7D0F">
        <w:rPr>
          <w:sz w:val="18"/>
          <w:szCs w:val="18"/>
        </w:rPr>
        <w:t>day temperature anomaly</w:t>
      </w:r>
      <w:r w:rsidR="00200CFE" w:rsidRPr="001E7D0F">
        <w:rPr>
          <w:sz w:val="18"/>
          <w:szCs w:val="18"/>
        </w:rPr>
        <w:t>;</w:t>
      </w:r>
      <w:r w:rsidRPr="001E7D0F">
        <w:rPr>
          <w:sz w:val="18"/>
          <w:szCs w:val="18"/>
        </w:rPr>
        <w:t xml:space="preserve"> the future contribution of non-CO</w:t>
      </w:r>
      <w:r w:rsidRPr="001E7D0F">
        <w:rPr>
          <w:sz w:val="18"/>
          <w:szCs w:val="18"/>
          <w:vertAlign w:val="subscript"/>
        </w:rPr>
        <w:t>2</w:t>
      </w:r>
      <w:r w:rsidRPr="001E7D0F">
        <w:rPr>
          <w:sz w:val="18"/>
          <w:szCs w:val="18"/>
        </w:rPr>
        <w:t xml:space="preserve"> climate pollutants</w:t>
      </w:r>
      <w:r w:rsidR="00200CFE" w:rsidRPr="001E7D0F">
        <w:rPr>
          <w:sz w:val="18"/>
          <w:szCs w:val="18"/>
        </w:rPr>
        <w:t>;</w:t>
      </w:r>
      <w:r w:rsidRPr="001E7D0F">
        <w:rPr>
          <w:sz w:val="18"/>
          <w:szCs w:val="18"/>
        </w:rPr>
        <w:t xml:space="preserve"> the committed warming ‘in the pipeline’ or Zero Emissions Commitment</w:t>
      </w:r>
      <w:r w:rsidR="00200CFE" w:rsidRPr="001E7D0F">
        <w:rPr>
          <w:sz w:val="18"/>
          <w:szCs w:val="18"/>
        </w:rPr>
        <w:t xml:space="preserve"> (ZEC);</w:t>
      </w:r>
      <w:r w:rsidRPr="001E7D0F">
        <w:rPr>
          <w:sz w:val="18"/>
          <w:szCs w:val="18"/>
        </w:rPr>
        <w:t xml:space="preserve"> the contributions of Earth System Feedbacks</w:t>
      </w:r>
      <w:r w:rsidR="00200CFE" w:rsidRPr="001E7D0F">
        <w:rPr>
          <w:sz w:val="18"/>
          <w:szCs w:val="18"/>
        </w:rPr>
        <w:t>;</w:t>
      </w:r>
      <w:r w:rsidRPr="001E7D0F">
        <w:rPr>
          <w:sz w:val="18"/>
          <w:szCs w:val="18"/>
        </w:rPr>
        <w:t xml:space="preserve"> and the </w:t>
      </w:r>
      <w:r w:rsidR="00200CFE" w:rsidRPr="001E7D0F">
        <w:rPr>
          <w:sz w:val="18"/>
          <w:szCs w:val="18"/>
        </w:rPr>
        <w:t>estimated value</w:t>
      </w:r>
      <w:r w:rsidRPr="001E7D0F">
        <w:rPr>
          <w:sz w:val="18"/>
          <w:szCs w:val="18"/>
        </w:rPr>
        <w:t xml:space="preserve"> of the TCRE. </w:t>
      </w:r>
    </w:p>
    <w:p w14:paraId="1641E1F4" w14:textId="77777777" w:rsidR="00AD7C29" w:rsidRPr="001E7D0F" w:rsidRDefault="00AD7C29" w:rsidP="001E7D0F">
      <w:pPr>
        <w:jc w:val="both"/>
        <w:rPr>
          <w:sz w:val="18"/>
          <w:szCs w:val="18"/>
        </w:rPr>
      </w:pPr>
    </w:p>
    <w:p w14:paraId="2DE5AFED" w14:textId="33D34501" w:rsidR="001E7D0F" w:rsidRDefault="00AD7C29" w:rsidP="001E7D0F">
      <w:pPr>
        <w:jc w:val="both"/>
        <w:rPr>
          <w:sz w:val="18"/>
          <w:szCs w:val="18"/>
        </w:rPr>
      </w:pPr>
      <w:r w:rsidRPr="001E7D0F">
        <w:rPr>
          <w:sz w:val="18"/>
          <w:szCs w:val="18"/>
        </w:rPr>
        <w:t>I</w:t>
      </w:r>
      <w:r w:rsidR="00200CFE" w:rsidRPr="001E7D0F">
        <w:rPr>
          <w:sz w:val="18"/>
          <w:szCs w:val="18"/>
        </w:rPr>
        <w:t xml:space="preserve">f we assume </w:t>
      </w:r>
      <w:r w:rsidRPr="001E7D0F">
        <w:rPr>
          <w:sz w:val="18"/>
          <w:szCs w:val="18"/>
        </w:rPr>
        <w:t xml:space="preserve">the </w:t>
      </w:r>
      <w:r w:rsidR="00200CFE" w:rsidRPr="001E7D0F">
        <w:rPr>
          <w:sz w:val="18"/>
          <w:szCs w:val="18"/>
        </w:rPr>
        <w:t>ZEC is negligible and ignore Earth System Feedbacks</w:t>
      </w:r>
      <w:r w:rsidR="00D3154D">
        <w:rPr>
          <w:sz w:val="18"/>
          <w:szCs w:val="18"/>
        </w:rPr>
        <w:t xml:space="preserve"> </w:t>
      </w:r>
      <w:r w:rsidR="000002D4">
        <w:rPr>
          <w:sz w:val="18"/>
          <w:szCs w:val="18"/>
        </w:rPr>
        <w:t>(</w:t>
      </w:r>
      <w:r w:rsidR="00D3154D">
        <w:rPr>
          <w:sz w:val="18"/>
          <w:szCs w:val="18"/>
        </w:rPr>
        <w:t xml:space="preserve">as in </w:t>
      </w:r>
      <w:proofErr w:type="spellStart"/>
      <w:r w:rsidR="00D3154D">
        <w:rPr>
          <w:sz w:val="18"/>
          <w:szCs w:val="18"/>
        </w:rPr>
        <w:t>Rogelj</w:t>
      </w:r>
      <w:proofErr w:type="spellEnd"/>
      <w:r w:rsidR="00D3154D">
        <w:rPr>
          <w:sz w:val="18"/>
          <w:szCs w:val="18"/>
        </w:rPr>
        <w:t xml:space="preserve"> </w:t>
      </w:r>
      <w:r w:rsidR="00D3154D" w:rsidRPr="00D3154D">
        <w:rPr>
          <w:i/>
          <w:iCs/>
          <w:sz w:val="18"/>
          <w:szCs w:val="18"/>
        </w:rPr>
        <w:t>et al.</w:t>
      </w:r>
      <w:r w:rsidR="00D3154D">
        <w:rPr>
          <w:sz w:val="18"/>
          <w:szCs w:val="18"/>
        </w:rPr>
        <w:t>, (2019)</w:t>
      </w:r>
      <w:r w:rsidR="00D3154D">
        <w:rPr>
          <w:sz w:val="18"/>
          <w:szCs w:val="18"/>
        </w:rPr>
        <w:fldChar w:fldCharType="begin"/>
      </w:r>
      <w:ins w:id="75" w:author="Stuart Jenkins" w:date="2019-08-09T14:41:00Z">
        <w:r w:rsidR="00962A94">
          <w:rPr>
            <w:sz w:val="18"/>
            <w:szCs w:val="18"/>
          </w:rPr>
          <w:instrText xml:space="preserve"> ADDIN ZOTERO_ITEM CSL_CITATION {"citationID":"ODysqRFG","properties":{"formattedCitation":"\\super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ins>
      <w:del w:id="76" w:author="Stuart Jenkins" w:date="2019-08-09T14:16:00Z">
        <w:r w:rsidR="00D3154D" w:rsidDel="00045CB8">
          <w:rPr>
            <w:sz w:val="18"/>
            <w:szCs w:val="18"/>
          </w:rPr>
          <w:delInstrText xml:space="preserve"> ADDIN ZOTERO_ITEM CSL_CITATION {"citationID":"ODysqRFG","properties":{"formattedCitation":"\\super 1\\nosupersub{}","plainCitation":"1","noteIndex":0},"citationItems":[{"id":254,"uris":["http://zotero.org/users/local/uNYZvaCf/items/4A3F5HCT"],"uri":["http://zotero.org/users/local/uNYZvaCf/items/4A3F5HCT"],"itemData":{"id":254,"type":"article-journal","title":"Estimating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delInstrText>
        </w:r>
      </w:del>
      <w:r w:rsidR="00D3154D">
        <w:rPr>
          <w:sz w:val="18"/>
          <w:szCs w:val="18"/>
        </w:rPr>
        <w:fldChar w:fldCharType="separate"/>
      </w:r>
      <w:ins w:id="77" w:author="Stuart Jenkins" w:date="2019-08-09T14:41:00Z">
        <w:r w:rsidR="00962A94" w:rsidRPr="00962A94">
          <w:rPr>
            <w:rFonts w:ascii="Calibri" w:cs="Calibri"/>
            <w:sz w:val="18"/>
            <w:vertAlign w:val="superscript"/>
            <w:rPrChange w:id="78" w:author="Stuart Jenkins" w:date="2019-08-09T14:41:00Z">
              <w:rPr>
                <w:rFonts w:ascii="Times New Roman" w:hAnsi="Times New Roman" w:cs="Times New Roman"/>
                <w:vertAlign w:val="superscript"/>
              </w:rPr>
            </w:rPrChange>
          </w:rPr>
          <w:t>3</w:t>
        </w:r>
      </w:ins>
      <w:del w:id="79" w:author="Stuart Jenkins" w:date="2019-08-09T14:16:00Z">
        <w:r w:rsidR="00D3154D" w:rsidRPr="00CB2E69" w:rsidDel="00045CB8">
          <w:rPr>
            <w:rFonts w:ascii="Calibri" w:cs="Calibri"/>
            <w:sz w:val="18"/>
            <w:vertAlign w:val="superscript"/>
            <w:lang w:val="en-US"/>
          </w:rPr>
          <w:delText>1</w:delText>
        </w:r>
      </w:del>
      <w:r w:rsidR="00D3154D">
        <w:rPr>
          <w:sz w:val="18"/>
          <w:szCs w:val="18"/>
        </w:rPr>
        <w:fldChar w:fldCharType="end"/>
      </w:r>
      <w:r w:rsidR="00200CFE" w:rsidRPr="001E7D0F">
        <w:rPr>
          <w:sz w:val="18"/>
          <w:szCs w:val="18"/>
        </w:rPr>
        <w:t xml:space="preserve"> </w:t>
      </w:r>
      <w:r w:rsidR="000002D4">
        <w:rPr>
          <w:sz w:val="18"/>
          <w:szCs w:val="18"/>
        </w:rPr>
        <w:t xml:space="preserve">– </w:t>
      </w:r>
      <w:r w:rsidR="00200CFE" w:rsidRPr="001E7D0F">
        <w:rPr>
          <w:sz w:val="18"/>
          <w:szCs w:val="18"/>
        </w:rPr>
        <w:t>these should both be second order corrections)</w:t>
      </w:r>
      <w:r w:rsidR="001E7D0F" w:rsidRPr="001E7D0F">
        <w:rPr>
          <w:sz w:val="18"/>
          <w:szCs w:val="18"/>
        </w:rPr>
        <w:t xml:space="preserve"> we are left with three key assumptions: 1) the present day global average temperature, 2) the value of the TCRE, 3) the contributions to future warming from non-CO</w:t>
      </w:r>
      <w:r w:rsidR="001E7D0F" w:rsidRPr="001E7D0F">
        <w:rPr>
          <w:sz w:val="18"/>
          <w:szCs w:val="18"/>
          <w:vertAlign w:val="subscript"/>
        </w:rPr>
        <w:t>2</w:t>
      </w:r>
      <w:r w:rsidR="001E7D0F" w:rsidRPr="001E7D0F">
        <w:rPr>
          <w:sz w:val="18"/>
          <w:szCs w:val="18"/>
        </w:rPr>
        <w:t xml:space="preserve"> climate pollutants.</w:t>
      </w:r>
      <w:r w:rsidR="00200CFE" w:rsidRPr="001E7D0F">
        <w:rPr>
          <w:sz w:val="18"/>
          <w:szCs w:val="18"/>
        </w:rPr>
        <w:t xml:space="preserve"> </w:t>
      </w:r>
      <w:ins w:id="80" w:author="Stuart Jenkins" w:date="2019-08-09T14:45:00Z">
        <w:r w:rsidR="00992DA4">
          <w:rPr>
            <w:sz w:val="18"/>
            <w:szCs w:val="18"/>
          </w:rPr>
          <w:t>A</w:t>
        </w:r>
      </w:ins>
      <w:ins w:id="81" w:author="Stuart Jenkins" w:date="2019-08-09T14:46:00Z">
        <w:r w:rsidR="00992DA4">
          <w:rPr>
            <w:sz w:val="18"/>
            <w:szCs w:val="18"/>
          </w:rPr>
          <w:t xml:space="preserve">ddressing the first assumption: </w:t>
        </w:r>
      </w:ins>
      <w:r w:rsidR="000002D4">
        <w:rPr>
          <w:sz w:val="18"/>
          <w:szCs w:val="18"/>
        </w:rPr>
        <w:t>SR15 used a ‘fingerprinting approach’ to find the anthropogenic contribution to the historical temperature record and we keep the same methodology</w:t>
      </w:r>
      <w:r w:rsidR="000002D4">
        <w:rPr>
          <w:sz w:val="18"/>
          <w:szCs w:val="18"/>
        </w:rPr>
        <w:fldChar w:fldCharType="begin"/>
      </w:r>
      <w:ins w:id="82" w:author="Stuart Jenkins" w:date="2019-08-09T14:41:00Z">
        <w:r w:rsidR="00962A94">
          <w:rPr>
            <w:sz w:val="18"/>
            <w:szCs w:val="18"/>
          </w:rPr>
          <w:instrText xml:space="preserve"> ADDIN ZOTERO_ITEM CSL_CITATION {"citationID":"DTJV4IQW","properties":{"formattedCitation":"\\super 13\\nosupersub{}","plainCitation":"13","noteIndex":0},"citationItems":[{"id":24,"uris":["http://zotero.org/users/local/uNYZvaCf/items/DPEAEVXQ"],"uri":["http://zotero.org/users/local/uNYZvaCf/items/DPEAEVXQ"],"itemData":{"id":24,"type":"article-journal","title":"A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ins>
      <w:del w:id="83" w:author="Stuart Jenkins" w:date="2019-08-09T14:16:00Z">
        <w:r w:rsidR="000002D4" w:rsidDel="00045CB8">
          <w:rPr>
            <w:sz w:val="18"/>
            <w:szCs w:val="18"/>
          </w:rPr>
          <w:delInstrText xml:space="preserve"> ADDIN ZOTERO_ITEM CSL_CITATION {"citationID":"DTJV4IQW","properties":{"formattedCitation":"\\super 2\\nosupersub{}","plainCitation":"2","noteIndex":0},"citationItems":[{"id":24,"uris":["http://zotero.org/users/local/uNYZvaCf/items/DPEAEVXQ"],"uri":["http://zotero.org/users/local/uNYZvaCf/items/DPEAEVXQ"],"itemData":{"id":24,"type":"article-journal","title":"A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del>
      <w:r w:rsidR="000002D4">
        <w:rPr>
          <w:sz w:val="18"/>
          <w:szCs w:val="18"/>
        </w:rPr>
        <w:fldChar w:fldCharType="separate"/>
      </w:r>
      <w:ins w:id="84" w:author="Stuart Jenkins" w:date="2019-08-09T14:41:00Z">
        <w:r w:rsidR="00962A94" w:rsidRPr="00962A94">
          <w:rPr>
            <w:rFonts w:ascii="Calibri" w:cs="Calibri"/>
            <w:sz w:val="18"/>
            <w:vertAlign w:val="superscript"/>
            <w:rPrChange w:id="85" w:author="Stuart Jenkins" w:date="2019-08-09T14:41:00Z">
              <w:rPr>
                <w:rFonts w:ascii="Times New Roman" w:hAnsi="Times New Roman" w:cs="Times New Roman"/>
                <w:vertAlign w:val="superscript"/>
              </w:rPr>
            </w:rPrChange>
          </w:rPr>
          <w:t>13</w:t>
        </w:r>
      </w:ins>
      <w:del w:id="86" w:author="Stuart Jenkins" w:date="2019-08-09T14:16:00Z">
        <w:r w:rsidR="000002D4" w:rsidRPr="00CB2E69" w:rsidDel="00045CB8">
          <w:rPr>
            <w:rFonts w:ascii="Calibri" w:cs="Calibri"/>
            <w:sz w:val="18"/>
            <w:vertAlign w:val="superscript"/>
            <w:lang w:val="en-US"/>
          </w:rPr>
          <w:delText>2</w:delText>
        </w:r>
      </w:del>
      <w:r w:rsidR="000002D4">
        <w:rPr>
          <w:sz w:val="18"/>
          <w:szCs w:val="18"/>
        </w:rPr>
        <w:fldChar w:fldCharType="end"/>
      </w:r>
      <w:r w:rsidR="000002D4">
        <w:rPr>
          <w:sz w:val="18"/>
          <w:szCs w:val="18"/>
        </w:rPr>
        <w:t xml:space="preserve"> here</w:t>
      </w:r>
      <w:del w:id="87" w:author="Stuart Jenkins" w:date="2019-08-04T12:00:00Z">
        <w:r w:rsidR="000002D4" w:rsidDel="00AA3DD6">
          <w:rPr>
            <w:sz w:val="18"/>
            <w:szCs w:val="18"/>
          </w:rPr>
          <w:delText xml:space="preserve"> to define the present-day globally averaged temperature anomaly</w:delText>
        </w:r>
      </w:del>
      <w:r w:rsidR="000002D4">
        <w:rPr>
          <w:sz w:val="18"/>
          <w:szCs w:val="18"/>
        </w:rPr>
        <w:t>.</w:t>
      </w:r>
      <w:ins w:id="88" w:author="Stuart Jenkins" w:date="2019-08-04T12:03:00Z">
        <w:r w:rsidR="00AA3DD6">
          <w:rPr>
            <w:sz w:val="18"/>
            <w:szCs w:val="18"/>
          </w:rPr>
          <w:t xml:space="preserve"> </w:t>
        </w:r>
      </w:ins>
      <w:ins w:id="89" w:author="Stuart Jenkins" w:date="2019-08-04T12:05:00Z">
        <w:r w:rsidR="00AA3DD6">
          <w:rPr>
            <w:sz w:val="18"/>
            <w:szCs w:val="18"/>
          </w:rPr>
          <w:t xml:space="preserve">Anthropogenic and natural contributions </w:t>
        </w:r>
      </w:ins>
      <w:ins w:id="90" w:author="Stuart Jenkins" w:date="2019-08-09T14:45:00Z">
        <w:r w:rsidR="00992DA4">
          <w:rPr>
            <w:sz w:val="18"/>
            <w:szCs w:val="18"/>
          </w:rPr>
          <w:t>to</w:t>
        </w:r>
      </w:ins>
      <w:ins w:id="91" w:author="Stuart Jenkins" w:date="2019-08-04T12:05:00Z">
        <w:r w:rsidR="00AA3DD6">
          <w:rPr>
            <w:sz w:val="18"/>
            <w:szCs w:val="18"/>
          </w:rPr>
          <w:t xml:space="preserve"> the global temperature anomaly </w:t>
        </w:r>
      </w:ins>
      <w:ins w:id="92" w:author="Stuart Jenkins" w:date="2019-08-09T14:45:00Z">
        <w:r w:rsidR="00992DA4">
          <w:rPr>
            <w:sz w:val="18"/>
            <w:szCs w:val="18"/>
          </w:rPr>
          <w:t>can then</w:t>
        </w:r>
      </w:ins>
      <w:ins w:id="93" w:author="Stuart Jenkins" w:date="2019-08-04T12:06:00Z">
        <w:r w:rsidR="00AA3DD6">
          <w:rPr>
            <w:sz w:val="18"/>
            <w:szCs w:val="18"/>
          </w:rPr>
          <w:t xml:space="preserve"> </w:t>
        </w:r>
      </w:ins>
      <w:proofErr w:type="gramStart"/>
      <w:ins w:id="94" w:author="Stuart Jenkins" w:date="2019-08-09T14:45:00Z">
        <w:r w:rsidR="00992DA4">
          <w:rPr>
            <w:sz w:val="18"/>
            <w:szCs w:val="18"/>
          </w:rPr>
          <w:t xml:space="preserve">be </w:t>
        </w:r>
      </w:ins>
      <w:ins w:id="95" w:author="Stuart Jenkins" w:date="2019-08-04T12:06:00Z">
        <w:r w:rsidR="00AA3DD6">
          <w:rPr>
            <w:sz w:val="18"/>
            <w:szCs w:val="18"/>
          </w:rPr>
          <w:t>constrained</w:t>
        </w:r>
        <w:proofErr w:type="gramEnd"/>
        <w:r w:rsidR="00AA3DD6">
          <w:rPr>
            <w:sz w:val="18"/>
            <w:szCs w:val="18"/>
          </w:rPr>
          <w:t xml:space="preserve"> using a least-squares fit on to a chosen </w:t>
        </w:r>
      </w:ins>
      <w:ins w:id="96" w:author="Stuart Jenkins" w:date="2019-08-04T12:07:00Z">
        <w:r w:rsidR="00AA3DD6">
          <w:rPr>
            <w:sz w:val="18"/>
            <w:szCs w:val="18"/>
          </w:rPr>
          <w:t>historical temperature record</w:t>
        </w:r>
      </w:ins>
      <w:ins w:id="97" w:author="Stuart Jenkins" w:date="2019-08-04T12:05:00Z">
        <w:r w:rsidR="00AA3DD6">
          <w:rPr>
            <w:sz w:val="18"/>
            <w:szCs w:val="18"/>
          </w:rPr>
          <w:t>.</w:t>
        </w:r>
      </w:ins>
      <w:r w:rsidR="000002D4">
        <w:rPr>
          <w:sz w:val="18"/>
          <w:szCs w:val="18"/>
        </w:rPr>
        <w:t xml:space="preserve"> </w:t>
      </w:r>
      <w:ins w:id="98" w:author="Stuart Jenkins" w:date="2019-08-09T14:46:00Z">
        <w:r w:rsidR="00992DA4">
          <w:rPr>
            <w:sz w:val="18"/>
            <w:szCs w:val="18"/>
          </w:rPr>
          <w:t>Addressing the second assumption: t</w:t>
        </w:r>
      </w:ins>
      <w:del w:id="99" w:author="Stuart Jenkins" w:date="2019-08-09T14:46:00Z">
        <w:r w:rsidR="000002D4" w:rsidDel="00992DA4">
          <w:rPr>
            <w:sz w:val="18"/>
            <w:szCs w:val="18"/>
          </w:rPr>
          <w:delText>T</w:delText>
        </w:r>
      </w:del>
      <w:r w:rsidR="000002D4">
        <w:rPr>
          <w:sz w:val="18"/>
          <w:szCs w:val="18"/>
        </w:rPr>
        <w:t>he IPCC fifth assessment report’s (AR5) assessed likely range for the TCRE is 0.8-2.4 K/TtC</w:t>
      </w:r>
      <w:ins w:id="100" w:author="Stuart Jenkins" w:date="2019-08-09T14:58:00Z">
        <w:r w:rsidR="0069059A">
          <w:rPr>
            <w:sz w:val="18"/>
            <w:szCs w:val="18"/>
          </w:rPr>
          <w:fldChar w:fldCharType="begin"/>
        </w:r>
        <w:r w:rsidR="0069059A">
          <w:rPr>
            <w:sz w:val="18"/>
            <w:szCs w:val="18"/>
          </w:rPr>
          <w:instrText xml:space="preserve"> ADDIN ZOTERO_ITEM CSL_CITATION {"citationID":"Rtddidlz","properties":{"formattedCitation":"\\super 14\\nosupersub{}","plainCitation":"14","noteIndex":0},"citationItems":[{"id":271,"uris":["http://zotero.org/users/local/uNYZvaCf/items/T893RJ6Q"],"uri":["http://zotero.org/users/local/uNYZvaCf/items/T893RJ6Q"],"itemData":{"id":271,"type":"article-journal","title":"Long-term Climate Change: Projections, Commitments and Irreversibility","page":"108","source":"Zotero","language":"en","author":[{"family":"Collins","given":"Matthew"},{"family":"Knutti","given":"Reto"},{"family":"Arblaster","given":"Julie"},{"family":"Dufresne","given":"Jean-Louis"},{"family":"Fichefet","given":"Thierry"},{"family":"Gao","given":"Xuejie"},{"family":"Jr","given":"William J Gutowski"},{"family":"Johns","given":"Tim"},{"family":"Krinner","given":"Gerhard"},{"family":"Shongwe","given":"Mxolisi"},{"family":"Weaver","given":"Andrew J"},{"family":"Wehner","given":"Michael"},{"family":"Allen","given":"Myles R"},{"family":"Andrews","given":"Tim"},{"family":"Beyerle","given":"Urs"},{"family":"Bitz","given":"Cecilia M"},{"family":"Bony","given":"Sandrine"},{"family":"Booth","given":"Ben B B"},{"family":"Brooks","given":"Harold E"},{"family":"Brovkin","given":"Victor"},{"family":"Browne","given":"Oliver"},{"family":"Brutel-Vuilmet","given":"Claire"},{"family":"Cane","given":"Mark"},{"family":"Chadwick","given":"Robin"},{"family":"Cook","given":"Ed"},{"family":"Cook","given":"Kerry H"},{"family":"Eby","given":"Michael"},{"family":"Fasullo","given":"John"},{"family":"Forest","given":"Chris E"},{"family":"Forster","given":"Piers"},{"family":"Good","given":"Peter"},{"family":"Goosse","given":"Hugues"},{"family":"Gregory","given":"Jonathan M"},{"family":"Hegerl","given":"Gabriele C"},{"family":"Hezel","given":"Paul J"},{"family":"Hodges","given":"Kevin I"},{"family":"Holland","given":"Marika M"},{"family":"Huber","given":"Markus"},{"family":"Joshi","given":"Manoj"},{"family":"Kharin","given":"Viatcheslav"},{"family":"Kushnir","given":"Yochanan"},{"family":"Lawrence","given":"David M"},{"family":"Lee","given":"Robert W"},{"family":"Liddicoat","given":"Spencer"},{"family":"Lucas","given":"Christopher"},{"family":"Lucht","given":"Wolfgang"},{"family":"Marotzke","given":"Jochem"},{"family":"Massonnet","given":"François"},{"family":"Matthews","given":"H Damon"},{"family":"Meinshausen","given":"Malte"},{"family":"Morice","given":"Colin"},{"family":"Otto","given":"Alexander"},{"family":"Patricola","given":"Christina M"},{"family":"Philippon","given":"Gwenaëlle"},{"family":"Rahmstorf","given":"Stefan"},{"family":"Riley","given":"William J"},{"family":"Saenko","given":"Oleg"},{"family":"Seager","given":"Richard"},{"family":"Sedláček","given":"Jan"},{"family":"Shaffrey","given":"Len C"},{"family":"Shindell","given":"Drew"},{"family":"Sillmann","given":"Jana"},{"family":"Stevens","given":"Bjorn"},{"family":"Stott","given":"Peter A"},{"family":"Webb","given":"Robert"},{"family":"Zappa","given":"Giuseppe"},{"family":"Zickfeld","given":"Kirsten"},{"family":"Joussaume","given":"Sylvie"},{"family":"Mokssit","given":"Abdalah"},{"family":"Taylor","given":"Karl"},{"family":"Tett","given":"Simon"}]}}],"schema":"https://github.com/citation-style-language/schema/raw/master/csl-citation.json"} </w:instrText>
        </w:r>
      </w:ins>
      <w:r w:rsidR="0069059A">
        <w:rPr>
          <w:sz w:val="18"/>
          <w:szCs w:val="18"/>
        </w:rPr>
        <w:fldChar w:fldCharType="separate"/>
      </w:r>
      <w:ins w:id="101" w:author="Stuart Jenkins" w:date="2019-08-09T14:58:00Z">
        <w:r w:rsidR="0069059A" w:rsidRPr="0069059A">
          <w:rPr>
            <w:rFonts w:ascii="Calibri" w:cs="Calibri"/>
            <w:sz w:val="18"/>
            <w:vertAlign w:val="superscript"/>
            <w:rPrChange w:id="102" w:author="Stuart Jenkins" w:date="2019-08-09T14:58:00Z">
              <w:rPr>
                <w:rFonts w:ascii="Times New Roman" w:hAnsi="Times New Roman" w:cs="Times New Roman"/>
                <w:vertAlign w:val="superscript"/>
              </w:rPr>
            </w:rPrChange>
          </w:rPr>
          <w:t>14</w:t>
        </w:r>
        <w:r w:rsidR="0069059A">
          <w:rPr>
            <w:sz w:val="18"/>
            <w:szCs w:val="18"/>
          </w:rPr>
          <w:fldChar w:fldCharType="end"/>
        </w:r>
      </w:ins>
      <w:del w:id="103" w:author="Stuart Jenkins" w:date="2019-08-09T14:46:00Z">
        <w:r w:rsidR="000002D4" w:rsidDel="00992DA4">
          <w:rPr>
            <w:sz w:val="18"/>
            <w:szCs w:val="18"/>
          </w:rPr>
          <w:delText>[!]</w:delText>
        </w:r>
      </w:del>
      <w:r w:rsidR="000002D4">
        <w:rPr>
          <w:sz w:val="18"/>
          <w:szCs w:val="18"/>
        </w:rPr>
        <w:t>. Reducing this range is the subject of a significant research effort over the coming years</w:t>
      </w:r>
      <w:del w:id="104" w:author="Stuart Jenkins" w:date="2019-08-09T14:59:00Z">
        <w:r w:rsidR="000002D4" w:rsidDel="0069059A">
          <w:rPr>
            <w:sz w:val="18"/>
            <w:szCs w:val="18"/>
          </w:rPr>
          <w:delText>[??]</w:delText>
        </w:r>
      </w:del>
      <w:r w:rsidR="000002D4">
        <w:rPr>
          <w:sz w:val="18"/>
          <w:szCs w:val="18"/>
        </w:rPr>
        <w:t>. Finally</w:t>
      </w:r>
      <w:ins w:id="105" w:author="Stuart Jenkins" w:date="2019-08-09T15:00:00Z">
        <w:r w:rsidR="008E08CA">
          <w:rPr>
            <w:sz w:val="18"/>
            <w:szCs w:val="18"/>
          </w:rPr>
          <w:t>,</w:t>
        </w:r>
      </w:ins>
      <w:ins w:id="106" w:author="Stuart Jenkins" w:date="2019-08-09T14:59:00Z">
        <w:r w:rsidR="0069059A">
          <w:rPr>
            <w:sz w:val="18"/>
            <w:szCs w:val="18"/>
          </w:rPr>
          <w:t xml:space="preserve"> for the third assumption:</w:t>
        </w:r>
      </w:ins>
      <w:del w:id="107" w:author="Stuart Jenkins" w:date="2019-08-09T14:59:00Z">
        <w:r w:rsidR="000002D4" w:rsidDel="0069059A">
          <w:rPr>
            <w:sz w:val="18"/>
            <w:szCs w:val="18"/>
          </w:rPr>
          <w:delText>,</w:delText>
        </w:r>
      </w:del>
      <w:r w:rsidR="000002D4">
        <w:rPr>
          <w:sz w:val="18"/>
          <w:szCs w:val="18"/>
        </w:rPr>
        <w:t xml:space="preserve"> a</w:t>
      </w:r>
      <w:r w:rsidR="001E7D0F">
        <w:rPr>
          <w:sz w:val="18"/>
          <w:szCs w:val="18"/>
        </w:rPr>
        <w:t xml:space="preserve">ccounting for </w:t>
      </w:r>
      <w:del w:id="108" w:author="Stuart Jenkins" w:date="2019-08-09T14:59:00Z">
        <w:r w:rsidR="001E7D0F" w:rsidDel="0069059A">
          <w:rPr>
            <w:sz w:val="18"/>
            <w:szCs w:val="18"/>
          </w:rPr>
          <w:delText xml:space="preserve">these </w:delText>
        </w:r>
      </w:del>
      <w:r w:rsidR="001E7D0F">
        <w:rPr>
          <w:sz w:val="18"/>
          <w:szCs w:val="18"/>
        </w:rPr>
        <w:t>non-CO</w:t>
      </w:r>
      <w:r w:rsidR="001E7D0F" w:rsidRPr="001E7D0F">
        <w:rPr>
          <w:sz w:val="18"/>
          <w:szCs w:val="18"/>
          <w:vertAlign w:val="subscript"/>
        </w:rPr>
        <w:t>2</w:t>
      </w:r>
      <w:r w:rsidR="001E7D0F">
        <w:rPr>
          <w:sz w:val="18"/>
          <w:szCs w:val="18"/>
        </w:rPr>
        <w:t xml:space="preserve"> pollutant emissions requires a greenhouse gas metric to convert the </w:t>
      </w:r>
      <w:r w:rsidR="00D3154D">
        <w:rPr>
          <w:sz w:val="18"/>
          <w:szCs w:val="18"/>
        </w:rPr>
        <w:t>‘</w:t>
      </w:r>
      <w:r w:rsidR="001E7D0F">
        <w:rPr>
          <w:sz w:val="18"/>
          <w:szCs w:val="18"/>
        </w:rPr>
        <w:t>unit</w:t>
      </w:r>
      <w:r w:rsidR="00D3154D">
        <w:rPr>
          <w:sz w:val="18"/>
          <w:szCs w:val="18"/>
        </w:rPr>
        <w:t>-tonne’</w:t>
      </w:r>
      <w:r w:rsidR="001E7D0F">
        <w:rPr>
          <w:sz w:val="18"/>
          <w:szCs w:val="18"/>
        </w:rPr>
        <w:t xml:space="preserve"> emission of a species X into </w:t>
      </w:r>
      <w:r w:rsidR="00D3154D">
        <w:rPr>
          <w:sz w:val="18"/>
          <w:szCs w:val="18"/>
        </w:rPr>
        <w:t>a ‘Y-tonnes’ emission of CO</w:t>
      </w:r>
      <w:r w:rsidR="00D3154D" w:rsidRPr="00D3154D">
        <w:rPr>
          <w:sz w:val="18"/>
          <w:szCs w:val="18"/>
          <w:vertAlign w:val="subscript"/>
        </w:rPr>
        <w:t>2</w:t>
      </w:r>
      <w:r w:rsidR="00D3154D">
        <w:rPr>
          <w:sz w:val="18"/>
          <w:szCs w:val="18"/>
        </w:rPr>
        <w:t>. There are a number of ways to achieve this in the literature, most famously the GWP</w:t>
      </w:r>
      <w:ins w:id="109" w:author="Stuart Jenkins" w:date="2019-08-09T15:00:00Z">
        <w:r w:rsidR="0069059A">
          <w:rPr>
            <w:sz w:val="18"/>
            <w:szCs w:val="18"/>
          </w:rPr>
          <w:t>[!]</w:t>
        </w:r>
      </w:ins>
      <w:del w:id="110" w:author="Stuart Jenkins" w:date="2019-08-09T14:59:00Z">
        <w:r w:rsidR="00D3154D" w:rsidDel="0069059A">
          <w:rPr>
            <w:sz w:val="18"/>
            <w:szCs w:val="18"/>
          </w:rPr>
          <w:delText>[!]</w:delText>
        </w:r>
      </w:del>
      <w:r w:rsidR="00D3154D">
        <w:rPr>
          <w:sz w:val="18"/>
          <w:szCs w:val="18"/>
        </w:rPr>
        <w:t xml:space="preserve"> and GTP</w:t>
      </w:r>
      <w:ins w:id="111" w:author="Stuart Jenkins" w:date="2019-08-09T15:00:00Z">
        <w:r w:rsidR="0069059A">
          <w:rPr>
            <w:sz w:val="18"/>
            <w:szCs w:val="18"/>
          </w:rPr>
          <w:t>[!]</w:t>
        </w:r>
      </w:ins>
      <w:del w:id="112" w:author="Stuart Jenkins" w:date="2019-08-09T15:00:00Z">
        <w:r w:rsidR="00D3154D" w:rsidDel="0069059A">
          <w:rPr>
            <w:sz w:val="18"/>
            <w:szCs w:val="18"/>
          </w:rPr>
          <w:delText>[!]</w:delText>
        </w:r>
      </w:del>
      <w:r w:rsidR="00D3154D">
        <w:rPr>
          <w:sz w:val="18"/>
          <w:szCs w:val="18"/>
        </w:rPr>
        <w:t xml:space="preserve"> metrics. These metrics fail to properly account for the multi-timescale nature of a multi-gas emissions scenario</w:t>
      </w:r>
      <w:ins w:id="113" w:author="Stuart Jenkins" w:date="2019-08-09T15:01:00Z">
        <w:r w:rsidR="008E08CA">
          <w:rPr>
            <w:sz w:val="18"/>
            <w:szCs w:val="18"/>
          </w:rPr>
          <w:fldChar w:fldCharType="begin"/>
        </w:r>
        <w:r w:rsidR="008E08CA">
          <w:rPr>
            <w:sz w:val="18"/>
            <w:szCs w:val="18"/>
          </w:rPr>
          <w:instrText xml:space="preserve"> ADDIN ZOTERO_ITEM CSL_CITATION {"citationID":"2uDNiK6f","properties":{"formattedCitation":"\\super 15\\nosupersub{}","plainCitation":"15","noteIndex":0},"citationItems":[{"id":130,"uris":["http://zotero.org/users/local/uNYZvaCf/items/D4NLU2N4"],"uri":["http://zotero.org/users/local/uNYZvaCf/items/D4NLU2N4"],"itemData":{"id":130,"type":"article-journal","title":"A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ins>
      <w:r w:rsidR="008E08CA">
        <w:rPr>
          <w:sz w:val="18"/>
          <w:szCs w:val="18"/>
        </w:rPr>
        <w:fldChar w:fldCharType="separate"/>
      </w:r>
      <w:ins w:id="114" w:author="Stuart Jenkins" w:date="2019-08-09T15:01:00Z">
        <w:r w:rsidR="008E08CA" w:rsidRPr="008E08CA">
          <w:rPr>
            <w:rFonts w:ascii="Calibri" w:cs="Calibri"/>
            <w:sz w:val="18"/>
            <w:vertAlign w:val="superscript"/>
            <w:rPrChange w:id="115" w:author="Stuart Jenkins" w:date="2019-08-09T15:01:00Z">
              <w:rPr>
                <w:rFonts w:ascii="Times New Roman" w:hAnsi="Times New Roman" w:cs="Times New Roman"/>
                <w:vertAlign w:val="superscript"/>
              </w:rPr>
            </w:rPrChange>
          </w:rPr>
          <w:t>15</w:t>
        </w:r>
        <w:r w:rsidR="008E08CA">
          <w:rPr>
            <w:sz w:val="18"/>
            <w:szCs w:val="18"/>
          </w:rPr>
          <w:fldChar w:fldCharType="end"/>
        </w:r>
      </w:ins>
      <w:r w:rsidR="00D3154D">
        <w:rPr>
          <w:sz w:val="18"/>
          <w:szCs w:val="18"/>
        </w:rPr>
        <w:t>, such as those calculated in IAMs for SR15</w:t>
      </w:r>
      <w:ins w:id="116" w:author="Stuart Jenkins" w:date="2019-08-09T15:01:00Z">
        <w:r w:rsidR="008E08CA">
          <w:rPr>
            <w:sz w:val="18"/>
            <w:szCs w:val="18"/>
          </w:rPr>
          <w:fldChar w:fldCharType="begin"/>
        </w:r>
        <w:r w:rsidR="008E08CA">
          <w:rPr>
            <w:sz w:val="18"/>
            <w:szCs w:val="18"/>
          </w:rPr>
          <w:instrText xml:space="preserve"> ADDIN ZOTERO_ITEM CSL_CITATION {"citationID":"pzn6qZOy","properties":{"formattedCitation":"\\super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8E08CA">
        <w:rPr>
          <w:sz w:val="18"/>
          <w:szCs w:val="18"/>
        </w:rPr>
        <w:fldChar w:fldCharType="separate"/>
      </w:r>
      <w:ins w:id="117" w:author="Stuart Jenkins" w:date="2019-08-09T15:01:00Z">
        <w:r w:rsidR="008E08CA" w:rsidRPr="008E08CA">
          <w:rPr>
            <w:rFonts w:ascii="Calibri" w:cs="Calibri"/>
            <w:sz w:val="18"/>
            <w:vertAlign w:val="superscript"/>
            <w:rPrChange w:id="118" w:author="Stuart Jenkins" w:date="2019-08-09T15:01:00Z">
              <w:rPr>
                <w:rFonts w:ascii="Times New Roman" w:hAnsi="Times New Roman" w:cs="Times New Roman"/>
                <w:vertAlign w:val="superscript"/>
              </w:rPr>
            </w:rPrChange>
          </w:rPr>
          <w:t>8</w:t>
        </w:r>
        <w:r w:rsidR="008E08CA">
          <w:rPr>
            <w:sz w:val="18"/>
            <w:szCs w:val="18"/>
          </w:rPr>
          <w:fldChar w:fldCharType="end"/>
        </w:r>
      </w:ins>
      <w:r w:rsidR="00D3154D">
        <w:rPr>
          <w:sz w:val="18"/>
          <w:szCs w:val="18"/>
        </w:rPr>
        <w:t>. CO</w:t>
      </w:r>
      <w:r w:rsidR="00D3154D" w:rsidRPr="00D3154D">
        <w:rPr>
          <w:sz w:val="18"/>
          <w:szCs w:val="18"/>
          <w:vertAlign w:val="subscript"/>
        </w:rPr>
        <w:t>2</w:t>
      </w:r>
      <w:r w:rsidR="00D3154D">
        <w:rPr>
          <w:sz w:val="18"/>
          <w:szCs w:val="18"/>
        </w:rPr>
        <w:t>-forcing-equivalent emissions</w:t>
      </w:r>
      <w:r w:rsidR="002651F4">
        <w:rPr>
          <w:sz w:val="18"/>
          <w:szCs w:val="18"/>
        </w:rPr>
        <w:fldChar w:fldCharType="begin"/>
      </w:r>
      <w:ins w:id="119" w:author="Stuart Jenkins" w:date="2019-08-09T15:02:00Z">
        <w:r w:rsidR="008E08CA">
          <w:rPr>
            <w:sz w:val="18"/>
            <w:szCs w:val="18"/>
          </w:rPr>
          <w:instrText xml:space="preserve"> ADDIN ZOTERO_ITEM CSL_CITATION {"citationID":"o2QR7880","properties":{"formattedCitation":"\\super 16,17\\nosupersub{}","plainCitation":"16,17","noteIndex":0},"citationItems":[{"id":45,"uris":["http://zotero.org/users/local/uNYZvaCf/items/6N38MA6B"],"uri":["http://zotero.org/users/local/uNYZvaCf/items/6N38MA6B"],"itemData":{"id":45,"type":"article-journal","title":"Framing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R."}],"issued":{"date-parts":[["2018",3,28]]}}},{"id":187,"uris":["http://zotero.org/users/local/uNYZvaCf/items/98WJL5JI"],"uri":["http://zotero.org/users/local/uNYZvaCf/items/98WJL5JI"],"itemData":{"id":187,"type":"article-journal","title":"The Kyoto Protocol: CO2 CH4 and climate implications","container-title":"Geophysical Research Letters","page":"2285-2288","volume":"25","issue":"13","source":"Wiley Online Library","abstract":"Kyoto Protocol implications for CO2, temperature and sea level are examined. Three scenarios for post-Kyoto emissions reductions are considered. In all cases, the long-term consequences are small. The limitations specified under the Protocol are interpreted in terms of both CO2 and CH4 emissions reductions and a new emissions comparison index, the Forcing Equivalence Index (FEI), is introduced. The use of GWPs to assess CO2-equivalence is assessed.","DOI":"10.1029/98GL01855","ISSN":"1944-8007","title-short":"The Kyoto Protocol","language":"en","author":[{"family":"Wigley","given":"T. M. L."}],"issued":{"date-parts":[["1998"]]}}}],"schema":"https://github.com/citation-style-language/schema/raw/master/csl-citation.json"} </w:instrText>
        </w:r>
      </w:ins>
      <w:del w:id="120" w:author="Stuart Jenkins" w:date="2019-08-09T14:16:00Z">
        <w:r w:rsidR="000002D4" w:rsidDel="00045CB8">
          <w:rPr>
            <w:sz w:val="18"/>
            <w:szCs w:val="18"/>
          </w:rPr>
          <w:delInstrText xml:space="preserve"> ADDIN ZOTERO_ITEM CSL_CITATION {"citationID":"A1wcaqyH","properties":{"formattedCitation":"\\super 3\\nosupersub{}","plainCitation":"3","noteIndex":0},"citationItems":[{"id":45,"uris":["http://zotero.org/users/local/uNYZvaCf/items/6N38MA6B"],"uri":["http://zotero.org/users/local/uNYZvaCf/items/6N38MA6B"],"itemData":{"id":45,"type":"article-journal","title":"Framing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delInstrText>
        </w:r>
      </w:del>
      <w:r w:rsidR="002651F4">
        <w:rPr>
          <w:sz w:val="18"/>
          <w:szCs w:val="18"/>
        </w:rPr>
        <w:fldChar w:fldCharType="separate"/>
      </w:r>
      <w:ins w:id="121" w:author="Stuart Jenkins" w:date="2019-08-09T15:02:00Z">
        <w:r w:rsidR="008E08CA" w:rsidRPr="008E08CA">
          <w:rPr>
            <w:rFonts w:ascii="Calibri" w:cs="Calibri"/>
            <w:sz w:val="18"/>
            <w:vertAlign w:val="superscript"/>
            <w:rPrChange w:id="122" w:author="Stuart Jenkins" w:date="2019-08-09T15:02:00Z">
              <w:rPr>
                <w:rFonts w:ascii="Times New Roman" w:hAnsi="Times New Roman" w:cs="Times New Roman"/>
                <w:vertAlign w:val="superscript"/>
              </w:rPr>
            </w:rPrChange>
          </w:rPr>
          <w:t>16,17</w:t>
        </w:r>
      </w:ins>
      <w:del w:id="123" w:author="Stuart Jenkins" w:date="2019-08-09T14:16:00Z">
        <w:r w:rsidR="000002D4" w:rsidRPr="00CB2E69" w:rsidDel="00045CB8">
          <w:rPr>
            <w:rFonts w:ascii="Calibri" w:cs="Calibri"/>
            <w:sz w:val="18"/>
            <w:vertAlign w:val="superscript"/>
            <w:lang w:val="en-US"/>
          </w:rPr>
          <w:delText>3</w:delText>
        </w:r>
      </w:del>
      <w:r w:rsidR="002651F4">
        <w:rPr>
          <w:sz w:val="18"/>
          <w:szCs w:val="18"/>
        </w:rPr>
        <w:fldChar w:fldCharType="end"/>
      </w:r>
      <w:r w:rsidR="002651F4">
        <w:rPr>
          <w:sz w:val="18"/>
          <w:szCs w:val="18"/>
        </w:rPr>
        <w:t xml:space="preserve"> (CO</w:t>
      </w:r>
      <w:r w:rsidR="002651F4" w:rsidRPr="002651F4">
        <w:rPr>
          <w:sz w:val="18"/>
          <w:szCs w:val="18"/>
          <w:vertAlign w:val="subscript"/>
        </w:rPr>
        <w:t>2</w:t>
      </w:r>
      <w:r w:rsidR="002651F4">
        <w:rPr>
          <w:sz w:val="18"/>
          <w:szCs w:val="18"/>
        </w:rPr>
        <w:t>-fe)</w:t>
      </w:r>
      <w:r w:rsidR="00D3154D">
        <w:rPr>
          <w:sz w:val="18"/>
          <w:szCs w:val="18"/>
        </w:rPr>
        <w:t>, that is the CO</w:t>
      </w:r>
      <w:r w:rsidR="00D3154D" w:rsidRPr="002651F4">
        <w:rPr>
          <w:sz w:val="18"/>
          <w:szCs w:val="18"/>
          <w:vertAlign w:val="subscript"/>
        </w:rPr>
        <w:t>2</w:t>
      </w:r>
      <w:r w:rsidR="00D3154D">
        <w:rPr>
          <w:sz w:val="18"/>
          <w:szCs w:val="18"/>
        </w:rPr>
        <w:t xml:space="preserve"> emissions timeseries which </w:t>
      </w:r>
      <w:r w:rsidR="002651F4">
        <w:rPr>
          <w:sz w:val="18"/>
          <w:szCs w:val="18"/>
        </w:rPr>
        <w:t>results in the same radiative forcing pathway as the emissions timeseries of species X, provide a physically justified and time-horizon independent conversion to a CO</w:t>
      </w:r>
      <w:r w:rsidR="002651F4" w:rsidRPr="002651F4">
        <w:rPr>
          <w:sz w:val="18"/>
          <w:szCs w:val="18"/>
          <w:vertAlign w:val="subscript"/>
        </w:rPr>
        <w:t>2</w:t>
      </w:r>
      <w:r w:rsidR="002651F4">
        <w:rPr>
          <w:sz w:val="18"/>
          <w:szCs w:val="18"/>
        </w:rPr>
        <w:t>-equivalent emissions timeseries for all pollutants causing a radiative perturbation.</w:t>
      </w:r>
    </w:p>
    <w:p w14:paraId="47432416" w14:textId="77777777" w:rsidR="001E7D0F" w:rsidRDefault="001E7D0F" w:rsidP="001E7D0F">
      <w:pPr>
        <w:jc w:val="both"/>
        <w:rPr>
          <w:sz w:val="18"/>
          <w:szCs w:val="18"/>
        </w:rPr>
      </w:pPr>
    </w:p>
    <w:p w14:paraId="7D22CC4C" w14:textId="4F065A46" w:rsidR="00D3154D" w:rsidRDefault="001E7D0F" w:rsidP="001E7D0F">
      <w:pPr>
        <w:jc w:val="both"/>
        <w:rPr>
          <w:sz w:val="18"/>
          <w:szCs w:val="18"/>
        </w:rPr>
      </w:pPr>
      <w:r w:rsidRPr="001E7D0F">
        <w:rPr>
          <w:sz w:val="18"/>
          <w:szCs w:val="18"/>
        </w:rPr>
        <w:t xml:space="preserve">Here, we </w:t>
      </w:r>
      <w:r>
        <w:rPr>
          <w:sz w:val="18"/>
          <w:szCs w:val="18"/>
        </w:rPr>
        <w:t>consider</w:t>
      </w:r>
      <w:r w:rsidR="002651F4">
        <w:rPr>
          <w:sz w:val="18"/>
          <w:szCs w:val="18"/>
        </w:rPr>
        <w:t xml:space="preserve"> both the </w:t>
      </w:r>
      <w:r>
        <w:rPr>
          <w:sz w:val="18"/>
          <w:szCs w:val="18"/>
        </w:rPr>
        <w:t xml:space="preserve">contribution from </w:t>
      </w:r>
      <w:r w:rsidR="002651F4">
        <w:rPr>
          <w:sz w:val="18"/>
          <w:szCs w:val="18"/>
        </w:rPr>
        <w:t>non-CO</w:t>
      </w:r>
      <w:r w:rsidR="002651F4" w:rsidRPr="002651F4">
        <w:rPr>
          <w:sz w:val="18"/>
          <w:szCs w:val="18"/>
          <w:vertAlign w:val="subscript"/>
        </w:rPr>
        <w:t>2</w:t>
      </w:r>
      <w:r w:rsidR="002651F4">
        <w:rPr>
          <w:sz w:val="18"/>
          <w:szCs w:val="18"/>
        </w:rPr>
        <w:t xml:space="preserve"> </w:t>
      </w:r>
      <w:r>
        <w:rPr>
          <w:sz w:val="18"/>
          <w:szCs w:val="18"/>
        </w:rPr>
        <w:t xml:space="preserve">pollutants </w:t>
      </w:r>
      <w:r w:rsidR="002651F4">
        <w:rPr>
          <w:sz w:val="18"/>
          <w:szCs w:val="18"/>
        </w:rPr>
        <w:t xml:space="preserve">and the value of the TCRE in estimating the remaining global carbon budget. We </w:t>
      </w:r>
      <w:r>
        <w:rPr>
          <w:sz w:val="18"/>
          <w:szCs w:val="18"/>
        </w:rPr>
        <w:t>argue the gold</w:t>
      </w:r>
      <w:r w:rsidR="002651F4">
        <w:rPr>
          <w:sz w:val="18"/>
          <w:szCs w:val="18"/>
        </w:rPr>
        <w:t>-</w:t>
      </w:r>
      <w:r>
        <w:rPr>
          <w:sz w:val="18"/>
          <w:szCs w:val="18"/>
        </w:rPr>
        <w:t>standard</w:t>
      </w:r>
      <w:r w:rsidR="002651F4">
        <w:rPr>
          <w:sz w:val="18"/>
          <w:szCs w:val="18"/>
        </w:rPr>
        <w:t xml:space="preserve"> </w:t>
      </w:r>
      <w:r>
        <w:rPr>
          <w:sz w:val="18"/>
          <w:szCs w:val="18"/>
        </w:rPr>
        <w:t xml:space="preserve">method for </w:t>
      </w:r>
      <w:r w:rsidR="002651F4">
        <w:rPr>
          <w:sz w:val="18"/>
          <w:szCs w:val="18"/>
        </w:rPr>
        <w:t xml:space="preserve">budget </w:t>
      </w:r>
      <w:r>
        <w:rPr>
          <w:sz w:val="18"/>
          <w:szCs w:val="18"/>
        </w:rPr>
        <w:t>estimation</w:t>
      </w:r>
      <w:r w:rsidR="002651F4">
        <w:rPr>
          <w:sz w:val="18"/>
          <w:szCs w:val="18"/>
        </w:rPr>
        <w:t xml:space="preserve"> </w:t>
      </w:r>
      <w:r>
        <w:rPr>
          <w:sz w:val="18"/>
          <w:szCs w:val="18"/>
        </w:rPr>
        <w:t>which correctly accounts for th</w:t>
      </w:r>
      <w:r w:rsidR="002651F4">
        <w:rPr>
          <w:sz w:val="18"/>
          <w:szCs w:val="18"/>
        </w:rPr>
        <w:t>e</w:t>
      </w:r>
      <w:r>
        <w:rPr>
          <w:sz w:val="18"/>
          <w:szCs w:val="18"/>
        </w:rPr>
        <w:t xml:space="preserve"> </w:t>
      </w:r>
      <w:r w:rsidR="002651F4">
        <w:rPr>
          <w:sz w:val="18"/>
          <w:szCs w:val="18"/>
        </w:rPr>
        <w:t>non-CO</w:t>
      </w:r>
      <w:r w:rsidR="002651F4" w:rsidRPr="002651F4">
        <w:rPr>
          <w:sz w:val="18"/>
          <w:szCs w:val="18"/>
          <w:vertAlign w:val="subscript"/>
        </w:rPr>
        <w:t>2</w:t>
      </w:r>
      <w:r w:rsidR="002651F4">
        <w:rPr>
          <w:sz w:val="18"/>
          <w:szCs w:val="18"/>
        </w:rPr>
        <w:t xml:space="preserve"> </w:t>
      </w:r>
      <w:r>
        <w:rPr>
          <w:sz w:val="18"/>
          <w:szCs w:val="18"/>
        </w:rPr>
        <w:t>contribution uses CO</w:t>
      </w:r>
      <w:r w:rsidRPr="001E7D0F">
        <w:rPr>
          <w:sz w:val="18"/>
          <w:szCs w:val="18"/>
          <w:vertAlign w:val="subscript"/>
        </w:rPr>
        <w:t>2</w:t>
      </w:r>
      <w:r>
        <w:rPr>
          <w:sz w:val="18"/>
          <w:szCs w:val="18"/>
        </w:rPr>
        <w:t xml:space="preserve">-forcing-equivalent emissions </w:t>
      </w:r>
      <w:r w:rsidR="002651F4">
        <w:rPr>
          <w:sz w:val="18"/>
          <w:szCs w:val="18"/>
        </w:rPr>
        <w:t>and</w:t>
      </w:r>
      <w:r w:rsidR="00D3154D">
        <w:rPr>
          <w:sz w:val="18"/>
          <w:szCs w:val="18"/>
        </w:rPr>
        <w:t xml:space="preserve"> demonstrate</w:t>
      </w:r>
      <w:ins w:id="124" w:author="Stuart Jenkins" w:date="2019-08-09T15:04:00Z">
        <w:r w:rsidR="000025C7">
          <w:rPr>
            <w:sz w:val="18"/>
            <w:szCs w:val="18"/>
          </w:rPr>
          <w:t xml:space="preserve"> this</w:t>
        </w:r>
      </w:ins>
      <w:r w:rsidR="00D3154D">
        <w:rPr>
          <w:sz w:val="18"/>
          <w:szCs w:val="18"/>
        </w:rPr>
        <w:t xml:space="preserve"> for a number of 1.5</w:t>
      </w:r>
      <w:r w:rsidR="002651F4" w:rsidRPr="001E7D0F">
        <w:rPr>
          <w:rFonts w:ascii="Avenir Next" w:eastAsia="Cambria Math" w:hAnsi="Avenir Next"/>
          <w:sz w:val="18"/>
          <w:szCs w:val="18"/>
        </w:rPr>
        <w:t>℃</w:t>
      </w:r>
      <w:r w:rsidR="00D3154D">
        <w:rPr>
          <w:sz w:val="18"/>
          <w:szCs w:val="18"/>
        </w:rPr>
        <w:t xml:space="preserve"> and 2</w:t>
      </w:r>
      <w:r w:rsidR="002651F4" w:rsidRPr="001E7D0F">
        <w:rPr>
          <w:rFonts w:ascii="Avenir Next" w:eastAsia="Cambria Math" w:hAnsi="Avenir Next"/>
          <w:sz w:val="18"/>
          <w:szCs w:val="18"/>
        </w:rPr>
        <w:t>℃</w:t>
      </w:r>
      <w:r w:rsidR="00D3154D">
        <w:rPr>
          <w:sz w:val="18"/>
          <w:szCs w:val="18"/>
        </w:rPr>
        <w:t xml:space="preserve"> compatible scenarios in section 2. Section 3</w:t>
      </w:r>
      <w:r w:rsidR="008666A6">
        <w:rPr>
          <w:sz w:val="18"/>
          <w:szCs w:val="18"/>
        </w:rPr>
        <w:t xml:space="preserve"> discusses the TCRE uncertainty and demonstrates an observationally constrained TCRE distribution, discussing </w:t>
      </w:r>
      <w:ins w:id="125" w:author="Stuart Jenkins" w:date="2019-08-09T15:05:00Z">
        <w:r w:rsidR="000025C7">
          <w:rPr>
            <w:sz w:val="18"/>
            <w:szCs w:val="18"/>
          </w:rPr>
          <w:t xml:space="preserve">possible </w:t>
        </w:r>
      </w:ins>
      <w:del w:id="126" w:author="Stuart Jenkins" w:date="2019-08-09T15:05:00Z">
        <w:r w:rsidR="008666A6" w:rsidDel="000025C7">
          <w:rPr>
            <w:sz w:val="18"/>
            <w:szCs w:val="18"/>
          </w:rPr>
          <w:delText xml:space="preserve">likely </w:delText>
        </w:r>
      </w:del>
      <w:r w:rsidR="008666A6">
        <w:rPr>
          <w:sz w:val="18"/>
          <w:szCs w:val="18"/>
        </w:rPr>
        <w:t>methods to reduce this uncertainty</w:t>
      </w:r>
      <w:ins w:id="127" w:author="Stuart Jenkins" w:date="2019-08-09T15:05:00Z">
        <w:r w:rsidR="000025C7">
          <w:rPr>
            <w:sz w:val="18"/>
            <w:szCs w:val="18"/>
          </w:rPr>
          <w:t xml:space="preserve"> further</w:t>
        </w:r>
      </w:ins>
      <w:r w:rsidR="008666A6">
        <w:rPr>
          <w:sz w:val="18"/>
          <w:szCs w:val="18"/>
        </w:rPr>
        <w:t>. Section 4 pulls together the preceding work, showing how varying the TCRE and contributions from non-CO</w:t>
      </w:r>
      <w:r w:rsidR="008666A6" w:rsidRPr="008666A6">
        <w:rPr>
          <w:sz w:val="18"/>
          <w:szCs w:val="18"/>
          <w:vertAlign w:val="subscript"/>
        </w:rPr>
        <w:t>2</w:t>
      </w:r>
      <w:r w:rsidR="008666A6">
        <w:rPr>
          <w:sz w:val="18"/>
          <w:szCs w:val="18"/>
        </w:rPr>
        <w:t xml:space="preserve"> pollutants defines a remaining carbon budget. Section 5 </w:t>
      </w:r>
      <w:r w:rsidR="006C311E">
        <w:rPr>
          <w:sz w:val="18"/>
          <w:szCs w:val="18"/>
        </w:rPr>
        <w:t xml:space="preserve">includes a discussion of the work </w:t>
      </w:r>
      <w:del w:id="128" w:author="Stuart Jenkins" w:date="2019-08-09T15:05:00Z">
        <w:r w:rsidR="006C311E" w:rsidDel="00B11AF8">
          <w:rPr>
            <w:sz w:val="18"/>
            <w:szCs w:val="18"/>
          </w:rPr>
          <w:delText xml:space="preserve">together </w:delText>
        </w:r>
      </w:del>
      <w:r w:rsidR="006C311E">
        <w:rPr>
          <w:sz w:val="18"/>
          <w:szCs w:val="18"/>
        </w:rPr>
        <w:t xml:space="preserve">and </w:t>
      </w:r>
      <w:r w:rsidR="008666A6">
        <w:rPr>
          <w:sz w:val="18"/>
          <w:szCs w:val="18"/>
        </w:rPr>
        <w:t>concludes.</w:t>
      </w:r>
    </w:p>
    <w:p w14:paraId="344C7B78" w14:textId="518C6DE8" w:rsidR="00D3154D" w:rsidRDefault="00D3154D" w:rsidP="001E7D0F">
      <w:pPr>
        <w:jc w:val="both"/>
        <w:rPr>
          <w:sz w:val="18"/>
          <w:szCs w:val="18"/>
        </w:rPr>
      </w:pPr>
    </w:p>
    <w:p w14:paraId="1361491B" w14:textId="77777777" w:rsidR="00DE380E" w:rsidRDefault="00DE380E" w:rsidP="001E7D0F">
      <w:pPr>
        <w:jc w:val="both"/>
        <w:rPr>
          <w:sz w:val="18"/>
          <w:szCs w:val="18"/>
        </w:rPr>
      </w:pPr>
    </w:p>
    <w:p w14:paraId="34D3CEBB" w14:textId="543A9204" w:rsidR="006C311E" w:rsidRDefault="008666A6" w:rsidP="001E7D0F">
      <w:pPr>
        <w:jc w:val="both"/>
        <w:rPr>
          <w:b/>
          <w:bCs/>
          <w:i/>
          <w:iCs/>
          <w:sz w:val="18"/>
          <w:szCs w:val="18"/>
        </w:rPr>
      </w:pPr>
      <w:r>
        <w:rPr>
          <w:b/>
          <w:bCs/>
          <w:i/>
          <w:iCs/>
          <w:sz w:val="18"/>
          <w:szCs w:val="18"/>
        </w:rPr>
        <w:t>2. CO</w:t>
      </w:r>
      <w:r w:rsidRPr="008666A6">
        <w:rPr>
          <w:b/>
          <w:bCs/>
          <w:i/>
          <w:iCs/>
          <w:sz w:val="18"/>
          <w:szCs w:val="18"/>
          <w:vertAlign w:val="subscript"/>
        </w:rPr>
        <w:t>2</w:t>
      </w:r>
      <w:r>
        <w:rPr>
          <w:b/>
          <w:bCs/>
          <w:i/>
          <w:iCs/>
          <w:sz w:val="18"/>
          <w:szCs w:val="18"/>
        </w:rPr>
        <w:t>-forcing-equivalent emissions simplify the budget discussion</w:t>
      </w:r>
    </w:p>
    <w:p w14:paraId="66007FC3" w14:textId="77777777" w:rsidR="0041581C" w:rsidRPr="0041581C" w:rsidRDefault="0041581C" w:rsidP="001E7D0F">
      <w:pPr>
        <w:jc w:val="both"/>
        <w:rPr>
          <w:sz w:val="18"/>
          <w:szCs w:val="18"/>
        </w:rPr>
      </w:pPr>
    </w:p>
    <w:p w14:paraId="2A969B02" w14:textId="1AC8F312" w:rsidR="006D7E9C" w:rsidRDefault="006C311E" w:rsidP="001E7D0F">
      <w:pPr>
        <w:jc w:val="both"/>
        <w:rPr>
          <w:sz w:val="18"/>
          <w:szCs w:val="18"/>
        </w:rPr>
      </w:pPr>
      <w:r>
        <w:rPr>
          <w:sz w:val="18"/>
          <w:szCs w:val="18"/>
        </w:rPr>
        <w:t>CO</w:t>
      </w:r>
      <w:r w:rsidRPr="006C311E">
        <w:rPr>
          <w:sz w:val="18"/>
          <w:szCs w:val="18"/>
          <w:vertAlign w:val="subscript"/>
        </w:rPr>
        <w:t>2</w:t>
      </w:r>
      <w:r>
        <w:rPr>
          <w:sz w:val="18"/>
          <w:szCs w:val="18"/>
        </w:rPr>
        <w:t xml:space="preserve">-forcing-equivalent emissions, defined by Jenkins </w:t>
      </w:r>
      <w:r w:rsidRPr="006C311E">
        <w:rPr>
          <w:i/>
          <w:iCs/>
          <w:sz w:val="18"/>
          <w:szCs w:val="18"/>
        </w:rPr>
        <w:t>et al.</w:t>
      </w:r>
      <w:r w:rsidR="00701380">
        <w:rPr>
          <w:sz w:val="18"/>
          <w:szCs w:val="18"/>
        </w:rPr>
        <w:t xml:space="preserve"> (2018)</w:t>
      </w:r>
      <w:r w:rsidR="00701380">
        <w:rPr>
          <w:sz w:val="18"/>
          <w:szCs w:val="18"/>
        </w:rPr>
        <w:fldChar w:fldCharType="begin"/>
      </w:r>
      <w:ins w:id="129" w:author="Stuart Jenkins" w:date="2019-08-09T15:01:00Z">
        <w:r w:rsidR="008E08CA">
          <w:rPr>
            <w:sz w:val="18"/>
            <w:szCs w:val="18"/>
          </w:rPr>
          <w:instrText xml:space="preserve"> ADDIN ZOTERO_ITEM CSL_CITATION {"citationID":"JRLsnugH","properties":{"formattedCitation":"\\super 16\\nosupersub{}","plainCitation":"16","noteIndex":0},"citationItems":[{"id":45,"uris":["http://zotero.org/users/local/uNYZvaCf/items/6N38MA6B"],"uri":["http://zotero.org/users/local/uNYZvaCf/items/6N38MA6B"],"itemData":{"id":45,"type":"article-journal","title":"Framing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instrText>
        </w:r>
      </w:ins>
      <w:del w:id="130" w:author="Stuart Jenkins" w:date="2019-08-09T14:16:00Z">
        <w:r w:rsidR="00701380" w:rsidDel="00045CB8">
          <w:rPr>
            <w:sz w:val="18"/>
            <w:szCs w:val="18"/>
          </w:rPr>
          <w:delInstrText xml:space="preserve"> ADDIN ZOTERO_ITEM CSL_CITATION {"citationID":"JRLsnugH","properties":{"formattedCitation":"\\super 3\\nosupersub{}","plainCitation":"3","noteIndex":0},"citationItems":[{"id":45,"uris":["http://zotero.org/users/local/uNYZvaCf/items/6N38MA6B"],"uri":["http://zotero.org/users/local/uNYZvaCf/items/6N38MA6B"],"itemData":{"id":45,"type":"article-journal","title":"Framing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R."}],"issued":{"date-parts":[["2018",3,28]]}}}],"schema":"https://github.com/citation-style-language/schema/raw/master/csl-citation.json"} </w:delInstrText>
        </w:r>
      </w:del>
      <w:r w:rsidR="00701380">
        <w:rPr>
          <w:sz w:val="18"/>
          <w:szCs w:val="18"/>
        </w:rPr>
        <w:fldChar w:fldCharType="separate"/>
      </w:r>
      <w:ins w:id="131" w:author="Stuart Jenkins" w:date="2019-08-09T15:01:00Z">
        <w:r w:rsidR="008E08CA" w:rsidRPr="008E08CA">
          <w:rPr>
            <w:rFonts w:ascii="Calibri" w:cs="Calibri"/>
            <w:sz w:val="18"/>
            <w:vertAlign w:val="superscript"/>
            <w:rPrChange w:id="132" w:author="Stuart Jenkins" w:date="2019-08-09T15:01:00Z">
              <w:rPr>
                <w:rFonts w:ascii="Times New Roman" w:hAnsi="Times New Roman" w:cs="Times New Roman"/>
                <w:vertAlign w:val="superscript"/>
              </w:rPr>
            </w:rPrChange>
          </w:rPr>
          <w:t>16</w:t>
        </w:r>
      </w:ins>
      <w:del w:id="133" w:author="Stuart Jenkins" w:date="2019-08-09T14:16:00Z">
        <w:r w:rsidR="00701380" w:rsidRPr="00CB2E69" w:rsidDel="00045CB8">
          <w:rPr>
            <w:rFonts w:ascii="Calibri" w:cs="Calibri"/>
            <w:sz w:val="18"/>
            <w:vertAlign w:val="superscript"/>
            <w:lang w:val="en-US"/>
          </w:rPr>
          <w:delText>3</w:delText>
        </w:r>
      </w:del>
      <w:r w:rsidR="00701380">
        <w:rPr>
          <w:sz w:val="18"/>
          <w:szCs w:val="18"/>
        </w:rPr>
        <w:fldChar w:fldCharType="end"/>
      </w:r>
      <w:r w:rsidR="00701380">
        <w:rPr>
          <w:sz w:val="18"/>
          <w:szCs w:val="18"/>
        </w:rPr>
        <w:t xml:space="preserve">, </w:t>
      </w:r>
      <w:r w:rsidR="00E74FFC">
        <w:rPr>
          <w:sz w:val="18"/>
          <w:szCs w:val="18"/>
        </w:rPr>
        <w:t>converts an emissions timeseries of any climate pollutant to an emissions timeseries of CO</w:t>
      </w:r>
      <w:r w:rsidR="00E74FFC" w:rsidRPr="00E74FFC">
        <w:rPr>
          <w:sz w:val="18"/>
          <w:szCs w:val="18"/>
          <w:vertAlign w:val="subscript"/>
        </w:rPr>
        <w:t>2</w:t>
      </w:r>
      <w:r w:rsidR="00E74FFC">
        <w:rPr>
          <w:sz w:val="18"/>
          <w:szCs w:val="18"/>
        </w:rPr>
        <w:t xml:space="preserve"> by requiring they correspond to the same radiative forcing pathway. </w:t>
      </w:r>
      <w:r w:rsidR="006D7E9C">
        <w:rPr>
          <w:sz w:val="18"/>
          <w:szCs w:val="18"/>
        </w:rPr>
        <w:t xml:space="preserve">This distils the communication of a complex multi-gas emissions scenario where the pollutants act over a range of timescales and with various efficacies into a single carbon-equivalent budget which behaves in a physically sensible manner. </w:t>
      </w:r>
    </w:p>
    <w:p w14:paraId="26702D8B" w14:textId="77777777" w:rsidR="006D7E9C" w:rsidRDefault="006D7E9C" w:rsidP="001E7D0F">
      <w:pPr>
        <w:jc w:val="both"/>
        <w:rPr>
          <w:sz w:val="18"/>
          <w:szCs w:val="18"/>
        </w:rPr>
      </w:pPr>
    </w:p>
    <w:p w14:paraId="1B1BDC1A" w14:textId="66869DF0" w:rsidR="007C062D" w:rsidRDefault="00E74FFC" w:rsidP="001E7D0F">
      <w:pPr>
        <w:jc w:val="both"/>
        <w:rPr>
          <w:sz w:val="18"/>
          <w:szCs w:val="18"/>
        </w:rPr>
      </w:pPr>
      <w:r>
        <w:rPr>
          <w:sz w:val="18"/>
          <w:szCs w:val="18"/>
        </w:rPr>
        <w:t>Figure 1a plots a number of scenarios for future CO</w:t>
      </w:r>
      <w:r w:rsidRPr="00E74FFC">
        <w:rPr>
          <w:sz w:val="18"/>
          <w:szCs w:val="18"/>
          <w:vertAlign w:val="subscript"/>
        </w:rPr>
        <w:t>2</w:t>
      </w:r>
      <w:r>
        <w:rPr>
          <w:sz w:val="18"/>
          <w:szCs w:val="18"/>
        </w:rPr>
        <w:t xml:space="preserve"> emissions from the IIASA SR15 scenario database</w:t>
      </w:r>
      <w:ins w:id="134" w:author="Stuart Jenkins" w:date="2019-08-09T17:53:00Z">
        <w:r w:rsidR="005F41B8">
          <w:rPr>
            <w:sz w:val="18"/>
            <w:szCs w:val="18"/>
          </w:rPr>
          <w:fldChar w:fldCharType="begin"/>
        </w:r>
        <w:r w:rsidR="005F41B8">
          <w:rPr>
            <w:sz w:val="18"/>
            <w:szCs w:val="18"/>
          </w:rPr>
          <w:instrText xml:space="preserve"> ADDIN ZOTERO_ITEM CSL_CITATION {"citationID":"hFYPQfuE","properties":{"formattedCitation":"\\super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sidR="005F41B8">
        <w:rPr>
          <w:sz w:val="18"/>
          <w:szCs w:val="18"/>
        </w:rPr>
        <w:fldChar w:fldCharType="separate"/>
      </w:r>
      <w:ins w:id="135" w:author="Stuart Jenkins" w:date="2019-08-09T17:53:00Z">
        <w:r w:rsidR="005F41B8" w:rsidRPr="005F41B8">
          <w:rPr>
            <w:rFonts w:ascii="Calibri" w:cs="Calibri"/>
            <w:sz w:val="18"/>
            <w:vertAlign w:val="superscript"/>
            <w:rPrChange w:id="136" w:author="Stuart Jenkins" w:date="2019-08-09T17:53:00Z">
              <w:rPr>
                <w:rFonts w:ascii="Times New Roman" w:hAnsi="Times New Roman" w:cs="Times New Roman"/>
                <w:vertAlign w:val="superscript"/>
              </w:rPr>
            </w:rPrChange>
          </w:rPr>
          <w:t>8</w:t>
        </w:r>
        <w:r w:rsidR="005F41B8">
          <w:rPr>
            <w:sz w:val="18"/>
            <w:szCs w:val="18"/>
          </w:rPr>
          <w:fldChar w:fldCharType="end"/>
        </w:r>
      </w:ins>
      <w:r>
        <w:rPr>
          <w:sz w:val="18"/>
          <w:szCs w:val="18"/>
        </w:rPr>
        <w:t>. They are coloured by ambition</w:t>
      </w:r>
      <w:r w:rsidR="006D7E9C">
        <w:rPr>
          <w:sz w:val="18"/>
          <w:szCs w:val="18"/>
        </w:rPr>
        <w:t xml:space="preserve"> according to their label in the database</w:t>
      </w:r>
      <w:r>
        <w:rPr>
          <w:sz w:val="18"/>
          <w:szCs w:val="18"/>
        </w:rPr>
        <w:t>; dark blue corresponds to scenarios tagged as 1.5</w:t>
      </w:r>
      <w:r w:rsidRPr="001E7D0F">
        <w:rPr>
          <w:rFonts w:ascii="Avenir Next" w:eastAsia="Cambria Math" w:hAnsi="Avenir Next"/>
          <w:sz w:val="18"/>
          <w:szCs w:val="18"/>
        </w:rPr>
        <w:t>℃</w:t>
      </w:r>
      <w:r>
        <w:rPr>
          <w:sz w:val="18"/>
          <w:szCs w:val="18"/>
        </w:rPr>
        <w:t xml:space="preserve">-compatible, light orange corresponds to </w:t>
      </w:r>
    </w:p>
    <w:p w14:paraId="06584D5D" w14:textId="6919A89A" w:rsidR="00BE633F" w:rsidRDefault="00522A3D" w:rsidP="001E7D0F">
      <w:pPr>
        <w:jc w:val="both"/>
        <w:rPr>
          <w:sz w:val="18"/>
          <w:szCs w:val="18"/>
        </w:rPr>
      </w:pPr>
      <w:r>
        <w:rPr>
          <w:noProof/>
          <w:sz w:val="18"/>
          <w:szCs w:val="18"/>
        </w:rPr>
        <w:lastRenderedPageBreak/>
        <mc:AlternateContent>
          <mc:Choice Requires="wps">
            <w:drawing>
              <wp:anchor distT="0" distB="0" distL="114300" distR="114300" simplePos="0" relativeHeight="251657216" behindDoc="0" locked="0" layoutInCell="1" allowOverlap="1" wp14:anchorId="0D81E3DF" wp14:editId="558B8CE0">
                <wp:simplePos x="0" y="0"/>
                <wp:positionH relativeFrom="column">
                  <wp:posOffset>-84455</wp:posOffset>
                </wp:positionH>
                <wp:positionV relativeFrom="paragraph">
                  <wp:posOffset>7940463</wp:posOffset>
                </wp:positionV>
                <wp:extent cx="6350000" cy="1405255"/>
                <wp:effectExtent l="0" t="0" r="0" b="4445"/>
                <wp:wrapNone/>
                <wp:docPr id="2" name="Text Box 2"/>
                <wp:cNvGraphicFramePr/>
                <a:graphic xmlns:a="http://schemas.openxmlformats.org/drawingml/2006/main">
                  <a:graphicData uri="http://schemas.microsoft.com/office/word/2010/wordprocessingShape">
                    <wps:wsp>
                      <wps:cNvSpPr txBox="1"/>
                      <wps:spPr>
                        <a:xfrm>
                          <a:off x="0" y="0"/>
                          <a:ext cx="6350000" cy="1405255"/>
                        </a:xfrm>
                        <a:prstGeom prst="rect">
                          <a:avLst/>
                        </a:prstGeom>
                        <a:solidFill>
                          <a:schemeClr val="lt1"/>
                        </a:solidFill>
                        <a:ln w="6350">
                          <a:noFill/>
                        </a:ln>
                      </wps:spPr>
                      <wps:txbx>
                        <w:txbxContent>
                          <w:p w14:paraId="1A48806D" w14:textId="61FBE19B" w:rsidR="004C1720" w:rsidRPr="00BE633F" w:rsidRDefault="004C1720" w:rsidP="00522A3D">
                            <w:pPr>
                              <w:jc w:val="both"/>
                              <w:rPr>
                                <w:sz w:val="18"/>
                                <w:szCs w:val="18"/>
                              </w:rPr>
                            </w:pPr>
                            <w:r w:rsidRPr="00BE633F">
                              <w:rPr>
                                <w:b/>
                                <w:bCs/>
                                <w:sz w:val="18"/>
                                <w:szCs w:val="18"/>
                              </w:rPr>
                              <w:t>Figure 1</w:t>
                            </w:r>
                            <w:r w:rsidRPr="00BE633F">
                              <w:rPr>
                                <w:sz w:val="18"/>
                                <w:szCs w:val="18"/>
                              </w:rPr>
                              <w:t xml:space="preserve">: Panel a </w:t>
                            </w:r>
                            <w:proofErr w:type="gramStart"/>
                            <w:r>
                              <w:rPr>
                                <w:sz w:val="18"/>
                                <w:szCs w:val="18"/>
                              </w:rPr>
                              <w:t>plots</w:t>
                            </w:r>
                            <w:proofErr w:type="gramEnd"/>
                            <w:r>
                              <w:rPr>
                                <w:sz w:val="18"/>
                                <w:szCs w:val="18"/>
                              </w:rPr>
                              <w:t xml:space="preserve"> a range of CO</w:t>
                            </w:r>
                            <w:r w:rsidRPr="00BE633F">
                              <w:rPr>
                                <w:sz w:val="18"/>
                                <w:szCs w:val="18"/>
                                <w:vertAlign w:val="subscript"/>
                              </w:rPr>
                              <w:t>2</w:t>
                            </w:r>
                            <w:r>
                              <w:rPr>
                                <w:sz w:val="18"/>
                                <w:szCs w:val="18"/>
                              </w:rPr>
                              <w:t xml:space="preserve"> emissions scenarios (2000-2100) from that IIASA SR15 scenario database. Panel b plots the corresponding non-CO</w:t>
                            </w:r>
                            <w:r w:rsidRPr="00BE633F">
                              <w:rPr>
                                <w:sz w:val="18"/>
                                <w:szCs w:val="18"/>
                                <w:vertAlign w:val="subscript"/>
                              </w:rPr>
                              <w:t>2</w:t>
                            </w:r>
                            <w:r>
                              <w:rPr>
                                <w:sz w:val="18"/>
                                <w:szCs w:val="18"/>
                              </w:rPr>
                              <w:t xml:space="preserve"> radiative forcing scenarios for each CO</w:t>
                            </w:r>
                            <w:r w:rsidRPr="00BE633F">
                              <w:rPr>
                                <w:sz w:val="18"/>
                                <w:szCs w:val="18"/>
                                <w:vertAlign w:val="subscript"/>
                              </w:rPr>
                              <w:t>2</w:t>
                            </w:r>
                            <w:r>
                              <w:rPr>
                                <w:sz w:val="18"/>
                                <w:szCs w:val="18"/>
                              </w:rPr>
                              <w:t xml:space="preserve"> emissions timeseries. Panel c plots the cumulative CO</w:t>
                            </w:r>
                            <w:r w:rsidRPr="00BE633F">
                              <w:rPr>
                                <w:sz w:val="18"/>
                                <w:szCs w:val="18"/>
                                <w:vertAlign w:val="subscript"/>
                              </w:rPr>
                              <w:t>2</w:t>
                            </w:r>
                            <w:r>
                              <w:rPr>
                                <w:sz w:val="18"/>
                                <w:szCs w:val="18"/>
                              </w:rPr>
                              <w:t xml:space="preserve"> emissions, while panel d plots the cumulative non-CO</w:t>
                            </w:r>
                            <w:r w:rsidRPr="00BE633F">
                              <w:rPr>
                                <w:sz w:val="18"/>
                                <w:szCs w:val="18"/>
                                <w:vertAlign w:val="subscript"/>
                              </w:rPr>
                              <w:t>2</w:t>
                            </w:r>
                            <w:r>
                              <w:rPr>
                                <w:sz w:val="18"/>
                                <w:szCs w:val="18"/>
                              </w:rPr>
                              <w:t xml:space="preserve"> CO</w:t>
                            </w:r>
                            <w:r w:rsidRPr="00BE633F">
                              <w:rPr>
                                <w:sz w:val="18"/>
                                <w:szCs w:val="18"/>
                                <w:vertAlign w:val="subscript"/>
                              </w:rPr>
                              <w:t>2</w:t>
                            </w:r>
                            <w:r>
                              <w:rPr>
                                <w:sz w:val="18"/>
                                <w:szCs w:val="18"/>
                              </w:rPr>
                              <w:t>-fe emissions timeseries. The axes of panels c and d are rescaled so a direct comparison of the relative contributions from CO</w:t>
                            </w:r>
                            <w:r w:rsidRPr="00BE633F">
                              <w:rPr>
                                <w:sz w:val="18"/>
                                <w:szCs w:val="18"/>
                                <w:vertAlign w:val="subscript"/>
                              </w:rPr>
                              <w:t>2</w:t>
                            </w:r>
                            <w:r>
                              <w:rPr>
                                <w:sz w:val="18"/>
                                <w:szCs w:val="18"/>
                              </w:rPr>
                              <w:t xml:space="preserve"> and non-CO</w:t>
                            </w:r>
                            <w:r w:rsidRPr="00BE633F">
                              <w:rPr>
                                <w:sz w:val="18"/>
                                <w:szCs w:val="18"/>
                                <w:vertAlign w:val="subscript"/>
                              </w:rPr>
                              <w:t>2</w:t>
                            </w:r>
                            <w:r>
                              <w:rPr>
                                <w:sz w:val="18"/>
                                <w:szCs w:val="18"/>
                              </w:rPr>
                              <w:t xml:space="preserve"> pollutants can </w:t>
                            </w:r>
                            <w:proofErr w:type="gramStart"/>
                            <w:r>
                              <w:rPr>
                                <w:sz w:val="18"/>
                                <w:szCs w:val="18"/>
                              </w:rPr>
                              <w:t>be made</w:t>
                            </w:r>
                            <w:proofErr w:type="gramEnd"/>
                            <w:r>
                              <w:rPr>
                                <w:sz w:val="18"/>
                                <w:szCs w:val="18"/>
                              </w:rPr>
                              <w:t>. Panel e plots the temperature response in solid lines, and the total cumulative CO</w:t>
                            </w:r>
                            <w:r w:rsidRPr="00BE633F">
                              <w:rPr>
                                <w:sz w:val="18"/>
                                <w:szCs w:val="18"/>
                                <w:vertAlign w:val="subscript"/>
                              </w:rPr>
                              <w:t>2</w:t>
                            </w:r>
                            <w:r>
                              <w:rPr>
                                <w:sz w:val="18"/>
                                <w:szCs w:val="18"/>
                              </w:rPr>
                              <w:t xml:space="preserve"> emissions timeseries in black dotted lines. Panel f plots temperature anomaly as a function of cumulative CO</w:t>
                            </w:r>
                            <w:r w:rsidRPr="00522A3D">
                              <w:rPr>
                                <w:sz w:val="18"/>
                                <w:szCs w:val="18"/>
                                <w:vertAlign w:val="subscript"/>
                              </w:rPr>
                              <w:t>2</w:t>
                            </w:r>
                            <w:r>
                              <w:rPr>
                                <w:sz w:val="18"/>
                                <w:szCs w:val="18"/>
                              </w:rPr>
                              <w:t>-fe (solid) and CO</w:t>
                            </w:r>
                            <w:r w:rsidRPr="00522A3D">
                              <w:rPr>
                                <w:sz w:val="18"/>
                                <w:szCs w:val="18"/>
                                <w:vertAlign w:val="subscript"/>
                              </w:rPr>
                              <w:t>2</w:t>
                            </w:r>
                            <w:r>
                              <w:rPr>
                                <w:sz w:val="18"/>
                                <w:szCs w:val="18"/>
                              </w:rPr>
                              <w:t>-only (dotted) emissions, demonstrating how CO</w:t>
                            </w:r>
                            <w:r w:rsidRPr="00522A3D">
                              <w:rPr>
                                <w:sz w:val="18"/>
                                <w:szCs w:val="18"/>
                                <w:vertAlign w:val="subscript"/>
                              </w:rPr>
                              <w:t>2</w:t>
                            </w:r>
                            <w:r>
                              <w:rPr>
                                <w:sz w:val="18"/>
                                <w:szCs w:val="18"/>
                              </w:rPr>
                              <w:t>-fe emissions produce a physically representative CO2-equivalent emissions timeseries. In all panels the colours correspond to different levels of ambition in the scenarios as tagged in the IIASA database: dark blue refers to 1.5</w:t>
                            </w:r>
                            <w:r w:rsidRPr="001E7D0F">
                              <w:rPr>
                                <w:rFonts w:ascii="Avenir Next" w:eastAsia="Cambria Math" w:hAnsi="Avenir Next"/>
                                <w:sz w:val="18"/>
                                <w:szCs w:val="18"/>
                              </w:rPr>
                              <w:t>℃</w:t>
                            </w:r>
                            <w:r>
                              <w:rPr>
                                <w:sz w:val="18"/>
                                <w:szCs w:val="18"/>
                              </w:rPr>
                              <w:t>-compatible, light orange refers to 2.0</w:t>
                            </w:r>
                            <w:r w:rsidRPr="001E7D0F">
                              <w:rPr>
                                <w:rFonts w:ascii="Avenir Next" w:eastAsia="Cambria Math" w:hAnsi="Avenir Next"/>
                                <w:sz w:val="18"/>
                                <w:szCs w:val="18"/>
                              </w:rPr>
                              <w:t>℃</w:t>
                            </w:r>
                            <w:r>
                              <w:rPr>
                                <w:sz w:val="18"/>
                                <w:szCs w:val="18"/>
                              </w:rPr>
                              <w:t>-lower-compatible, dark orange refers to 2.0</w:t>
                            </w:r>
                            <w:r w:rsidRPr="001E7D0F">
                              <w:rPr>
                                <w:rFonts w:ascii="Avenir Next" w:eastAsia="Cambria Math" w:hAnsi="Avenir Next"/>
                                <w:sz w:val="18"/>
                                <w:szCs w:val="18"/>
                              </w:rPr>
                              <w:t>℃</w:t>
                            </w:r>
                            <w:r>
                              <w:rPr>
                                <w:sz w:val="18"/>
                                <w:szCs w:val="18"/>
                              </w:rPr>
                              <w:t>-higher-compatible scenarios.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D81E3DF" id="_x0000_t202" coordsize="21600,21600" o:spt="202" path="m,l,21600r21600,l21600,xe">
                <v:stroke joinstyle="miter"/>
                <v:path gradientshapeok="t" o:connecttype="rect"/>
              </v:shapetype>
              <v:shape id="Text Box 2" o:spid="_x0000_s1026" type="#_x0000_t202" style="position:absolute;left:0;text-align:left;margin-left:-6.65pt;margin-top:625.25pt;width:500pt;height:110.6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" fillcolor="white [3201]" stroked="f" strokeweight=".5pt">
                <v:textbox>
                  <w:txbxContent>
                    <w:p w14:paraId="1A48806D" w14:textId="61FBE19B" w:rsidR="004C1720" w:rsidRPr="00BE633F" w:rsidRDefault="004C1720" w:rsidP="00522A3D">
                      <w:pPr>
                        <w:jc w:val="both"/>
                        <w:rPr>
                          <w:sz w:val="18"/>
                          <w:szCs w:val="18"/>
                        </w:rPr>
                      </w:pPr>
                      <w:r w:rsidRPr="00BE633F">
                        <w:rPr>
                          <w:b/>
                          <w:bCs/>
                          <w:sz w:val="18"/>
                          <w:szCs w:val="18"/>
                        </w:rPr>
                        <w:t>Figure 1</w:t>
                      </w:r>
                      <w:r w:rsidRPr="00BE633F">
                        <w:rPr>
                          <w:sz w:val="18"/>
                          <w:szCs w:val="18"/>
                        </w:rPr>
                        <w:t xml:space="preserve">: Panel a </w:t>
                      </w:r>
                      <w:proofErr w:type="gramStart"/>
                      <w:r>
                        <w:rPr>
                          <w:sz w:val="18"/>
                          <w:szCs w:val="18"/>
                        </w:rPr>
                        <w:t>plots</w:t>
                      </w:r>
                      <w:proofErr w:type="gramEnd"/>
                      <w:r>
                        <w:rPr>
                          <w:sz w:val="18"/>
                          <w:szCs w:val="18"/>
                        </w:rPr>
                        <w:t xml:space="preserve"> a range of CO</w:t>
                      </w:r>
                      <w:r w:rsidRPr="00BE633F">
                        <w:rPr>
                          <w:sz w:val="18"/>
                          <w:szCs w:val="18"/>
                          <w:vertAlign w:val="subscript"/>
                        </w:rPr>
                        <w:t>2</w:t>
                      </w:r>
                      <w:r>
                        <w:rPr>
                          <w:sz w:val="18"/>
                          <w:szCs w:val="18"/>
                        </w:rPr>
                        <w:t xml:space="preserve"> emissions scenarios (2000-2100) from that IIASA SR15 scenario database. Panel b plots the corresponding non-CO</w:t>
                      </w:r>
                      <w:r w:rsidRPr="00BE633F">
                        <w:rPr>
                          <w:sz w:val="18"/>
                          <w:szCs w:val="18"/>
                          <w:vertAlign w:val="subscript"/>
                        </w:rPr>
                        <w:t>2</w:t>
                      </w:r>
                      <w:r>
                        <w:rPr>
                          <w:sz w:val="18"/>
                          <w:szCs w:val="18"/>
                        </w:rPr>
                        <w:t xml:space="preserve"> radiative forcing scenarios for each CO</w:t>
                      </w:r>
                      <w:r w:rsidRPr="00BE633F">
                        <w:rPr>
                          <w:sz w:val="18"/>
                          <w:szCs w:val="18"/>
                          <w:vertAlign w:val="subscript"/>
                        </w:rPr>
                        <w:t>2</w:t>
                      </w:r>
                      <w:r>
                        <w:rPr>
                          <w:sz w:val="18"/>
                          <w:szCs w:val="18"/>
                        </w:rPr>
                        <w:t xml:space="preserve"> emissions timeseries. Panel c plots the cumulative CO</w:t>
                      </w:r>
                      <w:r w:rsidRPr="00BE633F">
                        <w:rPr>
                          <w:sz w:val="18"/>
                          <w:szCs w:val="18"/>
                          <w:vertAlign w:val="subscript"/>
                        </w:rPr>
                        <w:t>2</w:t>
                      </w:r>
                      <w:r>
                        <w:rPr>
                          <w:sz w:val="18"/>
                          <w:szCs w:val="18"/>
                        </w:rPr>
                        <w:t xml:space="preserve"> emissions, while panel d plots the cumulative non-CO</w:t>
                      </w:r>
                      <w:r w:rsidRPr="00BE633F">
                        <w:rPr>
                          <w:sz w:val="18"/>
                          <w:szCs w:val="18"/>
                          <w:vertAlign w:val="subscript"/>
                        </w:rPr>
                        <w:t>2</w:t>
                      </w:r>
                      <w:r>
                        <w:rPr>
                          <w:sz w:val="18"/>
                          <w:szCs w:val="18"/>
                        </w:rPr>
                        <w:t xml:space="preserve"> CO</w:t>
                      </w:r>
                      <w:r w:rsidRPr="00BE633F">
                        <w:rPr>
                          <w:sz w:val="18"/>
                          <w:szCs w:val="18"/>
                          <w:vertAlign w:val="subscript"/>
                        </w:rPr>
                        <w:t>2</w:t>
                      </w:r>
                      <w:r>
                        <w:rPr>
                          <w:sz w:val="18"/>
                          <w:szCs w:val="18"/>
                        </w:rPr>
                        <w:t>-fe emissions timeseries. The axes of panels c and d are rescaled so a direct comparison of the relative contributions from CO</w:t>
                      </w:r>
                      <w:r w:rsidRPr="00BE633F">
                        <w:rPr>
                          <w:sz w:val="18"/>
                          <w:szCs w:val="18"/>
                          <w:vertAlign w:val="subscript"/>
                        </w:rPr>
                        <w:t>2</w:t>
                      </w:r>
                      <w:r>
                        <w:rPr>
                          <w:sz w:val="18"/>
                          <w:szCs w:val="18"/>
                        </w:rPr>
                        <w:t xml:space="preserve"> and non-CO</w:t>
                      </w:r>
                      <w:r w:rsidRPr="00BE633F">
                        <w:rPr>
                          <w:sz w:val="18"/>
                          <w:szCs w:val="18"/>
                          <w:vertAlign w:val="subscript"/>
                        </w:rPr>
                        <w:t>2</w:t>
                      </w:r>
                      <w:r>
                        <w:rPr>
                          <w:sz w:val="18"/>
                          <w:szCs w:val="18"/>
                        </w:rPr>
                        <w:t xml:space="preserve"> pollutants can </w:t>
                      </w:r>
                      <w:proofErr w:type="gramStart"/>
                      <w:r>
                        <w:rPr>
                          <w:sz w:val="18"/>
                          <w:szCs w:val="18"/>
                        </w:rPr>
                        <w:t>be made</w:t>
                      </w:r>
                      <w:proofErr w:type="gramEnd"/>
                      <w:r>
                        <w:rPr>
                          <w:sz w:val="18"/>
                          <w:szCs w:val="18"/>
                        </w:rPr>
                        <w:t>. Panel e plots the temperature response in solid lines, and the total cumulative CO</w:t>
                      </w:r>
                      <w:r w:rsidRPr="00BE633F">
                        <w:rPr>
                          <w:sz w:val="18"/>
                          <w:szCs w:val="18"/>
                          <w:vertAlign w:val="subscript"/>
                        </w:rPr>
                        <w:t>2</w:t>
                      </w:r>
                      <w:r>
                        <w:rPr>
                          <w:sz w:val="18"/>
                          <w:szCs w:val="18"/>
                        </w:rPr>
                        <w:t xml:space="preserve"> emissions timeseries in black dotted lines. Panel f plots temperature anomaly as a function of cumulative CO</w:t>
                      </w:r>
                      <w:r w:rsidRPr="00522A3D">
                        <w:rPr>
                          <w:sz w:val="18"/>
                          <w:szCs w:val="18"/>
                          <w:vertAlign w:val="subscript"/>
                        </w:rPr>
                        <w:t>2</w:t>
                      </w:r>
                      <w:r>
                        <w:rPr>
                          <w:sz w:val="18"/>
                          <w:szCs w:val="18"/>
                        </w:rPr>
                        <w:t>-fe (solid) and CO</w:t>
                      </w:r>
                      <w:r w:rsidRPr="00522A3D">
                        <w:rPr>
                          <w:sz w:val="18"/>
                          <w:szCs w:val="18"/>
                          <w:vertAlign w:val="subscript"/>
                        </w:rPr>
                        <w:t>2</w:t>
                      </w:r>
                      <w:r>
                        <w:rPr>
                          <w:sz w:val="18"/>
                          <w:szCs w:val="18"/>
                        </w:rPr>
                        <w:t>-only (dotted) emissions, demonstrating how CO</w:t>
                      </w:r>
                      <w:r w:rsidRPr="00522A3D">
                        <w:rPr>
                          <w:sz w:val="18"/>
                          <w:szCs w:val="18"/>
                          <w:vertAlign w:val="subscript"/>
                        </w:rPr>
                        <w:t>2</w:t>
                      </w:r>
                      <w:r>
                        <w:rPr>
                          <w:sz w:val="18"/>
                          <w:szCs w:val="18"/>
                        </w:rPr>
                        <w:t>-fe emissions produce a physically representative CO2-equivalent emissions timeseries. In all panels the colours correspond to different levels of ambition in the scenarios as tagged in the IIASA database: dark blue refers to 1.5</w:t>
                      </w:r>
                      <w:r w:rsidRPr="001E7D0F">
                        <w:rPr>
                          <w:rFonts w:ascii="Avenir Next" w:eastAsia="Cambria Math" w:hAnsi="Avenir Next"/>
                          <w:sz w:val="18"/>
                          <w:szCs w:val="18"/>
                        </w:rPr>
                        <w:t>℃</w:t>
                      </w:r>
                      <w:r>
                        <w:rPr>
                          <w:sz w:val="18"/>
                          <w:szCs w:val="18"/>
                        </w:rPr>
                        <w:t>-compatible, light orange refers to 2.0</w:t>
                      </w:r>
                      <w:r w:rsidRPr="001E7D0F">
                        <w:rPr>
                          <w:rFonts w:ascii="Avenir Next" w:eastAsia="Cambria Math" w:hAnsi="Avenir Next"/>
                          <w:sz w:val="18"/>
                          <w:szCs w:val="18"/>
                        </w:rPr>
                        <w:t>℃</w:t>
                      </w:r>
                      <w:r>
                        <w:rPr>
                          <w:sz w:val="18"/>
                          <w:szCs w:val="18"/>
                        </w:rPr>
                        <w:t>-lower-compatible, dark orange refers to 2.0</w:t>
                      </w:r>
                      <w:r w:rsidRPr="001E7D0F">
                        <w:rPr>
                          <w:rFonts w:ascii="Avenir Next" w:eastAsia="Cambria Math" w:hAnsi="Avenir Next"/>
                          <w:sz w:val="18"/>
                          <w:szCs w:val="18"/>
                        </w:rPr>
                        <w:t>℃</w:t>
                      </w:r>
                      <w:r>
                        <w:rPr>
                          <w:sz w:val="18"/>
                          <w:szCs w:val="18"/>
                        </w:rPr>
                        <w:t>-higher-compatible scenarios.</w:t>
                      </w:r>
                    </w:p>
                  </w:txbxContent>
                </v:textbox>
              </v:shape>
            </w:pict>
          </mc:Fallback>
        </mc:AlternateContent>
      </w:r>
      <w:r>
        <w:rPr>
          <w:noProof/>
          <w:sz w:val="18"/>
          <w:szCs w:val="18"/>
        </w:rPr>
        <w:drawing>
          <wp:anchor distT="0" distB="0" distL="114300" distR="114300" simplePos="0" relativeHeight="251656192" behindDoc="1" locked="0" layoutInCell="1" allowOverlap="1" wp14:anchorId="1A799E61" wp14:editId="65A848EF">
            <wp:simplePos x="0" y="0"/>
            <wp:positionH relativeFrom="column">
              <wp:posOffset>-812800</wp:posOffset>
            </wp:positionH>
            <wp:positionV relativeFrom="page">
              <wp:posOffset>-532977</wp:posOffset>
            </wp:positionV>
            <wp:extent cx="7788910" cy="10385425"/>
            <wp:effectExtent l="0" t="0" r="0" b="3175"/>
            <wp:wrapTight wrapText="bothSides">
              <wp:wrapPolygon edited="0">
                <wp:start x="0" y="0"/>
                <wp:lineTo x="0" y="21580"/>
                <wp:lineTo x="21554" y="21580"/>
                <wp:lineTo x="2155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df"/>
                    <pic:cNvPicPr/>
                  </pic:nvPicPr>
                  <pic:blipFill>
                    <a:blip r:embed="rId6">
                      <a:extLst>
                        <a:ext uri="{28A0092B-C50C-407E-A947-70E740481C1C}">
                          <a14:useLocalDpi xmlns:a14="http://schemas.microsoft.com/office/drawing/2010/main" val="0"/>
                        </a:ext>
                      </a:extLst>
                    </a:blip>
                    <a:stretch>
                      <a:fillRect/>
                    </a:stretch>
                  </pic:blipFill>
                  <pic:spPr>
                    <a:xfrm>
                      <a:off x="0" y="0"/>
                      <a:ext cx="7788910" cy="10385425"/>
                    </a:xfrm>
                    <a:prstGeom prst="rect">
                      <a:avLst/>
                    </a:prstGeom>
                  </pic:spPr>
                </pic:pic>
              </a:graphicData>
            </a:graphic>
            <wp14:sizeRelH relativeFrom="page">
              <wp14:pctWidth>0</wp14:pctWidth>
            </wp14:sizeRelH>
            <wp14:sizeRelV relativeFrom="page">
              <wp14:pctHeight>0</wp14:pctHeight>
            </wp14:sizeRelV>
          </wp:anchor>
        </w:drawing>
      </w:r>
    </w:p>
    <w:p w14:paraId="04C0BB15" w14:textId="69D3A1B5" w:rsidR="001534AA" w:rsidRDefault="006E6F32" w:rsidP="001534AA">
      <w:pPr>
        <w:jc w:val="both"/>
        <w:rPr>
          <w:sz w:val="18"/>
          <w:szCs w:val="18"/>
        </w:rPr>
      </w:pPr>
      <w:r>
        <w:rPr>
          <w:noProof/>
          <w:sz w:val="18"/>
          <w:szCs w:val="18"/>
        </w:rPr>
        <w:lastRenderedPageBreak/>
        <mc:AlternateContent>
          <mc:Choice Requires="wps">
            <w:drawing>
              <wp:anchor distT="0" distB="0" distL="114300" distR="114300" simplePos="0" relativeHeight="251660288" behindDoc="0" locked="0" layoutInCell="1" allowOverlap="1" wp14:anchorId="397F1541" wp14:editId="0402F7AF">
                <wp:simplePos x="0" y="0"/>
                <wp:positionH relativeFrom="column">
                  <wp:posOffset>-84667</wp:posOffset>
                </wp:positionH>
                <wp:positionV relativeFrom="paragraph">
                  <wp:posOffset>1769533</wp:posOffset>
                </wp:positionV>
                <wp:extent cx="6350000" cy="804334"/>
                <wp:effectExtent l="0" t="0" r="0" b="0"/>
                <wp:wrapNone/>
                <wp:docPr id="6" name="Text Box 6"/>
                <wp:cNvGraphicFramePr/>
                <a:graphic xmlns:a="http://schemas.openxmlformats.org/drawingml/2006/main">
                  <a:graphicData uri="http://schemas.microsoft.com/office/word/2010/wordprocessingShape">
                    <wps:wsp>
                      <wps:cNvSpPr txBox="1"/>
                      <wps:spPr>
                        <a:xfrm>
                          <a:off x="0" y="0"/>
                          <a:ext cx="6350000" cy="804334"/>
                        </a:xfrm>
                        <a:prstGeom prst="rect">
                          <a:avLst/>
                        </a:prstGeom>
                        <a:solidFill>
                          <a:schemeClr val="lt1"/>
                        </a:solidFill>
                        <a:ln w="6350">
                          <a:noFill/>
                        </a:ln>
                      </wps:spPr>
                      <wps:txbx>
                        <w:txbxContent>
                          <w:p w14:paraId="1BB41895" w14:textId="545C3DF0" w:rsidR="004C1720" w:rsidRPr="00BE633F" w:rsidRDefault="004C1720" w:rsidP="001534AA">
                            <w:pPr>
                              <w:jc w:val="both"/>
                              <w:rPr>
                                <w:sz w:val="18"/>
                                <w:szCs w:val="18"/>
                              </w:rPr>
                            </w:pPr>
                            <w:r w:rsidRPr="00BE633F">
                              <w:rPr>
                                <w:b/>
                                <w:bCs/>
                                <w:sz w:val="18"/>
                                <w:szCs w:val="18"/>
                              </w:rPr>
                              <w:t xml:space="preserve">Figure </w:t>
                            </w:r>
                            <w:r>
                              <w:rPr>
                                <w:b/>
                                <w:bCs/>
                                <w:sz w:val="18"/>
                                <w:szCs w:val="18"/>
                              </w:rPr>
                              <w:t>2</w:t>
                            </w:r>
                            <w:r w:rsidRPr="00BE633F">
                              <w:rPr>
                                <w:sz w:val="18"/>
                                <w:szCs w:val="18"/>
                              </w:rPr>
                              <w:t xml:space="preserve">: </w:t>
                            </w:r>
                            <w:r>
                              <w:rPr>
                                <w:sz w:val="18"/>
                                <w:szCs w:val="18"/>
                              </w:rPr>
                              <w:t>CO</w:t>
                            </w:r>
                            <w:r w:rsidRPr="001534AA">
                              <w:rPr>
                                <w:sz w:val="18"/>
                                <w:szCs w:val="18"/>
                                <w:vertAlign w:val="subscript"/>
                              </w:rPr>
                              <w:t>2</w:t>
                            </w:r>
                            <w:r>
                              <w:rPr>
                                <w:sz w:val="18"/>
                                <w:szCs w:val="18"/>
                              </w:rPr>
                              <w:t>-forcing-equivalent emissions timeseries for the median of all IIASA SR15 database 1.5</w:t>
                            </w:r>
                            <w:r w:rsidRPr="001E7D0F">
                              <w:rPr>
                                <w:rFonts w:ascii="Avenir Next" w:eastAsia="Cambria Math" w:hAnsi="Avenir Next"/>
                                <w:sz w:val="18"/>
                                <w:szCs w:val="18"/>
                              </w:rPr>
                              <w:t>℃</w:t>
                            </w:r>
                            <w:r>
                              <w:rPr>
                                <w:sz w:val="18"/>
                                <w:szCs w:val="18"/>
                              </w:rPr>
                              <w:t xml:space="preserve">-compatible scenarios plotted in figure 1. Panel a </w:t>
                            </w:r>
                            <w:proofErr w:type="gramStart"/>
                            <w:r>
                              <w:rPr>
                                <w:sz w:val="18"/>
                                <w:szCs w:val="18"/>
                              </w:rPr>
                              <w:t>shows</w:t>
                            </w:r>
                            <w:proofErr w:type="gramEnd"/>
                            <w:r>
                              <w:rPr>
                                <w:sz w:val="18"/>
                                <w:szCs w:val="18"/>
                              </w:rPr>
                              <w:t xml:space="preserve"> annual emissions timeseries, panel b shows cumulative emissions. The solid line in panel b shows the total cumulative CO</w:t>
                            </w:r>
                            <w:r w:rsidRPr="001534AA">
                              <w:rPr>
                                <w:sz w:val="18"/>
                                <w:szCs w:val="18"/>
                                <w:vertAlign w:val="subscript"/>
                              </w:rPr>
                              <w:t>2</w:t>
                            </w:r>
                            <w:r>
                              <w:rPr>
                                <w:sz w:val="18"/>
                                <w:szCs w:val="18"/>
                              </w:rPr>
                              <w:t>-fe emissions with the dotted line plotting the temperature response to those emissions. CO</w:t>
                            </w:r>
                            <w:r w:rsidRPr="00206CF0">
                              <w:rPr>
                                <w:sz w:val="18"/>
                                <w:szCs w:val="18"/>
                                <w:vertAlign w:val="subscript"/>
                              </w:rPr>
                              <w:t>2</w:t>
                            </w:r>
                            <w:r>
                              <w:rPr>
                                <w:sz w:val="18"/>
                                <w:szCs w:val="18"/>
                              </w:rPr>
                              <w:t>-fe emissions can go negative quickly because of a spike in emissions of a pollutant with a negative RF contribution (e.g. aerosols before 2015) or because of declining emissions of a short-lived pollutant with a positive RF contribution (e.g. methane after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F1541" id="Text Box 6" o:spid="_x0000_s1027" type="#_x0000_t202" style="position:absolute;left:0;text-align:left;margin-left:-6.65pt;margin-top:139.35pt;width:500pt;height:63.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" fillcolor="white [3201]" stroked="f" strokeweight=".5pt">
                <v:textbox>
                  <w:txbxContent>
                    <w:p w14:paraId="1BB41895" w14:textId="545C3DF0" w:rsidR="004C1720" w:rsidRPr="00BE633F" w:rsidRDefault="004C1720" w:rsidP="001534AA">
                      <w:pPr>
                        <w:jc w:val="both"/>
                        <w:rPr>
                          <w:sz w:val="18"/>
                          <w:szCs w:val="18"/>
                        </w:rPr>
                      </w:pPr>
                      <w:r w:rsidRPr="00BE633F">
                        <w:rPr>
                          <w:b/>
                          <w:bCs/>
                          <w:sz w:val="18"/>
                          <w:szCs w:val="18"/>
                        </w:rPr>
                        <w:t xml:space="preserve">Figure </w:t>
                      </w:r>
                      <w:r>
                        <w:rPr>
                          <w:b/>
                          <w:bCs/>
                          <w:sz w:val="18"/>
                          <w:szCs w:val="18"/>
                        </w:rPr>
                        <w:t>2</w:t>
                      </w:r>
                      <w:r w:rsidRPr="00BE633F">
                        <w:rPr>
                          <w:sz w:val="18"/>
                          <w:szCs w:val="18"/>
                        </w:rPr>
                        <w:t xml:space="preserve">: </w:t>
                      </w:r>
                      <w:r>
                        <w:rPr>
                          <w:sz w:val="18"/>
                          <w:szCs w:val="18"/>
                        </w:rPr>
                        <w:t>CO</w:t>
                      </w:r>
                      <w:r w:rsidRPr="001534AA">
                        <w:rPr>
                          <w:sz w:val="18"/>
                          <w:szCs w:val="18"/>
                          <w:vertAlign w:val="subscript"/>
                        </w:rPr>
                        <w:t>2</w:t>
                      </w:r>
                      <w:r>
                        <w:rPr>
                          <w:sz w:val="18"/>
                          <w:szCs w:val="18"/>
                        </w:rPr>
                        <w:t>-forcing-equivalent emissions timeseries for the median of all IIASA SR15 database 1.5</w:t>
                      </w:r>
                      <w:r w:rsidRPr="001E7D0F">
                        <w:rPr>
                          <w:rFonts w:ascii="Avenir Next" w:eastAsia="Cambria Math" w:hAnsi="Avenir Next"/>
                          <w:sz w:val="18"/>
                          <w:szCs w:val="18"/>
                        </w:rPr>
                        <w:t>℃</w:t>
                      </w:r>
                      <w:r>
                        <w:rPr>
                          <w:sz w:val="18"/>
                          <w:szCs w:val="18"/>
                        </w:rPr>
                        <w:t xml:space="preserve">-compatible scenarios plotted in figure 1. Panel a </w:t>
                      </w:r>
                      <w:proofErr w:type="gramStart"/>
                      <w:r>
                        <w:rPr>
                          <w:sz w:val="18"/>
                          <w:szCs w:val="18"/>
                        </w:rPr>
                        <w:t>shows</w:t>
                      </w:r>
                      <w:proofErr w:type="gramEnd"/>
                      <w:r>
                        <w:rPr>
                          <w:sz w:val="18"/>
                          <w:szCs w:val="18"/>
                        </w:rPr>
                        <w:t xml:space="preserve"> annual emissions timeseries, panel b shows cumulative emissions. The solid line in panel b shows the total cumulative CO</w:t>
                      </w:r>
                      <w:r w:rsidRPr="001534AA">
                        <w:rPr>
                          <w:sz w:val="18"/>
                          <w:szCs w:val="18"/>
                          <w:vertAlign w:val="subscript"/>
                        </w:rPr>
                        <w:t>2</w:t>
                      </w:r>
                      <w:r>
                        <w:rPr>
                          <w:sz w:val="18"/>
                          <w:szCs w:val="18"/>
                        </w:rPr>
                        <w:t>-fe emissions with the dotted line plotting the temperature response to those emissions. CO</w:t>
                      </w:r>
                      <w:r w:rsidRPr="00206CF0">
                        <w:rPr>
                          <w:sz w:val="18"/>
                          <w:szCs w:val="18"/>
                          <w:vertAlign w:val="subscript"/>
                        </w:rPr>
                        <w:t>2</w:t>
                      </w:r>
                      <w:r>
                        <w:rPr>
                          <w:sz w:val="18"/>
                          <w:szCs w:val="18"/>
                        </w:rPr>
                        <w:t>-fe emissions can go negative quickly because of a spike in emissions of a pollutant with a negative RF contribution (e.g. aerosols before 2015) or because of declining emissions of a short-lived pollutant with a positive RF contribution (e.g. methane after 2025).</w:t>
                      </w:r>
                    </w:p>
                  </w:txbxContent>
                </v:textbox>
              </v:shape>
            </w:pict>
          </mc:Fallback>
        </mc:AlternateContent>
      </w:r>
      <w:r w:rsidR="001534AA">
        <w:rPr>
          <w:noProof/>
          <w:sz w:val="18"/>
          <w:szCs w:val="18"/>
        </w:rPr>
        <w:drawing>
          <wp:anchor distT="0" distB="0" distL="114300" distR="114300" simplePos="0" relativeHeight="251654142" behindDoc="1" locked="0" layoutInCell="1" allowOverlap="1" wp14:anchorId="1DC0831B" wp14:editId="00E4958C">
            <wp:simplePos x="0" y="0"/>
            <wp:positionH relativeFrom="column">
              <wp:posOffset>-626745</wp:posOffset>
            </wp:positionH>
            <wp:positionV relativeFrom="page">
              <wp:posOffset>160655</wp:posOffset>
            </wp:positionV>
            <wp:extent cx="7264400" cy="2541905"/>
            <wp:effectExtent l="0" t="0" r="0" b="0"/>
            <wp:wrapTight wrapText="bothSides">
              <wp:wrapPolygon edited="0">
                <wp:start x="0" y="0"/>
                <wp:lineTo x="0" y="21476"/>
                <wp:lineTo x="21562" y="21476"/>
                <wp:lineTo x="215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pdf"/>
                    <pic:cNvPicPr/>
                  </pic:nvPicPr>
                  <pic:blipFill>
                    <a:blip r:embed="rId7">
                      <a:extLst>
                        <a:ext uri="{28A0092B-C50C-407E-A947-70E740481C1C}">
                          <a14:useLocalDpi xmlns:a14="http://schemas.microsoft.com/office/drawing/2010/main" val="0"/>
                        </a:ext>
                      </a:extLst>
                    </a:blip>
                    <a:stretch>
                      <a:fillRect/>
                    </a:stretch>
                  </pic:blipFill>
                  <pic:spPr>
                    <a:xfrm>
                      <a:off x="0" y="0"/>
                      <a:ext cx="7264400" cy="2541905"/>
                    </a:xfrm>
                    <a:prstGeom prst="rect">
                      <a:avLst/>
                    </a:prstGeom>
                  </pic:spPr>
                </pic:pic>
              </a:graphicData>
            </a:graphic>
            <wp14:sizeRelH relativeFrom="page">
              <wp14:pctWidth>0</wp14:pctWidth>
            </wp14:sizeRelH>
            <wp14:sizeRelV relativeFrom="page">
              <wp14:pctHeight>0</wp14:pctHeight>
            </wp14:sizeRelV>
          </wp:anchor>
        </w:drawing>
      </w:r>
    </w:p>
    <w:p w14:paraId="560592FC" w14:textId="77777777" w:rsidR="001534AA" w:rsidRDefault="001534AA" w:rsidP="001534AA">
      <w:pPr>
        <w:jc w:val="both"/>
        <w:rPr>
          <w:sz w:val="18"/>
          <w:szCs w:val="18"/>
        </w:rPr>
      </w:pPr>
    </w:p>
    <w:p w14:paraId="1893E8FF" w14:textId="77777777" w:rsidR="001534AA" w:rsidRDefault="001534AA" w:rsidP="001534AA">
      <w:pPr>
        <w:jc w:val="both"/>
        <w:rPr>
          <w:sz w:val="18"/>
          <w:szCs w:val="18"/>
        </w:rPr>
      </w:pPr>
    </w:p>
    <w:p w14:paraId="23FFB9D4" w14:textId="77777777" w:rsidR="001534AA" w:rsidRDefault="001534AA" w:rsidP="001534AA">
      <w:pPr>
        <w:jc w:val="both"/>
        <w:rPr>
          <w:sz w:val="18"/>
          <w:szCs w:val="18"/>
        </w:rPr>
      </w:pPr>
    </w:p>
    <w:p w14:paraId="2AE78746" w14:textId="77777777" w:rsidR="001534AA" w:rsidRDefault="001534AA" w:rsidP="001534AA">
      <w:pPr>
        <w:jc w:val="both"/>
        <w:rPr>
          <w:sz w:val="18"/>
          <w:szCs w:val="18"/>
        </w:rPr>
      </w:pPr>
    </w:p>
    <w:p w14:paraId="3A96A4E1" w14:textId="77777777" w:rsidR="006E6F32" w:rsidRDefault="006E6F32" w:rsidP="001534AA">
      <w:pPr>
        <w:jc w:val="both"/>
        <w:rPr>
          <w:sz w:val="18"/>
          <w:szCs w:val="18"/>
        </w:rPr>
      </w:pPr>
    </w:p>
    <w:p w14:paraId="14E57D77" w14:textId="77777777" w:rsidR="006E6F32" w:rsidRDefault="006E6F32" w:rsidP="001534AA">
      <w:pPr>
        <w:jc w:val="both"/>
        <w:rPr>
          <w:sz w:val="18"/>
          <w:szCs w:val="18"/>
        </w:rPr>
      </w:pPr>
    </w:p>
    <w:p w14:paraId="3AE80FF4" w14:textId="77777777" w:rsidR="00D52AB3" w:rsidRDefault="00D52AB3" w:rsidP="001534AA">
      <w:pPr>
        <w:jc w:val="both"/>
        <w:rPr>
          <w:sz w:val="18"/>
          <w:szCs w:val="18"/>
        </w:rPr>
      </w:pPr>
    </w:p>
    <w:p w14:paraId="246B3F44" w14:textId="6601AD3B" w:rsidR="001534AA" w:rsidRDefault="00DE380E" w:rsidP="001534AA">
      <w:pPr>
        <w:jc w:val="both"/>
        <w:rPr>
          <w:sz w:val="18"/>
          <w:szCs w:val="18"/>
        </w:rPr>
      </w:pPr>
      <w:r>
        <w:rPr>
          <w:sz w:val="18"/>
          <w:szCs w:val="18"/>
        </w:rPr>
        <w:t>lower-2</w:t>
      </w:r>
      <w:r w:rsidRPr="001E7D0F">
        <w:rPr>
          <w:rFonts w:ascii="Avenir Next" w:eastAsia="Cambria Math" w:hAnsi="Avenir Next"/>
          <w:sz w:val="18"/>
          <w:szCs w:val="18"/>
        </w:rPr>
        <w:t>℃</w:t>
      </w:r>
      <w:r>
        <w:rPr>
          <w:sz w:val="18"/>
          <w:szCs w:val="18"/>
        </w:rPr>
        <w:t>-compatible, and dark orange corresponds to higher-2</w:t>
      </w:r>
      <w:r w:rsidRPr="001E7D0F">
        <w:rPr>
          <w:rFonts w:ascii="Avenir Next" w:eastAsia="Cambria Math" w:hAnsi="Avenir Next"/>
          <w:sz w:val="18"/>
          <w:szCs w:val="18"/>
        </w:rPr>
        <w:t>℃</w:t>
      </w:r>
      <w:r>
        <w:rPr>
          <w:sz w:val="18"/>
          <w:szCs w:val="18"/>
        </w:rPr>
        <w:t>-compatible. The corresponding non-CO</w:t>
      </w:r>
      <w:r w:rsidRPr="00565E59">
        <w:rPr>
          <w:sz w:val="18"/>
          <w:szCs w:val="18"/>
          <w:vertAlign w:val="subscript"/>
        </w:rPr>
        <w:t>2</w:t>
      </w:r>
      <w:r>
        <w:rPr>
          <w:sz w:val="18"/>
          <w:szCs w:val="18"/>
        </w:rPr>
        <w:t xml:space="preserve"> radiative forcing (RF) pathways </w:t>
      </w:r>
      <w:proofErr w:type="gramStart"/>
      <w:r>
        <w:rPr>
          <w:sz w:val="18"/>
          <w:szCs w:val="18"/>
        </w:rPr>
        <w:t>are plotted</w:t>
      </w:r>
      <w:proofErr w:type="gramEnd"/>
      <w:r>
        <w:rPr>
          <w:sz w:val="18"/>
          <w:szCs w:val="18"/>
        </w:rPr>
        <w:t xml:space="preserve"> in panel 1b (the difference between the total RF and the CO</w:t>
      </w:r>
      <w:r w:rsidRPr="00565E59">
        <w:rPr>
          <w:sz w:val="18"/>
          <w:szCs w:val="18"/>
          <w:vertAlign w:val="subscript"/>
        </w:rPr>
        <w:t>2</w:t>
      </w:r>
      <w:r>
        <w:rPr>
          <w:sz w:val="18"/>
          <w:szCs w:val="18"/>
        </w:rPr>
        <w:t xml:space="preserve"> RF pathways). Panel 1c shows the cumulative </w:t>
      </w:r>
      <w:r w:rsidRPr="00F53A60">
        <w:rPr>
          <w:sz w:val="18"/>
          <w:szCs w:val="18"/>
        </w:rPr>
        <w:t>CO</w:t>
      </w:r>
      <w:r w:rsidRPr="00F53A60">
        <w:rPr>
          <w:sz w:val="18"/>
          <w:szCs w:val="18"/>
          <w:vertAlign w:val="subscript"/>
        </w:rPr>
        <w:t>2</w:t>
      </w:r>
      <w:r w:rsidR="00F53A60">
        <w:rPr>
          <w:sz w:val="18"/>
          <w:szCs w:val="18"/>
        </w:rPr>
        <w:t xml:space="preserve"> </w:t>
      </w:r>
      <w:r w:rsidR="001534AA" w:rsidRPr="00F53A60">
        <w:rPr>
          <w:sz w:val="18"/>
          <w:szCs w:val="18"/>
        </w:rPr>
        <w:t>emissions</w:t>
      </w:r>
      <w:r w:rsidR="001534AA">
        <w:rPr>
          <w:sz w:val="18"/>
          <w:szCs w:val="18"/>
        </w:rPr>
        <w:t xml:space="preserve"> and panel 1d shows the corresponding cumulative non-CO</w:t>
      </w:r>
      <w:r w:rsidR="001534AA" w:rsidRPr="0041581C">
        <w:rPr>
          <w:sz w:val="18"/>
          <w:szCs w:val="18"/>
          <w:vertAlign w:val="subscript"/>
        </w:rPr>
        <w:t>2</w:t>
      </w:r>
      <w:r w:rsidR="001534AA">
        <w:rPr>
          <w:sz w:val="18"/>
          <w:szCs w:val="18"/>
        </w:rPr>
        <w:t xml:space="preserve"> CO</w:t>
      </w:r>
      <w:r w:rsidR="001534AA" w:rsidRPr="0041581C">
        <w:rPr>
          <w:sz w:val="18"/>
          <w:szCs w:val="18"/>
          <w:vertAlign w:val="subscript"/>
        </w:rPr>
        <w:t>2</w:t>
      </w:r>
      <w:r w:rsidR="001534AA">
        <w:rPr>
          <w:sz w:val="18"/>
          <w:szCs w:val="18"/>
        </w:rPr>
        <w:t>-fe emissions timeseries as computed with the FaIRv1.0 simple climate model</w:t>
      </w:r>
      <w:r w:rsidR="001534AA">
        <w:rPr>
          <w:sz w:val="18"/>
          <w:szCs w:val="18"/>
        </w:rPr>
        <w:fldChar w:fldCharType="begin"/>
      </w:r>
      <w:ins w:id="137" w:author="Stuart Jenkins" w:date="2019-08-09T15:01:00Z">
        <w:r w:rsidR="008E08CA">
          <w:rPr>
            <w:sz w:val="18"/>
            <w:szCs w:val="18"/>
          </w:rPr>
          <w:instrText xml:space="preserve"> ADDIN ZOTERO_ITEM CSL_CITATION {"citationID":"aHcDWXZH","properties":{"formattedCitation":"\\super 10,16\\nosupersub{}","plainCitation":"10,16","noteIndex":0},"citationItems":[{"id":45,"uris":["http://zotero.org/users/local/uNYZvaCf/items/6N38MA6B"],"uri":["http://zotero.org/users/local/uNYZvaCf/items/6N38MA6B"],"itemData":{"id":45,"type":"article-journal","title":"Framing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ins>
      <w:del w:id="138" w:author="Stuart Jenkins" w:date="2019-08-09T14:16:00Z">
        <w:r w:rsidR="001534AA" w:rsidDel="00045CB8">
          <w:rPr>
            <w:sz w:val="18"/>
            <w:szCs w:val="18"/>
          </w:rPr>
          <w:delInstrText xml:space="preserve"> ADDIN ZOTERO_ITEM CSL_CITATION {"citationID":"aHcDWXZH","properties":{"formattedCitation":"\\super 3,4\\nosupersub{}","plainCitation":"3,4","noteIndex":0},"citationItems":[{"id":45,"uris":["http://zotero.org/users/local/uNYZvaCf/items/6N38MA6B"],"uri":["http://zotero.org/users/local/uNYZvaCf/items/6N38MA6B"],"itemData":{"id":45,"type":"article-journal","title":"Framing Climate Goals in Terms of Cumulative CO2-Forcing-Equivalent Emissions","container-title":"Geophysical Research Letters","page":"2795-2804","volume":"45","issue":"6","source":"Wiley Online Library","abstract":"The relationship between cumulative CO2 emissions and CO2-induced warming is determined by the Transient Climate Response to Emissions (TCRE), but total anthropogenic warming also depends on non-CO2 forcing, complicating the interpretation of emissions budgets based on CO2 alone. An alternative is to frame emissions budgets in terms of CO2-forcing-equivalent (CO2-fe) emissions—the CO2 emissions that would yield a given total anthropogenic radiative forcing pathway. Unlike conventional “CO2-equivalent” emissions, these are directly related to warming by the TCRE and need to fall to zero to stabilize warming: hence, CO2-fe emissions generalize the concept of a cumulative carbon budget to multigas scenarios. Cumulative CO2-fe emissions from 1870 to 2015 inclusive are found to be 2,900 ± 600 GtCO2-fe, increasing at a rate of 67 ± 9.5 GtCO2-fe/yr. A TCRE range of 0.8–2.5°C per 1,000 GtC implies a total budget for 0.6°C of additional warming above the present decade of 880–2,750 GtCO2-fe, with 1,290 GtCO2-fe implied by the Coupled Model Intercomparison Project Phase 5 median response, corresponding to 19 years' CO2-fe emissions at the current rate.","DOI":"10.1002/2017GL076173","ISSN":"1944-8007","language":"en","author":[{"family":"Jenkins","given":"S."},{"family":"Millar","given":"R. J."},{"family":"Leach","given":"N."},{"family":"Allen","given":"M. R."}],"issued":{"date-parts":[["2018",3,28]]}}},{"id":15,"uris":["http://zotero.org/users/local/uNYZvaCf/items/UNV9YC9A"],"uri":["http://zotero.org/users/local/uNYZvaCf/items/UNV9YC9A"],"itemData":{"id":15,"type":"article-journal","title":"A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delInstrText>
        </w:r>
      </w:del>
      <w:r w:rsidR="001534AA">
        <w:rPr>
          <w:sz w:val="18"/>
          <w:szCs w:val="18"/>
        </w:rPr>
        <w:fldChar w:fldCharType="separate"/>
      </w:r>
      <w:ins w:id="139" w:author="Stuart Jenkins" w:date="2019-08-09T15:01:00Z">
        <w:r w:rsidR="008E08CA" w:rsidRPr="008E08CA">
          <w:rPr>
            <w:rFonts w:ascii="Calibri" w:cs="Calibri"/>
            <w:sz w:val="18"/>
            <w:vertAlign w:val="superscript"/>
            <w:rPrChange w:id="140" w:author="Stuart Jenkins" w:date="2019-08-09T15:01:00Z">
              <w:rPr>
                <w:rFonts w:ascii="Times New Roman" w:hAnsi="Times New Roman" w:cs="Times New Roman"/>
                <w:vertAlign w:val="superscript"/>
              </w:rPr>
            </w:rPrChange>
          </w:rPr>
          <w:t>10,16</w:t>
        </w:r>
      </w:ins>
      <w:del w:id="141" w:author="Stuart Jenkins" w:date="2019-08-09T14:16:00Z">
        <w:r w:rsidR="001534AA" w:rsidRPr="00CB2E69" w:rsidDel="00045CB8">
          <w:rPr>
            <w:rFonts w:ascii="Calibri" w:cs="Calibri"/>
            <w:sz w:val="18"/>
            <w:vertAlign w:val="superscript"/>
            <w:lang w:val="en-US"/>
          </w:rPr>
          <w:delText>3,4</w:delText>
        </w:r>
      </w:del>
      <w:r w:rsidR="001534AA">
        <w:rPr>
          <w:sz w:val="18"/>
          <w:szCs w:val="18"/>
        </w:rPr>
        <w:fldChar w:fldCharType="end"/>
      </w:r>
      <w:r w:rsidR="001534AA">
        <w:rPr>
          <w:sz w:val="18"/>
          <w:szCs w:val="18"/>
        </w:rPr>
        <w:t xml:space="preserve">. </w:t>
      </w:r>
      <w:proofErr w:type="spellStart"/>
      <w:r w:rsidR="001534AA">
        <w:rPr>
          <w:sz w:val="18"/>
          <w:szCs w:val="18"/>
        </w:rPr>
        <w:t>FaIR</w:t>
      </w:r>
      <w:proofErr w:type="spellEnd"/>
      <w:r w:rsidR="001534AA">
        <w:rPr>
          <w:sz w:val="18"/>
          <w:szCs w:val="18"/>
        </w:rPr>
        <w:t xml:space="preserve"> uses a 2-box temperature</w:t>
      </w:r>
      <w:ins w:id="142" w:author="Stuart Jenkins" w:date="2019-08-09T17:54:00Z">
        <w:r w:rsidR="005F41B8">
          <w:rPr>
            <w:sz w:val="18"/>
            <w:szCs w:val="18"/>
          </w:rPr>
          <w:t xml:space="preserve"> model</w:t>
        </w:r>
      </w:ins>
      <w:r w:rsidR="001534AA">
        <w:rPr>
          <w:sz w:val="18"/>
          <w:szCs w:val="18"/>
        </w:rPr>
        <w:t xml:space="preserve"> </w:t>
      </w:r>
      <w:del w:id="143" w:author="Stuart Jenkins" w:date="2019-08-09T17:54:00Z">
        <w:r w:rsidR="001534AA" w:rsidDel="005F41B8">
          <w:rPr>
            <w:sz w:val="18"/>
            <w:szCs w:val="18"/>
          </w:rPr>
          <w:delText xml:space="preserve">model </w:delText>
        </w:r>
      </w:del>
      <w:r w:rsidR="001534AA">
        <w:rPr>
          <w:sz w:val="18"/>
          <w:szCs w:val="18"/>
        </w:rPr>
        <w:t>and</w:t>
      </w:r>
      <w:del w:id="144" w:author="Stuart Jenkins" w:date="2019-08-09T17:54:00Z">
        <w:r w:rsidR="001534AA" w:rsidDel="005F41B8">
          <w:rPr>
            <w:sz w:val="18"/>
            <w:szCs w:val="18"/>
          </w:rPr>
          <w:delText xml:space="preserve"> a</w:delText>
        </w:r>
      </w:del>
      <w:r w:rsidR="001534AA">
        <w:rPr>
          <w:sz w:val="18"/>
          <w:szCs w:val="18"/>
        </w:rPr>
        <w:t xml:space="preserve"> 4-pool carbon cycle model </w:t>
      </w:r>
      <w:ins w:id="145" w:author="Stuart Jenkins" w:date="2019-08-09T17:58:00Z">
        <w:r w:rsidR="005F41B8">
          <w:rPr>
            <w:sz w:val="18"/>
            <w:szCs w:val="18"/>
          </w:rPr>
          <w:t xml:space="preserve">as </w:t>
        </w:r>
      </w:ins>
      <w:ins w:id="146" w:author="Stuart Jenkins" w:date="2019-08-09T17:59:00Z">
        <w:r w:rsidR="005F41B8">
          <w:rPr>
            <w:sz w:val="18"/>
            <w:szCs w:val="18"/>
          </w:rPr>
          <w:t>with many other simple models</w:t>
        </w:r>
      </w:ins>
      <w:ins w:id="147" w:author="Stuart Jenkins" w:date="2019-08-09T18:02:00Z">
        <w:r w:rsidR="005F41B8">
          <w:rPr>
            <w:sz w:val="18"/>
            <w:szCs w:val="18"/>
          </w:rPr>
          <w:fldChar w:fldCharType="begin"/>
        </w:r>
        <w:r w:rsidR="005F41B8">
          <w:rPr>
            <w:sz w:val="18"/>
            <w:szCs w:val="18"/>
          </w:rPr>
          <w:instrText xml:space="preserve"> ADDIN ZOTERO_ITEM CSL_CITATION {"citationID":"mEmfm63i","properties":{"formattedCitation":"\\super 9,18\\nosupersub{}","plainCitation":"9,18","noteIndex":0},"citationItems":[{"id":118,"uris":["http://zotero.org/users/local/uNYZvaCf/items/5AICC84J"],"uri":["http://zotero.org/users/local/uNYZvaCf/items/5AICC84J"],"itemData":{"id":118,"type":"article-journal","title":"Carbon dioxide and climate impulse response functions for the computation of greenhouse gas metrics: a multi-model analysis","container-title":"Atmospheric Chemistry and Physics","page":"2793-2825","volume":"13","issue":"5","source":"www.atmos-chem-phys.net","abstract":"&lt;p&gt;&lt;strong&gt;Abstract.&lt;/strong&gt; The responses of carbon dioxide (CO&lt;sub&gt;2&lt;/sub&gt;) and other climate variables to an emission pulse of CO&lt;sub&gt;2&lt;/sub&gt; into the atmosphere are often used to compute the Global Warming Potential (GWP) and Global Temperature change Potential (GTP), to characterize the response timescales of Earth System models, and to build reduced-form models. In this carbon cycle-climate model intercomparison project, which spans the full model hierarchy, we quantify responses to emission pulses of different magnitudes injected under different conditions. The CO&lt;sub&gt;2&lt;/sub&gt; response shows the known rapid decline in the first few decades followed by a millennium-scale tail. For a 100 Gt-C emission pulse added to a constant CO&lt;sub&gt;2&lt;/sub&gt; concentration of 389 ppm, 25 ± 9% is still found in the atmosphere after 1000 yr; the ocean has absorbed 59 ± 12% and the land the remainder (16 ± 14%). The response in global mean surface air temperature is an increase by 0.20 ± 0.12 °C within the first twenty years; thereafter and until year 1000, temperature decreases only slightly, whereas ocean heat content and sea level continue to rise. Our best estimate for the Absolute Global Warming Potential, given by the time-integrated response in CO&lt;sub&gt;2&lt;/sub&gt; at year 100 multiplied by its radiative efficiency, is 92.5 × 10&lt;sup&gt;&amp;minus;15&lt;/sup&gt; yr W m&lt;sup&gt;−2&lt;/sup&gt; per kg-CO&lt;sub&gt;2&lt;/sub&gt;. This value very likely (5 to 95% confidence) lies within the range of (68 to 117) × 10&lt;sup&gt;&amp;minus;15&lt;/sup&gt; yr W m&lt;sup&gt;−2&lt;/sup&gt; per kg-CO&lt;sub&gt;2&lt;/sub&gt;. Estimates for time-integrated response in CO&lt;sub&gt;2&lt;/sub&gt; published in the IPCC First, Second, and Fourth Assessment and our multi-model best estimate all agree within 15% during the first 100 yr. The integrated CO&lt;sub&gt;2&lt;/sub&gt; response, normalized by the pulse size, is lower for pre-industrial conditions, compared to present day, and lower for smaller pulses than larger pulses. In contrast, the response in temperature, sea level and ocean heat content is less sensitive to these choices. Although, choices in pulse size, background concentration, and model lead to uncertainties, the most important and subjective choice to determine AGWP of CO&lt;sub&gt;2&lt;/sub&gt; and GWP is the time horizon.&lt;/p&gt;","DOI":"https://doi.org/10.5194/acp-13-2793-2013","ISSN":"1680-7316","title-short":"Carbon dioxide and climate impulse response functions for the computation of greenhouse gas metrics","language":"English","author":[{"family":"Joos","given":"F."},{"family":"Roth","given":"R."},{"family":"Fuglestvedt","given":"J. S."},{"family":"Peters","given":"G. P."},{"family":"Enting","given":"I. G."},{"family":"Bloh","given":"W.","dropping-particle":"von"},{"family":"Brovkin","given":"V."},{"family":"Burke","given":"E. J."},{"family":"Eby","given":"M."},{"family":"Edwards","given":"N. R."},{"family":"Friedrich","given":"T."},{"family":"Frölicher","given":"T. L."},{"family":"Halloran","given":"P. R."},{"family":"Holden","given":"P. B."},{"family":"Jones","given":"C."},{"family":"Kleinen","given":"T."},{"family":"Mackenzie","given":"F. T."},{"family":"Matsumoto","given":"K."},{"family":"Meinshausen","given":"M."},{"family":"Plattner","given":"G.-K."},{"family":"Reisinger","given":"A."},{"family":"Segschneider","given":"J."},{"family":"Shaffer","given":"G."},{"family":"Steinacher","given":"M."},{"family":"Strassmann","given":"K."},{"family":"Tanaka","given":"K."},{"family":"Timmermann","given":"A."},{"family":"Weaver","given":"A. J."}],"issued":{"date-parts":[["2013",3,8]]}}},{"id":210,"uris":["http://zotero.org/users/local/uNYZvaCf/items/EYMZ8A97"],"uri":["http://zotero.org/users/local/uNYZvaCf/items/EYMZ8A97"],"itemData":{"id":210,"type":"article-journal","title":"Probing the Fast and Slow Components of Global Warming by Returning Abruptly to Preindustrial Forcing","container-title":"Journal of Climate","page":"2418-2427","volume":"23","issue":"9","source":"journals.ametsoc.org (Atypon)","abstract":"The fast and slow components of global warming in a comprehensive climate model are isolated by examining the response to an instantaneous return to preindustrial forcing. The response is characterized by an initial fast exponential decay with an e-folding time smaller than 5 yr, leaving behind a remnant that evolves more slowly. The slow component is estimated to be small at present, as measured by the global mean near-surface air temperature, and, in the model examined, grows to 0.4°C by 2100 in the A1B scenario from the Special Report on Emissions Scenarios (SRES), and then to 1.4°C by 2300 if one holds radiative forcing fixed after 2100. The dominance of the fast component at present is supported by examining the response to an instantaneous doubling of CO2 and by the excellent fit to the model’s ensemble mean twentieth-century evolution with a simple one-box model with no long times scales.","DOI":"10.1175/2009JCLI3466.1","ISSN":"0894-8755","journalAbbreviation":"J. Climate","author":[{"family":"Held","given":"Isaac M."},{"family":"Winton","given":"Michael"},{"family":"Takahashi","given":"Ken"},{"family":"Delworth","given":"Thomas"},{"family":"Zeng","given":"Fanrong"},{"family":"Vallis","given":"Geoffrey K."}],"issued":{"date-parts":[["2010",1,12]]}}}],"schema":"https://github.com/citation-style-language/schema/raw/master/csl-citation.json"} </w:instrText>
        </w:r>
      </w:ins>
      <w:r w:rsidR="005F41B8">
        <w:rPr>
          <w:sz w:val="18"/>
          <w:szCs w:val="18"/>
        </w:rPr>
        <w:fldChar w:fldCharType="separate"/>
      </w:r>
      <w:ins w:id="148" w:author="Stuart Jenkins" w:date="2019-08-09T18:02:00Z">
        <w:r w:rsidR="005F41B8" w:rsidRPr="005F41B8">
          <w:rPr>
            <w:rFonts w:ascii="Calibri" w:cs="Calibri"/>
            <w:sz w:val="18"/>
            <w:vertAlign w:val="superscript"/>
            <w:rPrChange w:id="149" w:author="Stuart Jenkins" w:date="2019-08-09T18:02:00Z">
              <w:rPr>
                <w:rFonts w:ascii="Times New Roman" w:hAnsi="Times New Roman" w:cs="Times New Roman"/>
                <w:vertAlign w:val="superscript"/>
              </w:rPr>
            </w:rPrChange>
          </w:rPr>
          <w:t>9,18</w:t>
        </w:r>
        <w:r w:rsidR="005F41B8">
          <w:rPr>
            <w:sz w:val="18"/>
            <w:szCs w:val="18"/>
          </w:rPr>
          <w:fldChar w:fldCharType="end"/>
        </w:r>
      </w:ins>
      <w:ins w:id="150" w:author="Stuart Jenkins" w:date="2019-08-09T17:58:00Z">
        <w:r w:rsidR="005F41B8">
          <w:rPr>
            <w:sz w:val="18"/>
            <w:szCs w:val="18"/>
          </w:rPr>
          <w:t xml:space="preserve">, </w:t>
        </w:r>
      </w:ins>
      <w:r w:rsidR="001534AA">
        <w:rPr>
          <w:sz w:val="18"/>
          <w:szCs w:val="18"/>
        </w:rPr>
        <w:t>with timescales which are state-dependent. The axes of panels 1c and 1d are rescaled so that the contributions from CO</w:t>
      </w:r>
      <w:r w:rsidR="001534AA" w:rsidRPr="0041581C">
        <w:rPr>
          <w:sz w:val="18"/>
          <w:szCs w:val="18"/>
          <w:vertAlign w:val="subscript"/>
        </w:rPr>
        <w:t>2</w:t>
      </w:r>
      <w:r w:rsidR="001534AA">
        <w:rPr>
          <w:sz w:val="18"/>
          <w:szCs w:val="18"/>
        </w:rPr>
        <w:t xml:space="preserve"> and other pollutants can </w:t>
      </w:r>
      <w:proofErr w:type="gramStart"/>
      <w:r w:rsidR="001534AA">
        <w:rPr>
          <w:sz w:val="18"/>
          <w:szCs w:val="18"/>
        </w:rPr>
        <w:t>be directly compared</w:t>
      </w:r>
      <w:proofErr w:type="gramEnd"/>
      <w:del w:id="151" w:author="Stuart Jenkins" w:date="2019-08-09T18:02:00Z">
        <w:r w:rsidR="001534AA" w:rsidDel="005F41B8">
          <w:rPr>
            <w:sz w:val="18"/>
            <w:szCs w:val="18"/>
          </w:rPr>
          <w:delText>,</w:delText>
        </w:r>
      </w:del>
      <w:r w:rsidR="001534AA">
        <w:rPr>
          <w:sz w:val="18"/>
          <w:szCs w:val="18"/>
        </w:rPr>
        <w:t xml:space="preserve"> and all timeseries are re-baselined to give cumulative budgets relative to 2018.</w:t>
      </w:r>
    </w:p>
    <w:p w14:paraId="4166D497" w14:textId="0D3FE75C" w:rsidR="001534AA" w:rsidRDefault="001534AA" w:rsidP="001534AA">
      <w:pPr>
        <w:jc w:val="both"/>
        <w:rPr>
          <w:sz w:val="18"/>
          <w:szCs w:val="18"/>
        </w:rPr>
      </w:pPr>
    </w:p>
    <w:p w14:paraId="20F68A3C" w14:textId="4C234504" w:rsidR="001534AA" w:rsidRDefault="001534AA" w:rsidP="001534AA">
      <w:pPr>
        <w:jc w:val="both"/>
        <w:rPr>
          <w:sz w:val="18"/>
          <w:szCs w:val="18"/>
        </w:rPr>
      </w:pPr>
      <w:r>
        <w:rPr>
          <w:sz w:val="18"/>
          <w:szCs w:val="18"/>
        </w:rPr>
        <w:t>Panel 1e plots the global temperature anomaly as solid lines, coloured by scenario category</w:t>
      </w:r>
      <w:ins w:id="152" w:author="Stuart Jenkins" w:date="2019-08-09T18:18:00Z">
        <w:r w:rsidR="00D33E67">
          <w:rPr>
            <w:sz w:val="18"/>
            <w:szCs w:val="18"/>
          </w:rPr>
          <w:t xml:space="preserve"> as before</w:t>
        </w:r>
      </w:ins>
      <w:r>
        <w:rPr>
          <w:sz w:val="18"/>
          <w:szCs w:val="18"/>
        </w:rPr>
        <w:t>. Dotted lines show the cumulative CO</w:t>
      </w:r>
      <w:r w:rsidRPr="00B3443B">
        <w:rPr>
          <w:sz w:val="18"/>
          <w:szCs w:val="18"/>
          <w:vertAlign w:val="subscript"/>
        </w:rPr>
        <w:t>2</w:t>
      </w:r>
      <w:r>
        <w:rPr>
          <w:sz w:val="18"/>
          <w:szCs w:val="18"/>
        </w:rPr>
        <w:t>-fe emissions timeseries for each scenario. Because of the CO</w:t>
      </w:r>
      <w:r w:rsidRPr="00B3443B">
        <w:rPr>
          <w:sz w:val="18"/>
          <w:szCs w:val="18"/>
          <w:vertAlign w:val="subscript"/>
        </w:rPr>
        <w:t>2</w:t>
      </w:r>
      <w:r>
        <w:rPr>
          <w:sz w:val="18"/>
          <w:szCs w:val="18"/>
        </w:rPr>
        <w:t>-fe emissions quantity behaves exactly like a CO</w:t>
      </w:r>
      <w:r w:rsidRPr="00B3443B">
        <w:rPr>
          <w:sz w:val="18"/>
          <w:szCs w:val="18"/>
          <w:vertAlign w:val="subscript"/>
        </w:rPr>
        <w:t>2</w:t>
      </w:r>
      <w:r>
        <w:rPr>
          <w:sz w:val="18"/>
          <w:szCs w:val="18"/>
        </w:rPr>
        <w:t>-only budget we find the cumulative CO</w:t>
      </w:r>
      <w:r w:rsidRPr="00B3443B">
        <w:rPr>
          <w:sz w:val="18"/>
          <w:szCs w:val="18"/>
          <w:vertAlign w:val="subscript"/>
        </w:rPr>
        <w:t>2</w:t>
      </w:r>
      <w:r>
        <w:rPr>
          <w:sz w:val="18"/>
          <w:szCs w:val="18"/>
        </w:rPr>
        <w:t>-fe emissions timeseries match the temperature response shapes</w:t>
      </w:r>
      <w:ins w:id="153" w:author="Stuart Jenkins" w:date="2019-08-09T18:18:00Z">
        <w:r w:rsidR="00D33E67">
          <w:rPr>
            <w:sz w:val="18"/>
            <w:szCs w:val="18"/>
          </w:rPr>
          <w:t xml:space="preserve"> (</w:t>
        </w:r>
      </w:ins>
      <w:ins w:id="154" w:author="Stuart Jenkins" w:date="2019-08-09T18:19:00Z">
        <w:r w:rsidR="00D33E67">
          <w:rPr>
            <w:sz w:val="18"/>
            <w:szCs w:val="18"/>
          </w:rPr>
          <w:t>TCRE-like behaviour</w:t>
        </w:r>
      </w:ins>
      <w:ins w:id="155" w:author="Stuart Jenkins" w:date="2019-08-09T18:18:00Z">
        <w:r w:rsidR="00D33E67">
          <w:rPr>
            <w:sz w:val="18"/>
            <w:szCs w:val="18"/>
          </w:rPr>
          <w:t>)</w:t>
        </w:r>
      </w:ins>
      <w:r>
        <w:rPr>
          <w:sz w:val="18"/>
          <w:szCs w:val="18"/>
        </w:rPr>
        <w:t>. Panel 1f confirms this assessment</w:t>
      </w:r>
      <w:ins w:id="156" w:author="Stuart Jenkins" w:date="2019-08-09T18:19:00Z">
        <w:r w:rsidR="00D33E67">
          <w:rPr>
            <w:sz w:val="18"/>
            <w:szCs w:val="18"/>
          </w:rPr>
          <w:t>:</w:t>
        </w:r>
      </w:ins>
      <w:del w:id="157" w:author="Stuart Jenkins" w:date="2019-08-09T18:19:00Z">
        <w:r w:rsidDel="00D33E67">
          <w:rPr>
            <w:sz w:val="18"/>
            <w:szCs w:val="18"/>
          </w:rPr>
          <w:delText>.</w:delText>
        </w:r>
      </w:del>
      <w:r>
        <w:rPr>
          <w:sz w:val="18"/>
          <w:szCs w:val="18"/>
        </w:rPr>
        <w:t xml:space="preserve"> </w:t>
      </w:r>
      <w:ins w:id="158" w:author="Stuart Jenkins" w:date="2019-08-09T18:19:00Z">
        <w:r w:rsidR="00D33E67">
          <w:rPr>
            <w:sz w:val="18"/>
            <w:szCs w:val="18"/>
          </w:rPr>
          <w:t>s</w:t>
        </w:r>
      </w:ins>
      <w:del w:id="159" w:author="Stuart Jenkins" w:date="2019-08-09T18:19:00Z">
        <w:r w:rsidDel="00D33E67">
          <w:rPr>
            <w:sz w:val="18"/>
            <w:szCs w:val="18"/>
          </w:rPr>
          <w:delText>S</w:delText>
        </w:r>
      </w:del>
      <w:r>
        <w:rPr>
          <w:sz w:val="18"/>
          <w:szCs w:val="18"/>
        </w:rPr>
        <w:t>olid lines show the CO</w:t>
      </w:r>
      <w:r w:rsidRPr="00B3443B">
        <w:rPr>
          <w:sz w:val="18"/>
          <w:szCs w:val="18"/>
          <w:vertAlign w:val="subscript"/>
        </w:rPr>
        <w:t>2</w:t>
      </w:r>
      <w:r>
        <w:rPr>
          <w:sz w:val="18"/>
          <w:szCs w:val="18"/>
        </w:rPr>
        <w:t xml:space="preserve">-fe emissions plotted against temperature response, giving a </w:t>
      </w:r>
      <w:proofErr w:type="gramStart"/>
      <w:r>
        <w:rPr>
          <w:sz w:val="18"/>
          <w:szCs w:val="18"/>
        </w:rPr>
        <w:t>straight line</w:t>
      </w:r>
      <w:proofErr w:type="gramEnd"/>
      <w:r>
        <w:rPr>
          <w:sz w:val="18"/>
          <w:szCs w:val="18"/>
        </w:rPr>
        <w:t xml:space="preserve"> response (as expected for the TCRE-like relationship between the cumulative CO</w:t>
      </w:r>
      <w:r w:rsidRPr="00B3443B">
        <w:rPr>
          <w:sz w:val="18"/>
          <w:szCs w:val="18"/>
          <w:vertAlign w:val="subscript"/>
        </w:rPr>
        <w:t>2</w:t>
      </w:r>
      <w:r>
        <w:rPr>
          <w:sz w:val="18"/>
          <w:szCs w:val="18"/>
        </w:rPr>
        <w:t>-fe emissions and warming response). Just using CO</w:t>
      </w:r>
      <w:r w:rsidRPr="00B3443B">
        <w:rPr>
          <w:sz w:val="18"/>
          <w:szCs w:val="18"/>
          <w:vertAlign w:val="subscript"/>
        </w:rPr>
        <w:t>2</w:t>
      </w:r>
      <w:r>
        <w:rPr>
          <w:sz w:val="18"/>
          <w:szCs w:val="18"/>
        </w:rPr>
        <w:t xml:space="preserve"> emissions (dotted lines) fails to capture all the contributions to warming and </w:t>
      </w:r>
      <w:ins w:id="160" w:author="Stuart Jenkins" w:date="2019-08-09T18:25:00Z">
        <w:r w:rsidR="00F65F5A">
          <w:rPr>
            <w:sz w:val="18"/>
            <w:szCs w:val="18"/>
          </w:rPr>
          <w:t xml:space="preserve">so </w:t>
        </w:r>
      </w:ins>
      <w:r>
        <w:rPr>
          <w:sz w:val="18"/>
          <w:szCs w:val="18"/>
        </w:rPr>
        <w:t xml:space="preserve">the linearity </w:t>
      </w:r>
      <w:ins w:id="161" w:author="Stuart Jenkins" w:date="2019-08-09T18:25:00Z">
        <w:r w:rsidR="00F65F5A">
          <w:rPr>
            <w:sz w:val="18"/>
            <w:szCs w:val="18"/>
          </w:rPr>
          <w:t>between warming and CO</w:t>
        </w:r>
        <w:r w:rsidR="00F65F5A" w:rsidRPr="00F65F5A">
          <w:rPr>
            <w:sz w:val="18"/>
            <w:szCs w:val="18"/>
            <w:vertAlign w:val="subscript"/>
            <w:rPrChange w:id="162" w:author="Stuart Jenkins" w:date="2019-08-09T18:25:00Z">
              <w:rPr>
                <w:sz w:val="18"/>
                <w:szCs w:val="18"/>
              </w:rPr>
            </w:rPrChange>
          </w:rPr>
          <w:t>2</w:t>
        </w:r>
        <w:r w:rsidR="00F65F5A">
          <w:rPr>
            <w:sz w:val="18"/>
            <w:szCs w:val="18"/>
          </w:rPr>
          <w:t xml:space="preserve"> emissions </w:t>
        </w:r>
      </w:ins>
      <w:proofErr w:type="gramStart"/>
      <w:r>
        <w:rPr>
          <w:sz w:val="18"/>
          <w:szCs w:val="18"/>
        </w:rPr>
        <w:t>is lost</w:t>
      </w:r>
      <w:proofErr w:type="gramEnd"/>
      <w:r>
        <w:rPr>
          <w:sz w:val="18"/>
          <w:szCs w:val="18"/>
        </w:rPr>
        <w:t xml:space="preserve">. </w:t>
      </w:r>
    </w:p>
    <w:p w14:paraId="2D21F06C" w14:textId="77777777" w:rsidR="001534AA" w:rsidRDefault="001534AA" w:rsidP="001534AA">
      <w:pPr>
        <w:jc w:val="both"/>
        <w:rPr>
          <w:sz w:val="18"/>
          <w:szCs w:val="18"/>
        </w:rPr>
      </w:pPr>
    </w:p>
    <w:p w14:paraId="0A1123CC" w14:textId="34CF1DDD" w:rsidR="001534AA" w:rsidDel="00F65F5A" w:rsidRDefault="001534AA" w:rsidP="001534AA">
      <w:pPr>
        <w:jc w:val="both"/>
        <w:rPr>
          <w:del w:id="163" w:author="Stuart Jenkins" w:date="2019-08-09T18:29:00Z"/>
          <w:sz w:val="18"/>
          <w:szCs w:val="18"/>
        </w:rPr>
      </w:pPr>
      <w:r>
        <w:rPr>
          <w:sz w:val="18"/>
          <w:szCs w:val="18"/>
        </w:rPr>
        <w:t>Converting a multi-gas emissions scenario into CO</w:t>
      </w:r>
      <w:r w:rsidRPr="007C062D">
        <w:rPr>
          <w:sz w:val="18"/>
          <w:szCs w:val="18"/>
          <w:vertAlign w:val="subscript"/>
        </w:rPr>
        <w:t>2</w:t>
      </w:r>
      <w:r>
        <w:rPr>
          <w:sz w:val="18"/>
          <w:szCs w:val="18"/>
        </w:rPr>
        <w:t xml:space="preserve">-fe emissions represents the ‘gold-standard’ method for budget calculations. </w:t>
      </w:r>
      <w:ins w:id="164" w:author="Stuart Jenkins" w:date="2019-08-09T18:29:00Z">
        <w:r w:rsidR="00F65F5A">
          <w:rPr>
            <w:sz w:val="18"/>
            <w:szCs w:val="18"/>
          </w:rPr>
          <w:t>Other methods bring in further uncertainty by deriving a further quantity (most commonly temperature response) between the raw emissions and the CO</w:t>
        </w:r>
        <w:r w:rsidR="00F65F5A" w:rsidRPr="00B33A66">
          <w:rPr>
            <w:sz w:val="18"/>
            <w:szCs w:val="18"/>
            <w:vertAlign w:val="subscript"/>
          </w:rPr>
          <w:t>2</w:t>
        </w:r>
        <w:r w:rsidR="00F65F5A">
          <w:rPr>
            <w:sz w:val="18"/>
            <w:szCs w:val="18"/>
          </w:rPr>
          <w:t xml:space="preserve">-equivalent </w:t>
        </w:r>
        <w:proofErr w:type="gramStart"/>
        <w:r w:rsidR="00F65F5A">
          <w:rPr>
            <w:sz w:val="18"/>
            <w:szCs w:val="18"/>
          </w:rPr>
          <w:t>quantity, or</w:t>
        </w:r>
        <w:proofErr w:type="gramEnd"/>
        <w:r w:rsidR="00F65F5A">
          <w:rPr>
            <w:sz w:val="18"/>
            <w:szCs w:val="18"/>
          </w:rPr>
          <w:t xml:space="preserve"> are simply approximations of this method.</w:t>
        </w:r>
        <w:r w:rsidR="00F65F5A" w:rsidRPr="00F65F5A">
          <w:rPr>
            <w:sz w:val="18"/>
            <w:szCs w:val="18"/>
          </w:rPr>
          <w:t xml:space="preserve"> </w:t>
        </w:r>
      </w:ins>
      <w:r>
        <w:rPr>
          <w:sz w:val="18"/>
          <w:szCs w:val="18"/>
        </w:rPr>
        <w:t>**should we have a figure showing the reason CO</w:t>
      </w:r>
      <w:r w:rsidRPr="006E6F32">
        <w:rPr>
          <w:sz w:val="18"/>
          <w:szCs w:val="18"/>
          <w:vertAlign w:val="subscript"/>
        </w:rPr>
        <w:t>2</w:t>
      </w:r>
      <w:r>
        <w:rPr>
          <w:sz w:val="18"/>
          <w:szCs w:val="18"/>
        </w:rPr>
        <w:t>-fe gives lower uncertainty – i.e. going from uncertainty in RF to CO</w:t>
      </w:r>
      <w:r w:rsidRPr="006E6F32">
        <w:rPr>
          <w:sz w:val="18"/>
          <w:szCs w:val="18"/>
          <w:vertAlign w:val="subscript"/>
        </w:rPr>
        <w:t>2</w:t>
      </w:r>
      <w:r>
        <w:rPr>
          <w:sz w:val="18"/>
          <w:szCs w:val="18"/>
        </w:rPr>
        <w:t>-fe ems adds less uncertainty than using uncertainty in warming and reducing budget by that amount of warming? (is that true??). I.e. a schematic for the first section? Would then have 3 figures in the first section, is that okay?</w:t>
      </w:r>
      <w:ins w:id="165" w:author="Stuart Jenkins" w:date="2019-08-09T18:29:00Z">
        <w:r w:rsidR="00F65F5A">
          <w:rPr>
            <w:sz w:val="18"/>
            <w:szCs w:val="18"/>
          </w:rPr>
          <w:t xml:space="preserve"> Also add </w:t>
        </w:r>
        <w:proofErr w:type="gramStart"/>
        <w:r w:rsidR="00F65F5A">
          <w:rPr>
            <w:sz w:val="18"/>
            <w:szCs w:val="18"/>
          </w:rPr>
          <w:t>somewhere ”The</w:t>
        </w:r>
        <w:proofErr w:type="gramEnd"/>
        <w:r w:rsidR="00F65F5A">
          <w:rPr>
            <w:sz w:val="18"/>
            <w:szCs w:val="18"/>
          </w:rPr>
          <w:t xml:space="preserve"> CO</w:t>
        </w:r>
        <w:r w:rsidR="00F65F5A" w:rsidRPr="006E6F32">
          <w:rPr>
            <w:sz w:val="18"/>
            <w:szCs w:val="18"/>
            <w:vertAlign w:val="subscript"/>
          </w:rPr>
          <w:t>2</w:t>
        </w:r>
        <w:r w:rsidR="00F65F5A">
          <w:rPr>
            <w:sz w:val="18"/>
            <w:szCs w:val="18"/>
          </w:rPr>
          <w:t>-fe metric requires use of model but this is only as other methods.”</w:t>
        </w:r>
      </w:ins>
      <w:r>
        <w:rPr>
          <w:sz w:val="18"/>
          <w:szCs w:val="18"/>
        </w:rPr>
        <w:t>**</w:t>
      </w:r>
    </w:p>
    <w:p w14:paraId="4E97044D" w14:textId="6CB87BC8" w:rsidR="001534AA" w:rsidDel="00F65F5A" w:rsidRDefault="001534AA" w:rsidP="001534AA">
      <w:pPr>
        <w:jc w:val="both"/>
        <w:rPr>
          <w:del w:id="166" w:author="Stuart Jenkins" w:date="2019-08-09T18:29:00Z"/>
          <w:sz w:val="18"/>
          <w:szCs w:val="18"/>
        </w:rPr>
      </w:pPr>
    </w:p>
    <w:p w14:paraId="128CEAD9" w14:textId="5E599D4E" w:rsidR="001534AA" w:rsidRDefault="001534AA" w:rsidP="001534AA">
      <w:pPr>
        <w:jc w:val="both"/>
        <w:rPr>
          <w:sz w:val="18"/>
          <w:szCs w:val="18"/>
        </w:rPr>
      </w:pPr>
      <w:del w:id="167" w:author="Stuart Jenkins" w:date="2019-08-09T18:27:00Z">
        <w:r w:rsidDel="00F65F5A">
          <w:rPr>
            <w:sz w:val="18"/>
            <w:szCs w:val="18"/>
          </w:rPr>
          <w:delText>**or at least a comment here about how CO</w:delText>
        </w:r>
        <w:r w:rsidRPr="006E6F32" w:rsidDel="00F65F5A">
          <w:rPr>
            <w:sz w:val="18"/>
            <w:szCs w:val="18"/>
            <w:vertAlign w:val="subscript"/>
          </w:rPr>
          <w:delText>2</w:delText>
        </w:r>
        <w:r w:rsidDel="00F65F5A">
          <w:rPr>
            <w:sz w:val="18"/>
            <w:szCs w:val="18"/>
          </w:rPr>
          <w:delText>-fe is the ‘gold standard’ approach for budget calculation and an explanation how o</w:delText>
        </w:r>
      </w:del>
      <w:del w:id="168" w:author="Stuart Jenkins" w:date="2019-08-09T18:28:00Z">
        <w:r w:rsidDel="00F65F5A">
          <w:rPr>
            <w:sz w:val="18"/>
            <w:szCs w:val="18"/>
          </w:rPr>
          <w:delText>ther methods bring in further uncertainty or are simply approximations of this method. Discussion of how CO</w:delText>
        </w:r>
        <w:r w:rsidRPr="006E6F32" w:rsidDel="00F65F5A">
          <w:rPr>
            <w:sz w:val="18"/>
            <w:szCs w:val="18"/>
            <w:vertAlign w:val="subscript"/>
          </w:rPr>
          <w:delText>2</w:delText>
        </w:r>
        <w:r w:rsidDel="00F65F5A">
          <w:rPr>
            <w:sz w:val="18"/>
            <w:szCs w:val="18"/>
          </w:rPr>
          <w:delText>-fe requires use of model but this is only as other methods.</w:delText>
        </w:r>
      </w:del>
      <w:del w:id="169" w:author="Stuart Jenkins" w:date="2019-08-09T18:27:00Z">
        <w:r w:rsidDel="00F65F5A">
          <w:rPr>
            <w:sz w:val="18"/>
            <w:szCs w:val="18"/>
          </w:rPr>
          <w:delText>**</w:delText>
        </w:r>
      </w:del>
    </w:p>
    <w:p w14:paraId="431A3763" w14:textId="537D58C1" w:rsidR="001534AA" w:rsidRDefault="001534AA" w:rsidP="001534AA">
      <w:pPr>
        <w:jc w:val="both"/>
        <w:rPr>
          <w:sz w:val="18"/>
          <w:szCs w:val="18"/>
        </w:rPr>
      </w:pPr>
    </w:p>
    <w:p w14:paraId="5FCB9F6A" w14:textId="08803605" w:rsidR="001534AA" w:rsidRDefault="001534AA" w:rsidP="001534AA">
      <w:pPr>
        <w:jc w:val="both"/>
        <w:rPr>
          <w:sz w:val="18"/>
          <w:szCs w:val="18"/>
        </w:rPr>
      </w:pPr>
      <w:r>
        <w:rPr>
          <w:sz w:val="18"/>
          <w:szCs w:val="18"/>
        </w:rPr>
        <w:t>To further demonstrate the utility of the CO</w:t>
      </w:r>
      <w:r w:rsidRPr="00742835">
        <w:rPr>
          <w:sz w:val="18"/>
          <w:szCs w:val="18"/>
          <w:vertAlign w:val="subscript"/>
        </w:rPr>
        <w:t>2</w:t>
      </w:r>
      <w:r>
        <w:rPr>
          <w:sz w:val="18"/>
          <w:szCs w:val="18"/>
        </w:rPr>
        <w:t>-fe metric, figure 2a shows a breakdown of the total annual CO</w:t>
      </w:r>
      <w:r w:rsidRPr="001534AA">
        <w:rPr>
          <w:sz w:val="18"/>
          <w:szCs w:val="18"/>
          <w:vertAlign w:val="subscript"/>
        </w:rPr>
        <w:t>2</w:t>
      </w:r>
      <w:r>
        <w:rPr>
          <w:sz w:val="18"/>
          <w:szCs w:val="18"/>
        </w:rPr>
        <w:t>-fe emissions timeseries for the median scenario taken from all 1.5</w:t>
      </w:r>
      <w:r w:rsidRPr="001E7D0F">
        <w:rPr>
          <w:rFonts w:ascii="Avenir Next" w:eastAsia="Cambria Math" w:hAnsi="Avenir Next"/>
          <w:sz w:val="18"/>
          <w:szCs w:val="18"/>
        </w:rPr>
        <w:t>℃</w:t>
      </w:r>
      <w:r>
        <w:rPr>
          <w:sz w:val="18"/>
          <w:szCs w:val="18"/>
        </w:rPr>
        <w:t xml:space="preserve">-compatible scenarios plotted in figure 1. </w:t>
      </w:r>
      <w:del w:id="170" w:author="Stuart Jenkins" w:date="2019-08-09T18:31:00Z">
        <w:r w:rsidDel="00200D98">
          <w:rPr>
            <w:sz w:val="18"/>
            <w:szCs w:val="18"/>
          </w:rPr>
          <w:delText xml:space="preserve">The </w:delText>
        </w:r>
      </w:del>
      <w:ins w:id="171" w:author="Stuart Jenkins" w:date="2019-08-09T18:31:00Z">
        <w:r w:rsidR="00200D98">
          <w:rPr>
            <w:sz w:val="18"/>
            <w:szCs w:val="18"/>
          </w:rPr>
          <w:t>A</w:t>
        </w:r>
      </w:ins>
      <w:del w:id="172" w:author="Stuart Jenkins" w:date="2019-08-09T18:31:00Z">
        <w:r w:rsidDel="00200D98">
          <w:rPr>
            <w:sz w:val="18"/>
            <w:szCs w:val="18"/>
          </w:rPr>
          <w:delText>a</w:delText>
        </w:r>
      </w:del>
      <w:r>
        <w:rPr>
          <w:sz w:val="18"/>
          <w:szCs w:val="18"/>
        </w:rPr>
        <w:t xml:space="preserve">nnual emissions </w:t>
      </w:r>
      <w:proofErr w:type="gramStart"/>
      <w:r>
        <w:rPr>
          <w:sz w:val="18"/>
          <w:szCs w:val="18"/>
        </w:rPr>
        <w:t>are stacked</w:t>
      </w:r>
      <w:proofErr w:type="gramEnd"/>
      <w:r>
        <w:rPr>
          <w:sz w:val="18"/>
          <w:szCs w:val="18"/>
        </w:rPr>
        <w:t xml:space="preserve"> in the positive and negative direction and coloured by pollutant; </w:t>
      </w:r>
      <w:r w:rsidR="00406589">
        <w:rPr>
          <w:sz w:val="18"/>
          <w:szCs w:val="18"/>
        </w:rPr>
        <w:t>red is CO</w:t>
      </w:r>
      <w:r w:rsidR="00406589" w:rsidRPr="00206CF0">
        <w:rPr>
          <w:sz w:val="18"/>
          <w:szCs w:val="18"/>
          <w:vertAlign w:val="subscript"/>
        </w:rPr>
        <w:t>2</w:t>
      </w:r>
      <w:r w:rsidR="00406589">
        <w:rPr>
          <w:sz w:val="18"/>
          <w:szCs w:val="18"/>
        </w:rPr>
        <w:t>, blue is CH</w:t>
      </w:r>
      <w:r w:rsidR="00406589" w:rsidRPr="00206CF0">
        <w:rPr>
          <w:sz w:val="18"/>
          <w:szCs w:val="18"/>
          <w:vertAlign w:val="subscript"/>
        </w:rPr>
        <w:t>4</w:t>
      </w:r>
      <w:r w:rsidR="00406589">
        <w:rPr>
          <w:sz w:val="18"/>
          <w:szCs w:val="18"/>
        </w:rPr>
        <w:t>, green is N</w:t>
      </w:r>
      <w:r w:rsidR="00406589" w:rsidRPr="00206CF0">
        <w:rPr>
          <w:sz w:val="18"/>
          <w:szCs w:val="18"/>
          <w:vertAlign w:val="subscript"/>
        </w:rPr>
        <w:t>2</w:t>
      </w:r>
      <w:r w:rsidR="00406589">
        <w:rPr>
          <w:sz w:val="18"/>
          <w:szCs w:val="18"/>
        </w:rPr>
        <w:t>O, purple is F-Gases, orange is aerosols</w:t>
      </w:r>
      <w:r w:rsidR="00206CF0">
        <w:rPr>
          <w:sz w:val="18"/>
          <w:szCs w:val="18"/>
        </w:rPr>
        <w:t xml:space="preserve"> and yellow is other</w:t>
      </w:r>
      <w:r>
        <w:rPr>
          <w:sz w:val="18"/>
          <w:szCs w:val="18"/>
        </w:rPr>
        <w:t xml:space="preserve">. </w:t>
      </w:r>
      <w:r w:rsidR="00206CF0">
        <w:rPr>
          <w:sz w:val="18"/>
          <w:szCs w:val="18"/>
        </w:rPr>
        <w:t xml:space="preserve">The median scenario </w:t>
      </w:r>
      <w:proofErr w:type="gramStart"/>
      <w:r w:rsidR="00206CF0">
        <w:rPr>
          <w:sz w:val="18"/>
          <w:szCs w:val="18"/>
        </w:rPr>
        <w:t>is extended</w:t>
      </w:r>
      <w:proofErr w:type="gramEnd"/>
      <w:r w:rsidR="00206CF0">
        <w:rPr>
          <w:sz w:val="18"/>
          <w:szCs w:val="18"/>
        </w:rPr>
        <w:t xml:space="preserve"> back to preindustrial using the </w:t>
      </w:r>
      <w:r>
        <w:rPr>
          <w:sz w:val="18"/>
          <w:szCs w:val="18"/>
        </w:rPr>
        <w:t>RCP8</w:t>
      </w:r>
      <w:r w:rsidR="00206CF0">
        <w:rPr>
          <w:sz w:val="18"/>
          <w:szCs w:val="18"/>
        </w:rPr>
        <w:t>.</w:t>
      </w:r>
      <w:r>
        <w:rPr>
          <w:sz w:val="18"/>
          <w:szCs w:val="18"/>
        </w:rPr>
        <w:t xml:space="preserve">5 </w:t>
      </w:r>
      <w:r w:rsidR="00206CF0">
        <w:rPr>
          <w:sz w:val="18"/>
          <w:szCs w:val="18"/>
        </w:rPr>
        <w:t>emissions/RF timeseries for each component of the total before the conversion to CO</w:t>
      </w:r>
      <w:r w:rsidR="00206CF0" w:rsidRPr="00206CF0">
        <w:rPr>
          <w:sz w:val="18"/>
          <w:szCs w:val="18"/>
          <w:vertAlign w:val="subscript"/>
        </w:rPr>
        <w:t>2</w:t>
      </w:r>
      <w:r w:rsidR="00206CF0">
        <w:rPr>
          <w:sz w:val="18"/>
          <w:szCs w:val="18"/>
        </w:rPr>
        <w:t>-fe is applied.</w:t>
      </w:r>
    </w:p>
    <w:p w14:paraId="109E5CB2" w14:textId="2656D0F0" w:rsidR="00206CF0" w:rsidRDefault="00206CF0" w:rsidP="001534AA">
      <w:pPr>
        <w:jc w:val="both"/>
        <w:rPr>
          <w:sz w:val="18"/>
          <w:szCs w:val="18"/>
        </w:rPr>
      </w:pPr>
    </w:p>
    <w:p w14:paraId="6B9A4A79" w14:textId="1E404A92" w:rsidR="00206CF0" w:rsidRDefault="00206CF0" w:rsidP="001534AA">
      <w:pPr>
        <w:jc w:val="both"/>
        <w:rPr>
          <w:sz w:val="18"/>
          <w:szCs w:val="18"/>
        </w:rPr>
      </w:pPr>
      <w:r>
        <w:rPr>
          <w:sz w:val="18"/>
          <w:szCs w:val="18"/>
        </w:rPr>
        <w:t xml:space="preserve">The annual emissions </w:t>
      </w:r>
      <w:ins w:id="173" w:author="Stuart Jenkins" w:date="2019-08-09T18:32:00Z">
        <w:r w:rsidR="00200D98">
          <w:rPr>
            <w:sz w:val="18"/>
            <w:szCs w:val="18"/>
          </w:rPr>
          <w:t>in</w:t>
        </w:r>
      </w:ins>
      <w:del w:id="174" w:author="Stuart Jenkins" w:date="2019-08-09T18:32:00Z">
        <w:r w:rsidDel="00200D98">
          <w:rPr>
            <w:sz w:val="18"/>
            <w:szCs w:val="18"/>
          </w:rPr>
          <w:delText>of</w:delText>
        </w:r>
      </w:del>
      <w:r>
        <w:rPr>
          <w:sz w:val="18"/>
          <w:szCs w:val="18"/>
        </w:rPr>
        <w:t xml:space="preserve"> CO</w:t>
      </w:r>
      <w:r w:rsidRPr="00206CF0">
        <w:rPr>
          <w:sz w:val="18"/>
          <w:szCs w:val="18"/>
          <w:vertAlign w:val="subscript"/>
        </w:rPr>
        <w:t>2</w:t>
      </w:r>
      <w:r>
        <w:rPr>
          <w:sz w:val="18"/>
          <w:szCs w:val="18"/>
        </w:rPr>
        <w:t>-f</w:t>
      </w:r>
      <w:ins w:id="175" w:author="Stuart Jenkins" w:date="2019-08-09T18:32:00Z">
        <w:r w:rsidR="00200D98">
          <w:rPr>
            <w:sz w:val="18"/>
            <w:szCs w:val="18"/>
          </w:rPr>
          <w:t>orcing-</w:t>
        </w:r>
      </w:ins>
      <w:r>
        <w:rPr>
          <w:sz w:val="18"/>
          <w:szCs w:val="18"/>
        </w:rPr>
        <w:t>e</w:t>
      </w:r>
      <w:ins w:id="176" w:author="Stuart Jenkins" w:date="2019-08-09T18:32:00Z">
        <w:r w:rsidR="00200D98">
          <w:rPr>
            <w:sz w:val="18"/>
            <w:szCs w:val="18"/>
          </w:rPr>
          <w:t>quivalent</w:t>
        </w:r>
      </w:ins>
      <w:r>
        <w:rPr>
          <w:sz w:val="18"/>
          <w:szCs w:val="18"/>
        </w:rPr>
        <w:t xml:space="preserve"> track the expected physical behaviour of the different pollutants under an ambitious mitigation scenario,</w:t>
      </w:r>
      <w:ins w:id="177" w:author="Stuart Jenkins" w:date="2019-08-09T18:32:00Z">
        <w:r w:rsidR="00200D98">
          <w:rPr>
            <w:sz w:val="18"/>
            <w:szCs w:val="18"/>
          </w:rPr>
          <w:t xml:space="preserve"> e.g. </w:t>
        </w:r>
      </w:ins>
      <w:del w:id="178" w:author="Stuart Jenkins" w:date="2019-08-09T18:32:00Z">
        <w:r w:rsidDel="00200D98">
          <w:rPr>
            <w:sz w:val="18"/>
            <w:szCs w:val="18"/>
          </w:rPr>
          <w:delText xml:space="preserve"> such as that required </w:delText>
        </w:r>
      </w:del>
      <w:r>
        <w:rPr>
          <w:sz w:val="18"/>
          <w:szCs w:val="18"/>
        </w:rPr>
        <w:t>for a</w:t>
      </w:r>
      <w:del w:id="179" w:author="Stuart Jenkins" w:date="2019-08-09T18:32:00Z">
        <w:r w:rsidDel="00200D98">
          <w:rPr>
            <w:sz w:val="18"/>
            <w:szCs w:val="18"/>
          </w:rPr>
          <w:delText xml:space="preserve"> likely</w:delText>
        </w:r>
      </w:del>
      <w:r>
        <w:rPr>
          <w:sz w:val="18"/>
          <w:szCs w:val="18"/>
        </w:rPr>
        <w:t xml:space="preserve"> 1.5</w:t>
      </w:r>
      <w:r w:rsidRPr="001E7D0F">
        <w:rPr>
          <w:rFonts w:ascii="Avenir Next" w:eastAsia="Cambria Math" w:hAnsi="Avenir Next"/>
          <w:sz w:val="18"/>
          <w:szCs w:val="18"/>
        </w:rPr>
        <w:t>℃</w:t>
      </w:r>
      <w:r>
        <w:rPr>
          <w:sz w:val="18"/>
          <w:szCs w:val="18"/>
        </w:rPr>
        <w:t>-compatible pathway. CO</w:t>
      </w:r>
      <w:r w:rsidRPr="00206CF0">
        <w:rPr>
          <w:sz w:val="18"/>
          <w:szCs w:val="18"/>
          <w:vertAlign w:val="subscript"/>
        </w:rPr>
        <w:t>2</w:t>
      </w:r>
      <w:r>
        <w:rPr>
          <w:sz w:val="18"/>
          <w:szCs w:val="18"/>
        </w:rPr>
        <w:t xml:space="preserve"> emissions (red) contribute an increasing fraction of the total CO</w:t>
      </w:r>
      <w:r w:rsidRPr="00206CF0">
        <w:rPr>
          <w:sz w:val="18"/>
          <w:szCs w:val="18"/>
          <w:vertAlign w:val="subscript"/>
        </w:rPr>
        <w:t>2</w:t>
      </w:r>
      <w:r>
        <w:rPr>
          <w:sz w:val="18"/>
          <w:szCs w:val="18"/>
        </w:rPr>
        <w:t>-fe annual emissions over the historical period until just after present day where they rapidly decline to zero and eventually net-negative contributions in the second half of the century. Methane emissions contribute a net-positive CO</w:t>
      </w:r>
      <w:r w:rsidRPr="00206CF0">
        <w:rPr>
          <w:sz w:val="18"/>
          <w:szCs w:val="18"/>
          <w:vertAlign w:val="subscript"/>
        </w:rPr>
        <w:t>2</w:t>
      </w:r>
      <w:r>
        <w:rPr>
          <w:sz w:val="18"/>
          <w:szCs w:val="18"/>
        </w:rPr>
        <w:t xml:space="preserve">-fe emissions quantity until they begin to rapidly decline </w:t>
      </w:r>
      <w:r w:rsidR="00742835">
        <w:rPr>
          <w:sz w:val="18"/>
          <w:szCs w:val="18"/>
        </w:rPr>
        <w:t>just after present day. Thereafter they contribute net-negative CO</w:t>
      </w:r>
      <w:r w:rsidR="00742835" w:rsidRPr="00742835">
        <w:rPr>
          <w:sz w:val="18"/>
          <w:szCs w:val="18"/>
          <w:vertAlign w:val="subscript"/>
        </w:rPr>
        <w:t>2</w:t>
      </w:r>
      <w:r w:rsidR="00742835">
        <w:rPr>
          <w:sz w:val="18"/>
          <w:szCs w:val="18"/>
        </w:rPr>
        <w:t xml:space="preserve">-fe emissions as discussed in </w:t>
      </w:r>
      <w:ins w:id="180" w:author="Stuart Jenkins" w:date="2019-08-09T18:33:00Z">
        <w:r w:rsidR="00D92CD6">
          <w:rPr>
            <w:sz w:val="18"/>
            <w:szCs w:val="18"/>
          </w:rPr>
          <w:t xml:space="preserve">Allen </w:t>
        </w:r>
        <w:r w:rsidR="00D92CD6" w:rsidRPr="00D92CD6">
          <w:rPr>
            <w:i/>
            <w:iCs/>
            <w:sz w:val="18"/>
            <w:szCs w:val="18"/>
            <w:rPrChange w:id="181" w:author="Stuart Jenkins" w:date="2019-08-09T18:33:00Z">
              <w:rPr>
                <w:sz w:val="18"/>
                <w:szCs w:val="18"/>
              </w:rPr>
            </w:rPrChange>
          </w:rPr>
          <w:t>et al.</w:t>
        </w:r>
        <w:r w:rsidR="00D92CD6">
          <w:rPr>
            <w:sz w:val="18"/>
            <w:szCs w:val="18"/>
          </w:rPr>
          <w:t>, (2018)</w:t>
        </w:r>
        <w:r w:rsidR="00D92CD6">
          <w:rPr>
            <w:sz w:val="18"/>
            <w:szCs w:val="18"/>
          </w:rPr>
          <w:fldChar w:fldCharType="begin"/>
        </w:r>
      </w:ins>
      <w:ins w:id="182" w:author="Stuart Jenkins" w:date="2019-08-09T18:34:00Z">
        <w:r w:rsidR="00D92CD6">
          <w:rPr>
            <w:sz w:val="18"/>
            <w:szCs w:val="18"/>
          </w:rPr>
          <w:instrText xml:space="preserve"> ADDIN ZOTERO_ITEM CSL_CITATION {"citationID":"UObwTfMA","properties":{"formattedCitation":"\\super 15\\nosupersub{}","plainCitation":"15","noteIndex":0},"citationItems":[{"id":130,"uris":["http://zotero.org/users/local/uNYZvaCf/items/D4NLU2N4"],"uri":["http://zotero.org/users/local/uNYZvaCf/items/D4NLU2N4"],"itemData":{"id":130,"type":"article-journal","title":"A solution to the misrepresentations of CO 2 -equivalent emissions of short-lived climate pollutants under ambitious mitigation","container-title":"npj Climate and Atmospheric Science","page":"16","volume":"1","issue":"1","source":"www.nature.com","abstract":"A new approach allows the temperature forcing of CO2 and short-lived climate pollutants (SLCPs) to be examined under a common cumulative framework. While anthropogenic warming is largely determined by cumulative emissions of CO2, SLCPs—including soot, other aerosols and methane—also play a role. Quantifying their impact on global temperature is, however, distorted by existing methodologies using conventional Global Warming Potentials (GWP) to convert SLCPs to \"CO2-equivalent\" emissions. A team of international scientists led by Myles Allen at the University of Oxford provide a solution. A modified form of GWP—GWP*, which relates cumulative CO2 emissions with contemporary SLCP emissions—is shown to better represent the future climate forcing of both long- and short-term pollutants. Use of GWP* could improve climate policy design, benefiting mitigation strategies to achieve the Paris Agreement targets.","DOI":"10.1038/s41612-018-0026-8","ISSN":"2397-3722","language":"En","author":[{"family":"Allen","given":"Myles R."},{"family":"Shine","given":"Keith P."},{"family":"Fuglestvedt","given":"Jan S."},{"family":"Millar","given":"Richard J."},{"family":"Cain","given":"Michelle"},{"family":"Frame","given":"David J."},{"family":"Macey","given":"Adrian H."}],"issued":{"date-parts":[["2018",6,4]]}}}],"schema":"https://github.com/citation-style-language/schema/raw/master/csl-citation.json"} </w:instrText>
        </w:r>
      </w:ins>
      <w:r w:rsidR="00D92CD6">
        <w:rPr>
          <w:sz w:val="18"/>
          <w:szCs w:val="18"/>
        </w:rPr>
        <w:fldChar w:fldCharType="separate"/>
      </w:r>
      <w:ins w:id="183" w:author="Stuart Jenkins" w:date="2019-08-09T18:34:00Z">
        <w:r w:rsidR="00D92CD6" w:rsidRPr="00D92CD6">
          <w:rPr>
            <w:rFonts w:ascii="Calibri" w:cs="Calibri"/>
            <w:sz w:val="18"/>
            <w:vertAlign w:val="superscript"/>
            <w:rPrChange w:id="184" w:author="Stuart Jenkins" w:date="2019-08-09T18:34:00Z">
              <w:rPr>
                <w:rFonts w:ascii="Times New Roman" w:hAnsi="Times New Roman" w:cs="Times New Roman"/>
                <w:vertAlign w:val="superscript"/>
              </w:rPr>
            </w:rPrChange>
          </w:rPr>
          <w:t>15</w:t>
        </w:r>
      </w:ins>
      <w:ins w:id="185" w:author="Stuart Jenkins" w:date="2019-08-09T18:33:00Z">
        <w:r w:rsidR="00D92CD6">
          <w:rPr>
            <w:sz w:val="18"/>
            <w:szCs w:val="18"/>
          </w:rPr>
          <w:fldChar w:fldCharType="end"/>
        </w:r>
      </w:ins>
      <w:del w:id="186" w:author="Stuart Jenkins" w:date="2019-08-09T18:33:00Z">
        <w:r w:rsidR="00742835" w:rsidDel="00D92CD6">
          <w:rPr>
            <w:sz w:val="18"/>
            <w:szCs w:val="18"/>
          </w:rPr>
          <w:delText>[!!]</w:delText>
        </w:r>
      </w:del>
      <w:r w:rsidR="00742835">
        <w:rPr>
          <w:sz w:val="18"/>
          <w:szCs w:val="18"/>
        </w:rPr>
        <w:t xml:space="preserve">. </w:t>
      </w:r>
    </w:p>
    <w:p w14:paraId="3B6E2000" w14:textId="0ACE6397" w:rsidR="00742835" w:rsidRDefault="00742835" w:rsidP="001534AA">
      <w:pPr>
        <w:jc w:val="both"/>
        <w:rPr>
          <w:sz w:val="18"/>
          <w:szCs w:val="18"/>
        </w:rPr>
      </w:pPr>
    </w:p>
    <w:p w14:paraId="2ACF4530" w14:textId="5484D00D" w:rsidR="00742835" w:rsidRDefault="00742835" w:rsidP="001534AA">
      <w:pPr>
        <w:jc w:val="both"/>
        <w:rPr>
          <w:sz w:val="18"/>
          <w:szCs w:val="18"/>
        </w:rPr>
      </w:pPr>
      <w:r>
        <w:rPr>
          <w:sz w:val="18"/>
          <w:szCs w:val="18"/>
        </w:rPr>
        <w:t>Other long-lived pollutants (N</w:t>
      </w:r>
      <w:r w:rsidRPr="00742835">
        <w:rPr>
          <w:sz w:val="18"/>
          <w:szCs w:val="18"/>
          <w:vertAlign w:val="subscript"/>
        </w:rPr>
        <w:t>2</w:t>
      </w:r>
      <w:r>
        <w:rPr>
          <w:sz w:val="18"/>
          <w:szCs w:val="18"/>
        </w:rPr>
        <w:t xml:space="preserve">O and F-Gases) behave </w:t>
      </w:r>
      <w:ins w:id="187" w:author="Stuart Jenkins" w:date="2019-08-09T18:34:00Z">
        <w:r w:rsidR="007267BB">
          <w:rPr>
            <w:sz w:val="18"/>
            <w:szCs w:val="18"/>
          </w:rPr>
          <w:t>similarly to</w:t>
        </w:r>
      </w:ins>
      <w:del w:id="188" w:author="Stuart Jenkins" w:date="2019-08-09T18:34:00Z">
        <w:r w:rsidDel="007267BB">
          <w:rPr>
            <w:sz w:val="18"/>
            <w:szCs w:val="18"/>
          </w:rPr>
          <w:delText>like</w:delText>
        </w:r>
      </w:del>
      <w:r>
        <w:rPr>
          <w:sz w:val="18"/>
          <w:szCs w:val="18"/>
        </w:rPr>
        <w:t xml:space="preserve"> CO</w:t>
      </w:r>
      <w:r w:rsidRPr="00742835">
        <w:rPr>
          <w:sz w:val="18"/>
          <w:szCs w:val="18"/>
          <w:vertAlign w:val="subscript"/>
        </w:rPr>
        <w:t>2</w:t>
      </w:r>
      <w:r>
        <w:rPr>
          <w:sz w:val="18"/>
          <w:szCs w:val="18"/>
        </w:rPr>
        <w:t xml:space="preserve"> because </w:t>
      </w:r>
      <w:ins w:id="189" w:author="Stuart Jenkins" w:date="2019-08-09T18:34:00Z">
        <w:r w:rsidR="007267BB">
          <w:rPr>
            <w:sz w:val="18"/>
            <w:szCs w:val="18"/>
          </w:rPr>
          <w:t>of their longer</w:t>
        </w:r>
      </w:ins>
      <w:del w:id="190" w:author="Stuart Jenkins" w:date="2019-08-09T18:34:00Z">
        <w:r w:rsidDel="007267BB">
          <w:rPr>
            <w:sz w:val="18"/>
            <w:szCs w:val="18"/>
          </w:rPr>
          <w:delText>they</w:delText>
        </w:r>
      </w:del>
      <w:r>
        <w:rPr>
          <w:sz w:val="18"/>
          <w:szCs w:val="18"/>
        </w:rPr>
        <w:t xml:space="preserve"> resid</w:t>
      </w:r>
      <w:ins w:id="191" w:author="Stuart Jenkins" w:date="2019-08-09T18:34:00Z">
        <w:r w:rsidR="007267BB">
          <w:rPr>
            <w:sz w:val="18"/>
            <w:szCs w:val="18"/>
          </w:rPr>
          <w:t>ence times</w:t>
        </w:r>
      </w:ins>
      <w:del w:id="192" w:author="Stuart Jenkins" w:date="2019-08-09T18:34:00Z">
        <w:r w:rsidDel="007267BB">
          <w:rPr>
            <w:sz w:val="18"/>
            <w:szCs w:val="18"/>
          </w:rPr>
          <w:delText>e</w:delText>
        </w:r>
      </w:del>
      <w:r>
        <w:rPr>
          <w:sz w:val="18"/>
          <w:szCs w:val="18"/>
        </w:rPr>
        <w:t xml:space="preserve"> in the atmosphere</w:t>
      </w:r>
      <w:del w:id="193" w:author="Stuart Jenkins" w:date="2019-08-09T18:34:00Z">
        <w:r w:rsidDel="007267BB">
          <w:rPr>
            <w:sz w:val="18"/>
            <w:szCs w:val="18"/>
          </w:rPr>
          <w:delText xml:space="preserve"> longer-term</w:delText>
        </w:r>
      </w:del>
      <w:r>
        <w:rPr>
          <w:sz w:val="18"/>
          <w:szCs w:val="18"/>
        </w:rPr>
        <w:t>.</w:t>
      </w:r>
      <w:r w:rsidR="00B50563">
        <w:rPr>
          <w:sz w:val="18"/>
          <w:szCs w:val="18"/>
        </w:rPr>
        <w:t xml:space="preserve"> Aerosols produce a net-negative CO</w:t>
      </w:r>
      <w:r w:rsidR="00B50563" w:rsidRPr="007267BB">
        <w:rPr>
          <w:sz w:val="18"/>
          <w:szCs w:val="18"/>
          <w:vertAlign w:val="subscript"/>
          <w:rPrChange w:id="194" w:author="Stuart Jenkins" w:date="2019-08-09T18:35:00Z">
            <w:rPr>
              <w:sz w:val="18"/>
              <w:szCs w:val="18"/>
            </w:rPr>
          </w:rPrChange>
        </w:rPr>
        <w:t>2</w:t>
      </w:r>
      <w:r w:rsidR="00B50563">
        <w:rPr>
          <w:sz w:val="18"/>
          <w:szCs w:val="18"/>
        </w:rPr>
        <w:t xml:space="preserve">-fe annual emissions contribution through </w:t>
      </w:r>
      <w:ins w:id="195" w:author="Stuart Jenkins" w:date="2019-08-09T18:35:00Z">
        <w:r w:rsidR="007267BB">
          <w:rPr>
            <w:sz w:val="18"/>
            <w:szCs w:val="18"/>
          </w:rPr>
          <w:t xml:space="preserve">the </w:t>
        </w:r>
      </w:ins>
      <w:r w:rsidR="00B50563">
        <w:rPr>
          <w:sz w:val="18"/>
          <w:szCs w:val="18"/>
        </w:rPr>
        <w:t>histor</w:t>
      </w:r>
      <w:ins w:id="196" w:author="Stuart Jenkins" w:date="2019-08-09T18:35:00Z">
        <w:r w:rsidR="007267BB">
          <w:rPr>
            <w:sz w:val="18"/>
            <w:szCs w:val="18"/>
          </w:rPr>
          <w:t>ical period</w:t>
        </w:r>
      </w:ins>
      <w:del w:id="197" w:author="Stuart Jenkins" w:date="2019-08-09T18:35:00Z">
        <w:r w:rsidR="00B50563" w:rsidDel="007267BB">
          <w:rPr>
            <w:sz w:val="18"/>
            <w:szCs w:val="18"/>
          </w:rPr>
          <w:delText>y</w:delText>
        </w:r>
      </w:del>
      <w:r w:rsidR="00B50563">
        <w:rPr>
          <w:sz w:val="18"/>
          <w:szCs w:val="18"/>
        </w:rPr>
        <w:t xml:space="preserve"> until </w:t>
      </w:r>
      <w:ins w:id="198" w:author="Stuart Jenkins" w:date="2019-08-09T18:35:00Z">
        <w:r w:rsidR="007267BB">
          <w:rPr>
            <w:sz w:val="18"/>
            <w:szCs w:val="18"/>
          </w:rPr>
          <w:t xml:space="preserve">mitigation of </w:t>
        </w:r>
      </w:ins>
      <w:r w:rsidR="00B50563">
        <w:rPr>
          <w:sz w:val="18"/>
          <w:szCs w:val="18"/>
        </w:rPr>
        <w:t xml:space="preserve">aerosol emissions </w:t>
      </w:r>
      <w:del w:id="199" w:author="Stuart Jenkins" w:date="2019-08-09T18:35:00Z">
        <w:r w:rsidR="00B50563" w:rsidDel="007267BB">
          <w:rPr>
            <w:sz w:val="18"/>
            <w:szCs w:val="18"/>
          </w:rPr>
          <w:delText xml:space="preserve">themselves decline </w:delText>
        </w:r>
      </w:del>
      <w:r w:rsidR="00B50563">
        <w:rPr>
          <w:sz w:val="18"/>
          <w:szCs w:val="18"/>
        </w:rPr>
        <w:t xml:space="preserve">in the median scenario. After this time the </w:t>
      </w:r>
      <w:r w:rsidR="00115BDA">
        <w:rPr>
          <w:sz w:val="18"/>
          <w:szCs w:val="18"/>
        </w:rPr>
        <w:t>RF</w:t>
      </w:r>
      <w:r w:rsidR="00B50563">
        <w:rPr>
          <w:sz w:val="18"/>
          <w:szCs w:val="18"/>
        </w:rPr>
        <w:t xml:space="preserve"> contribution from the rapidly declining aerosol </w:t>
      </w:r>
      <w:r w:rsidR="00115BDA">
        <w:rPr>
          <w:sz w:val="18"/>
          <w:szCs w:val="18"/>
        </w:rPr>
        <w:t>burden translates into net-positive CO</w:t>
      </w:r>
      <w:r w:rsidR="00115BDA" w:rsidRPr="00115BDA">
        <w:rPr>
          <w:sz w:val="18"/>
          <w:szCs w:val="18"/>
          <w:vertAlign w:val="subscript"/>
        </w:rPr>
        <w:t>2</w:t>
      </w:r>
      <w:r w:rsidR="00115BDA">
        <w:rPr>
          <w:sz w:val="18"/>
          <w:szCs w:val="18"/>
        </w:rPr>
        <w:t>-fe emissions as</w:t>
      </w:r>
      <w:ins w:id="200" w:author="Stuart Jenkins" w:date="2019-08-09T18:36:00Z">
        <w:r w:rsidR="00161068">
          <w:rPr>
            <w:sz w:val="18"/>
            <w:szCs w:val="18"/>
          </w:rPr>
          <w:t xml:space="preserve"> </w:t>
        </w:r>
      </w:ins>
      <w:del w:id="201" w:author="Stuart Jenkins" w:date="2019-08-09T18:36:00Z">
        <w:r w:rsidR="00115BDA" w:rsidDel="00161068">
          <w:rPr>
            <w:sz w:val="18"/>
            <w:szCs w:val="18"/>
          </w:rPr>
          <w:delText xml:space="preserve"> the </w:delText>
        </w:r>
      </w:del>
      <w:r w:rsidR="00115BDA">
        <w:rPr>
          <w:sz w:val="18"/>
          <w:szCs w:val="18"/>
        </w:rPr>
        <w:t xml:space="preserve">airborne aerosols mask a quantity of warming which </w:t>
      </w:r>
      <w:proofErr w:type="gramStart"/>
      <w:r w:rsidR="00115BDA">
        <w:rPr>
          <w:sz w:val="18"/>
          <w:szCs w:val="18"/>
        </w:rPr>
        <w:t>is now revealed</w:t>
      </w:r>
      <w:proofErr w:type="gramEnd"/>
      <w:r w:rsidR="00115BDA">
        <w:rPr>
          <w:sz w:val="18"/>
          <w:szCs w:val="18"/>
        </w:rPr>
        <w:t>.</w:t>
      </w:r>
      <w:r>
        <w:rPr>
          <w:sz w:val="18"/>
          <w:szCs w:val="18"/>
        </w:rPr>
        <w:t xml:space="preserve"> </w:t>
      </w:r>
      <w:r w:rsidR="00115BDA">
        <w:rPr>
          <w:sz w:val="18"/>
          <w:szCs w:val="18"/>
        </w:rPr>
        <w:t>Finally, the ‘other’ contribution to figure 2a (yellow) is the CO</w:t>
      </w:r>
      <w:r w:rsidR="00115BDA" w:rsidRPr="00115BDA">
        <w:rPr>
          <w:sz w:val="18"/>
          <w:szCs w:val="18"/>
          <w:vertAlign w:val="subscript"/>
        </w:rPr>
        <w:t>2</w:t>
      </w:r>
      <w:r w:rsidR="00115BDA">
        <w:rPr>
          <w:sz w:val="18"/>
          <w:szCs w:val="18"/>
        </w:rPr>
        <w:t xml:space="preserve">-fe emissions timeseries for </w:t>
      </w:r>
      <w:del w:id="202" w:author="Stuart Jenkins" w:date="2019-08-09T18:38:00Z">
        <w:r w:rsidR="00115BDA" w:rsidDel="00161068">
          <w:rPr>
            <w:sz w:val="18"/>
            <w:szCs w:val="18"/>
          </w:rPr>
          <w:delText xml:space="preserve">the </w:delText>
        </w:r>
      </w:del>
      <w:ins w:id="203" w:author="Stuart Jenkins" w:date="2019-08-09T18:38:00Z">
        <w:r w:rsidR="00161068">
          <w:rPr>
            <w:sz w:val="18"/>
            <w:szCs w:val="18"/>
          </w:rPr>
          <w:t xml:space="preserve">any </w:t>
        </w:r>
      </w:ins>
      <w:r w:rsidR="00115BDA">
        <w:rPr>
          <w:sz w:val="18"/>
          <w:szCs w:val="18"/>
        </w:rPr>
        <w:t xml:space="preserve">RF unaccounted for by the named pollutants already plotted. </w:t>
      </w:r>
      <w:ins w:id="204" w:author="Stuart Jenkins" w:date="2019-08-09T18:38:00Z">
        <w:r w:rsidR="00161068">
          <w:rPr>
            <w:sz w:val="18"/>
            <w:szCs w:val="18"/>
          </w:rPr>
          <w:t xml:space="preserve">In this way the </w:t>
        </w:r>
      </w:ins>
      <w:del w:id="205" w:author="Stuart Jenkins" w:date="2019-08-09T18:38:00Z">
        <w:r w:rsidDel="00161068">
          <w:rPr>
            <w:sz w:val="18"/>
            <w:szCs w:val="18"/>
          </w:rPr>
          <w:delText>**</w:delText>
        </w:r>
      </w:del>
      <w:r>
        <w:rPr>
          <w:sz w:val="18"/>
          <w:szCs w:val="18"/>
        </w:rPr>
        <w:t>CO</w:t>
      </w:r>
      <w:r w:rsidRPr="00B50563">
        <w:rPr>
          <w:sz w:val="18"/>
          <w:szCs w:val="18"/>
          <w:vertAlign w:val="subscript"/>
        </w:rPr>
        <w:t>2</w:t>
      </w:r>
      <w:r>
        <w:rPr>
          <w:sz w:val="18"/>
          <w:szCs w:val="18"/>
        </w:rPr>
        <w:t xml:space="preserve">-fe metric offers a </w:t>
      </w:r>
      <w:ins w:id="206" w:author="Stuart Jenkins" w:date="2019-08-09T18:38:00Z">
        <w:r w:rsidR="00161068">
          <w:rPr>
            <w:sz w:val="18"/>
            <w:szCs w:val="18"/>
          </w:rPr>
          <w:t xml:space="preserve">simple </w:t>
        </w:r>
      </w:ins>
      <w:r>
        <w:rPr>
          <w:sz w:val="18"/>
          <w:szCs w:val="18"/>
        </w:rPr>
        <w:t>way to reconcile the behaviour of climate pollutants with various efficacies and lifetimes</w:t>
      </w:r>
      <w:ins w:id="207" w:author="Stuart Jenkins" w:date="2019-08-09T18:38:00Z">
        <w:r w:rsidR="00161068">
          <w:rPr>
            <w:sz w:val="18"/>
            <w:szCs w:val="18"/>
          </w:rPr>
          <w:t>, including accounting for all actions creating an RF response</w:t>
        </w:r>
      </w:ins>
      <w:r>
        <w:rPr>
          <w:sz w:val="18"/>
          <w:szCs w:val="18"/>
        </w:rPr>
        <w:t>.</w:t>
      </w:r>
      <w:ins w:id="208" w:author="Stuart Jenkins" w:date="2019-08-09T18:39:00Z">
        <w:r w:rsidR="00161068">
          <w:rPr>
            <w:sz w:val="18"/>
            <w:szCs w:val="18"/>
          </w:rPr>
          <w:t xml:space="preserve"> Deriving the total CO</w:t>
        </w:r>
        <w:r w:rsidR="00161068" w:rsidRPr="00161068">
          <w:rPr>
            <w:sz w:val="18"/>
            <w:szCs w:val="18"/>
            <w:vertAlign w:val="subscript"/>
            <w:rPrChange w:id="209" w:author="Stuart Jenkins" w:date="2019-08-09T18:39:00Z">
              <w:rPr>
                <w:sz w:val="18"/>
                <w:szCs w:val="18"/>
              </w:rPr>
            </w:rPrChange>
          </w:rPr>
          <w:t>2</w:t>
        </w:r>
        <w:r w:rsidR="00161068">
          <w:rPr>
            <w:sz w:val="18"/>
            <w:szCs w:val="18"/>
          </w:rPr>
          <w:t>-fe emissions from total observed RF offers a way to include any feedbacks</w:t>
        </w:r>
      </w:ins>
      <w:ins w:id="210" w:author="Stuart Jenkins" w:date="2019-08-09T18:40:00Z">
        <w:r w:rsidR="00161068">
          <w:rPr>
            <w:sz w:val="18"/>
            <w:szCs w:val="18"/>
          </w:rPr>
          <w:t xml:space="preserve"> as well as the direct RF from emissions themselves. </w:t>
        </w:r>
      </w:ins>
      <w:ins w:id="211" w:author="Stuart Jenkins" w:date="2019-08-09T18:41:00Z">
        <w:r w:rsidR="004F2D73">
          <w:rPr>
            <w:sz w:val="18"/>
            <w:szCs w:val="18"/>
          </w:rPr>
          <w:t xml:space="preserve">So long as we can attribute the climate feedbacks and indirect </w:t>
        </w:r>
        <w:r w:rsidR="004F2D73">
          <w:rPr>
            <w:sz w:val="18"/>
            <w:szCs w:val="18"/>
          </w:rPr>
          <w:lastRenderedPageBreak/>
          <w:t xml:space="preserve">forcing </w:t>
        </w:r>
      </w:ins>
      <w:ins w:id="212" w:author="Stuart Jenkins" w:date="2019-08-12T09:53:00Z">
        <w:r w:rsidR="00F77887">
          <w:rPr>
            <w:sz w:val="18"/>
            <w:szCs w:val="18"/>
          </w:rPr>
          <w:t>to a particular perturbation we can account for these directly. The challe</w:t>
        </w:r>
      </w:ins>
      <w:ins w:id="213" w:author="Stuart Jenkins" w:date="2019-08-12T09:54:00Z">
        <w:r w:rsidR="00F77887">
          <w:rPr>
            <w:sz w:val="18"/>
            <w:szCs w:val="18"/>
          </w:rPr>
          <w:t>nge then is two-fold: 1) to pull apart the contributions to the total RF, including indirect and feedback effects</w:t>
        </w:r>
      </w:ins>
      <w:ins w:id="214" w:author="Stuart Jenkins" w:date="2019-08-12T09:55:00Z">
        <w:r w:rsidR="00F77887">
          <w:rPr>
            <w:sz w:val="18"/>
            <w:szCs w:val="18"/>
          </w:rPr>
          <w:t>; and 2) to understand the contemp</w:t>
        </w:r>
      </w:ins>
      <w:ins w:id="215" w:author="Stuart Jenkins" w:date="2019-08-12T09:56:00Z">
        <w:r w:rsidR="00F77887">
          <w:rPr>
            <w:sz w:val="18"/>
            <w:szCs w:val="18"/>
          </w:rPr>
          <w:t>or</w:t>
        </w:r>
      </w:ins>
      <w:ins w:id="216" w:author="Stuart Jenkins" w:date="2019-08-12T09:55:00Z">
        <w:r w:rsidR="00F77887">
          <w:rPr>
            <w:sz w:val="18"/>
            <w:szCs w:val="18"/>
          </w:rPr>
          <w:t>ary carbon cycle</w:t>
        </w:r>
      </w:ins>
      <w:ins w:id="217" w:author="Stuart Jenkins" w:date="2019-08-12T09:56:00Z">
        <w:r w:rsidR="00F77887">
          <w:rPr>
            <w:sz w:val="18"/>
            <w:szCs w:val="18"/>
          </w:rPr>
          <w:t xml:space="preserve"> and how its evolution under different future scenarios will change impact the carbon-equivalence of different RF contributions. </w:t>
        </w:r>
      </w:ins>
      <w:del w:id="218" w:author="Stuart Jenkins" w:date="2019-08-09T18:38:00Z">
        <w:r w:rsidDel="00161068">
          <w:rPr>
            <w:sz w:val="18"/>
            <w:szCs w:val="18"/>
          </w:rPr>
          <w:delText xml:space="preserve">** </w:delText>
        </w:r>
      </w:del>
    </w:p>
    <w:p w14:paraId="21AF862B" w14:textId="5FF9CC31" w:rsidR="001534AA" w:rsidRDefault="001534AA" w:rsidP="001534AA">
      <w:pPr>
        <w:jc w:val="both"/>
        <w:rPr>
          <w:sz w:val="18"/>
          <w:szCs w:val="18"/>
        </w:rPr>
      </w:pPr>
    </w:p>
    <w:p w14:paraId="65BADF3C" w14:textId="0573A3E1" w:rsidR="001534AA" w:rsidRDefault="00115BDA" w:rsidP="001534AA">
      <w:pPr>
        <w:jc w:val="both"/>
        <w:rPr>
          <w:sz w:val="18"/>
          <w:szCs w:val="18"/>
        </w:rPr>
      </w:pPr>
      <w:r>
        <w:rPr>
          <w:sz w:val="18"/>
          <w:szCs w:val="18"/>
        </w:rPr>
        <w:t xml:space="preserve">Figure 2b shows the cumulative emissions timeseries for each pollutant plotted in panel 2a. Equivalently, the area under each curve in panel a corresponds to the value plotted in panel b. Since each pollutant has </w:t>
      </w:r>
      <w:proofErr w:type="gramStart"/>
      <w:r>
        <w:rPr>
          <w:sz w:val="18"/>
          <w:szCs w:val="18"/>
        </w:rPr>
        <w:t>been converted</w:t>
      </w:r>
      <w:proofErr w:type="gramEnd"/>
      <w:r>
        <w:rPr>
          <w:sz w:val="18"/>
          <w:szCs w:val="18"/>
        </w:rPr>
        <w:t xml:space="preserve"> into an equivalent quantity of CO</w:t>
      </w:r>
      <w:r w:rsidRPr="00115BDA">
        <w:rPr>
          <w:sz w:val="18"/>
          <w:szCs w:val="18"/>
          <w:vertAlign w:val="subscript"/>
        </w:rPr>
        <w:t>2</w:t>
      </w:r>
      <w:r>
        <w:rPr>
          <w:sz w:val="18"/>
          <w:szCs w:val="18"/>
        </w:rPr>
        <w:t>, comparing the contributions from each agent becomes trivial. All pollutants provide a net-positive CO</w:t>
      </w:r>
      <w:r w:rsidRPr="00115BDA">
        <w:rPr>
          <w:sz w:val="18"/>
          <w:szCs w:val="18"/>
          <w:vertAlign w:val="subscript"/>
        </w:rPr>
        <w:t>2</w:t>
      </w:r>
      <w:r>
        <w:rPr>
          <w:sz w:val="18"/>
          <w:szCs w:val="18"/>
        </w:rPr>
        <w:t xml:space="preserve">-fe budget over the interval plotted (1900-2100), except for aerosols which are cooling and are therefore net-negative. </w:t>
      </w:r>
      <w:r w:rsidR="006835D4">
        <w:rPr>
          <w:sz w:val="18"/>
          <w:szCs w:val="18"/>
        </w:rPr>
        <w:t>CO</w:t>
      </w:r>
      <w:r w:rsidR="006835D4" w:rsidRPr="006835D4">
        <w:rPr>
          <w:sz w:val="18"/>
          <w:szCs w:val="18"/>
          <w:vertAlign w:val="subscript"/>
        </w:rPr>
        <w:t>2</w:t>
      </w:r>
      <w:r w:rsidR="006835D4">
        <w:rPr>
          <w:sz w:val="18"/>
          <w:szCs w:val="18"/>
        </w:rPr>
        <w:t xml:space="preserve"> is the biggest single contributor to the total cumulative emissions quantity, followed by aerosols (negative contribution) or CH</w:t>
      </w:r>
      <w:r w:rsidR="006835D4" w:rsidRPr="006835D4">
        <w:rPr>
          <w:sz w:val="18"/>
          <w:szCs w:val="18"/>
          <w:vertAlign w:val="subscript"/>
        </w:rPr>
        <w:t>4</w:t>
      </w:r>
      <w:r w:rsidR="006835D4">
        <w:rPr>
          <w:sz w:val="18"/>
          <w:szCs w:val="18"/>
        </w:rPr>
        <w:t xml:space="preserve"> (positive contribution). Interestingly, this isn’t true for all time, at the turn of the 21</w:t>
      </w:r>
      <w:r w:rsidR="006835D4" w:rsidRPr="006835D4">
        <w:rPr>
          <w:sz w:val="18"/>
          <w:szCs w:val="18"/>
          <w:vertAlign w:val="superscript"/>
        </w:rPr>
        <w:t>st</w:t>
      </w:r>
      <w:r w:rsidR="006835D4">
        <w:rPr>
          <w:sz w:val="18"/>
          <w:szCs w:val="18"/>
        </w:rPr>
        <w:t xml:space="preserve"> century it is the ‘other’ component which provides the largest single contribution to cumulative CO</w:t>
      </w:r>
      <w:r w:rsidR="006835D4" w:rsidRPr="006835D4">
        <w:rPr>
          <w:sz w:val="18"/>
          <w:szCs w:val="18"/>
          <w:vertAlign w:val="subscript"/>
        </w:rPr>
        <w:t>2</w:t>
      </w:r>
      <w:r w:rsidR="006835D4">
        <w:rPr>
          <w:sz w:val="18"/>
          <w:szCs w:val="18"/>
        </w:rPr>
        <w:t>-fe emissions. By the end of the century this ‘other’ fraction of the total has declined to be much smaller, probably because of the short timescales of many of the pollutants making up this contribution</w:t>
      </w:r>
      <w:r w:rsidR="000D03CC">
        <w:rPr>
          <w:sz w:val="18"/>
          <w:szCs w:val="18"/>
        </w:rPr>
        <w:t>[??]</w:t>
      </w:r>
      <w:r w:rsidR="006835D4">
        <w:rPr>
          <w:sz w:val="18"/>
          <w:szCs w:val="18"/>
        </w:rPr>
        <w:t>.</w:t>
      </w:r>
    </w:p>
    <w:p w14:paraId="096B0DC3" w14:textId="0AAFA7F7" w:rsidR="00BE633F" w:rsidRDefault="00BE633F" w:rsidP="001E7D0F">
      <w:pPr>
        <w:jc w:val="both"/>
        <w:rPr>
          <w:sz w:val="18"/>
          <w:szCs w:val="18"/>
        </w:rPr>
      </w:pPr>
    </w:p>
    <w:p w14:paraId="0FCB5C84" w14:textId="12785B89" w:rsidR="00187E3C" w:rsidRDefault="00187E3C" w:rsidP="001E7D0F">
      <w:pPr>
        <w:jc w:val="both"/>
        <w:rPr>
          <w:sz w:val="18"/>
          <w:szCs w:val="18"/>
        </w:rPr>
      </w:pPr>
      <w:r>
        <w:rPr>
          <w:sz w:val="18"/>
          <w:szCs w:val="18"/>
        </w:rPr>
        <w:t xml:space="preserve">**if we were to put a box in this paper detailing the approximation it would probably best fit </w:t>
      </w:r>
      <w:proofErr w:type="gramStart"/>
      <w:r>
        <w:rPr>
          <w:sz w:val="18"/>
          <w:szCs w:val="18"/>
        </w:rPr>
        <w:t>here?*</w:t>
      </w:r>
      <w:proofErr w:type="gramEnd"/>
      <w:r>
        <w:rPr>
          <w:sz w:val="18"/>
          <w:szCs w:val="18"/>
        </w:rPr>
        <w:t>*</w:t>
      </w:r>
      <w:ins w:id="219" w:author="Stuart Jenkins" w:date="2019-08-12T09:57:00Z">
        <w:r w:rsidR="00F77887">
          <w:rPr>
            <w:sz w:val="18"/>
            <w:szCs w:val="18"/>
          </w:rPr>
          <w:t xml:space="preserve"> **or it could just be a total section at the </w:t>
        </w:r>
      </w:ins>
      <w:ins w:id="220" w:author="Stuart Jenkins" w:date="2019-08-12T09:58:00Z">
        <w:r w:rsidR="00F77887">
          <w:rPr>
            <w:sz w:val="18"/>
            <w:szCs w:val="18"/>
          </w:rPr>
          <w:t>end, or before last section</w:t>
        </w:r>
      </w:ins>
      <w:ins w:id="221" w:author="Stuart Jenkins" w:date="2019-08-12T09:57:00Z">
        <w:r w:rsidR="00F77887">
          <w:rPr>
            <w:sz w:val="18"/>
            <w:szCs w:val="18"/>
          </w:rPr>
          <w:t>**</w:t>
        </w:r>
      </w:ins>
    </w:p>
    <w:p w14:paraId="27ED0352" w14:textId="77777777" w:rsidR="00642042" w:rsidRDefault="00642042" w:rsidP="001E7D0F">
      <w:pPr>
        <w:jc w:val="both"/>
        <w:rPr>
          <w:sz w:val="18"/>
          <w:szCs w:val="18"/>
        </w:rPr>
      </w:pPr>
    </w:p>
    <w:p w14:paraId="4E554028" w14:textId="604ECDD5" w:rsidR="000D03CC" w:rsidRDefault="000D03CC" w:rsidP="001E7D0F">
      <w:pPr>
        <w:jc w:val="both"/>
        <w:rPr>
          <w:sz w:val="18"/>
          <w:szCs w:val="18"/>
        </w:rPr>
      </w:pPr>
      <w:r>
        <w:rPr>
          <w:sz w:val="18"/>
          <w:szCs w:val="18"/>
        </w:rPr>
        <w:t xml:space="preserve">**Some closing remark about CO2-fe and how it brings the concept of TCRE and linear response of warming to emissions to multi-gas emissions/to any climate pollutant, before we go on to discuss the TCRE and observational </w:t>
      </w:r>
      <w:proofErr w:type="gramStart"/>
      <w:r>
        <w:rPr>
          <w:sz w:val="18"/>
          <w:szCs w:val="18"/>
        </w:rPr>
        <w:t>constraints.*</w:t>
      </w:r>
      <w:proofErr w:type="gramEnd"/>
      <w:r>
        <w:rPr>
          <w:sz w:val="18"/>
          <w:szCs w:val="18"/>
        </w:rPr>
        <w:t>*</w:t>
      </w:r>
    </w:p>
    <w:p w14:paraId="6D07D3A2" w14:textId="31C80237" w:rsidR="000D03CC" w:rsidRDefault="000D03CC" w:rsidP="001E7D0F">
      <w:pPr>
        <w:jc w:val="both"/>
        <w:rPr>
          <w:sz w:val="18"/>
          <w:szCs w:val="18"/>
        </w:rPr>
      </w:pPr>
    </w:p>
    <w:p w14:paraId="6109D710" w14:textId="77777777" w:rsidR="00DE380E" w:rsidRPr="000D03CC" w:rsidRDefault="00DE380E" w:rsidP="001E7D0F">
      <w:pPr>
        <w:jc w:val="both"/>
        <w:rPr>
          <w:sz w:val="18"/>
          <w:szCs w:val="18"/>
        </w:rPr>
      </w:pPr>
    </w:p>
    <w:p w14:paraId="0C3636E3" w14:textId="769E250D" w:rsidR="008666A6" w:rsidRPr="008666A6" w:rsidRDefault="008666A6" w:rsidP="001E7D0F">
      <w:pPr>
        <w:jc w:val="both"/>
        <w:rPr>
          <w:b/>
          <w:bCs/>
          <w:i/>
          <w:iCs/>
          <w:sz w:val="18"/>
          <w:szCs w:val="18"/>
        </w:rPr>
      </w:pPr>
      <w:r w:rsidRPr="008666A6">
        <w:rPr>
          <w:b/>
          <w:bCs/>
          <w:i/>
          <w:iCs/>
          <w:sz w:val="18"/>
          <w:szCs w:val="18"/>
        </w:rPr>
        <w:t>3. Observational constraints on the TCRE</w:t>
      </w:r>
    </w:p>
    <w:p w14:paraId="2A5353AC" w14:textId="59BDBC28" w:rsidR="008666A6" w:rsidRDefault="008666A6" w:rsidP="001E7D0F">
      <w:pPr>
        <w:jc w:val="both"/>
        <w:rPr>
          <w:sz w:val="18"/>
          <w:szCs w:val="18"/>
        </w:rPr>
      </w:pPr>
    </w:p>
    <w:p w14:paraId="2BA3BAC3" w14:textId="7273ECB9" w:rsidR="008666A6" w:rsidRDefault="00CC74B9" w:rsidP="001E7D0F">
      <w:pPr>
        <w:jc w:val="both"/>
        <w:rPr>
          <w:sz w:val="18"/>
          <w:szCs w:val="18"/>
        </w:rPr>
      </w:pPr>
      <w:r>
        <w:rPr>
          <w:sz w:val="18"/>
          <w:szCs w:val="18"/>
        </w:rPr>
        <w:t>The CO</w:t>
      </w:r>
      <w:r w:rsidRPr="00642042">
        <w:rPr>
          <w:sz w:val="18"/>
          <w:szCs w:val="18"/>
          <w:vertAlign w:val="subscript"/>
        </w:rPr>
        <w:t>2</w:t>
      </w:r>
      <w:r>
        <w:rPr>
          <w:sz w:val="18"/>
          <w:szCs w:val="18"/>
        </w:rPr>
        <w:t>-fe metric allows us to extend the TCRE behaviour of a CO</w:t>
      </w:r>
      <w:r w:rsidRPr="00642042">
        <w:rPr>
          <w:sz w:val="18"/>
          <w:szCs w:val="18"/>
          <w:vertAlign w:val="subscript"/>
        </w:rPr>
        <w:t>2</w:t>
      </w:r>
      <w:r>
        <w:rPr>
          <w:sz w:val="18"/>
          <w:szCs w:val="18"/>
        </w:rPr>
        <w:t xml:space="preserve">-only emissions scenario to multi-gas emissions scenarios. This </w:t>
      </w:r>
      <w:proofErr w:type="gramStart"/>
      <w:r>
        <w:rPr>
          <w:sz w:val="18"/>
          <w:szCs w:val="18"/>
        </w:rPr>
        <w:t>is demonstrated</w:t>
      </w:r>
      <w:proofErr w:type="gramEnd"/>
      <w:r>
        <w:rPr>
          <w:sz w:val="18"/>
          <w:szCs w:val="18"/>
        </w:rPr>
        <w:t xml:space="preserve"> most clearly in figure 1f, where the typical depiction of the TCRE relationship is reproduced for each scenario considered. CO</w:t>
      </w:r>
      <w:r w:rsidRPr="00CC74B9">
        <w:rPr>
          <w:sz w:val="18"/>
          <w:szCs w:val="18"/>
          <w:vertAlign w:val="subscript"/>
        </w:rPr>
        <w:t>2</w:t>
      </w:r>
      <w:r>
        <w:rPr>
          <w:sz w:val="18"/>
          <w:szCs w:val="18"/>
        </w:rPr>
        <w:t>-fe emissions produce a near-linearity to temperature response</w:t>
      </w:r>
      <w:del w:id="222" w:author="Stuart Jenkins" w:date="2019-08-12T09:58:00Z">
        <w:r w:rsidDel="00554CB9">
          <w:rPr>
            <w:sz w:val="18"/>
            <w:szCs w:val="18"/>
          </w:rPr>
          <w:delText>,</w:delText>
        </w:r>
      </w:del>
      <w:r>
        <w:rPr>
          <w:sz w:val="18"/>
          <w:szCs w:val="18"/>
        </w:rPr>
        <w:t xml:space="preserve"> and clearly much better represent the relation</w:t>
      </w:r>
      <w:r w:rsidR="00935F84">
        <w:rPr>
          <w:sz w:val="18"/>
          <w:szCs w:val="18"/>
        </w:rPr>
        <w:t>s</w:t>
      </w:r>
      <w:r>
        <w:rPr>
          <w:sz w:val="18"/>
          <w:szCs w:val="18"/>
        </w:rPr>
        <w:t xml:space="preserve">hip between warming and cumulative emissions </w:t>
      </w:r>
      <w:r w:rsidR="00935F84">
        <w:rPr>
          <w:sz w:val="18"/>
          <w:szCs w:val="18"/>
        </w:rPr>
        <w:t>than the CO</w:t>
      </w:r>
      <w:r w:rsidR="00935F84" w:rsidRPr="00554CB9">
        <w:rPr>
          <w:sz w:val="18"/>
          <w:szCs w:val="18"/>
          <w:vertAlign w:val="subscript"/>
          <w:rPrChange w:id="223" w:author="Stuart Jenkins" w:date="2019-08-12T09:58:00Z">
            <w:rPr>
              <w:sz w:val="18"/>
              <w:szCs w:val="18"/>
            </w:rPr>
          </w:rPrChange>
        </w:rPr>
        <w:t>2</w:t>
      </w:r>
      <w:r w:rsidR="00935F84">
        <w:rPr>
          <w:sz w:val="18"/>
          <w:szCs w:val="18"/>
        </w:rPr>
        <w:t>-only lines. This replicates the results found by Leach et al.</w:t>
      </w:r>
      <w:r w:rsidR="00935F84">
        <w:rPr>
          <w:sz w:val="18"/>
          <w:szCs w:val="18"/>
        </w:rPr>
        <w:fldChar w:fldCharType="begin"/>
      </w:r>
      <w:ins w:id="224" w:author="Stuart Jenkins" w:date="2019-08-09T14:41:00Z">
        <w:r w:rsidR="00962A94">
          <w:rPr>
            <w:sz w:val="18"/>
            <w:szCs w:val="18"/>
          </w:rPr>
          <w:instrText xml:space="preserve"> ADDIN ZOTERO_ITEM CSL_CITATION {"citationID":"EYIluVZv","properties":{"formattedCitation":"\\super 4\\nosupersub{}","plainCitation":"4","noteIndex":0},"citationItems":[{"id":42,"uris":["http://zotero.org/users/local/uNYZvaCf/items/KJ7RHM6Z"],"uri":["http://zotero.org/users/local/uNYZvaCf/items/KJ7RHM6Z"],"itemData":{"id":42,"type":"article-journal","title":"Current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instrText>
        </w:r>
      </w:ins>
      <w:del w:id="225" w:author="Stuart Jenkins" w:date="2019-08-09T14:16:00Z">
        <w:r w:rsidR="00935F84" w:rsidDel="00045CB8">
          <w:rPr>
            <w:sz w:val="18"/>
            <w:szCs w:val="18"/>
          </w:rPr>
          <w:delInstrText xml:space="preserve"> ADDIN ZOTERO_ITEM CSL_CITATION {"citationID":"EYIluVZv","properties":{"formattedCitation":"\\super 5\\nosupersub{}","plainCitation":"5","noteIndex":0},"citationItems":[{"id":42,"uris":["http://zotero.org/users/local/uNYZvaCf/items/KJ7RHM6Z"],"uri":["http://zotero.org/users/local/uNYZvaCf/items/KJ7RHM6Z"],"itemData":{"id":42,"type":"article-journal","title":"Current level and rate of warming determine emissions budgets under ambitious mitigation","container-title":"Nature Geoscience","page":"574","volume":"11","issue":"8","source":"www.nature.com","abstract":"A combination of the level and rate of human-induced warming allows estimation of remaining emission budgets to peak warming across a broad range of scenarios, suggests an analysis of emissions budgets expressed in terms of CO2-forcing-equivalent emissions.","DOI":"10.1038/s41561-018-0156-y","ISSN":"1752-0908","language":"En","author":[{"family":"Leach","given":"Nicholas J."},{"family":"Millar","given":"Richard J."},{"family":"Haustein","given":"Karsten"},{"family":"Jenkins","given":"Stuart"},{"family":"Graham","given":"Euan"},{"family":"Allen","given":"Myles R."}],"issued":{"date-parts":[["2018",8]]}}}],"schema":"https://github.com/citation-style-language/schema/raw/master/csl-citation.json"} </w:delInstrText>
        </w:r>
      </w:del>
      <w:r w:rsidR="00935F84">
        <w:rPr>
          <w:sz w:val="18"/>
          <w:szCs w:val="18"/>
        </w:rPr>
        <w:fldChar w:fldCharType="separate"/>
      </w:r>
      <w:ins w:id="226" w:author="Stuart Jenkins" w:date="2019-08-09T14:41:00Z">
        <w:r w:rsidR="00962A94" w:rsidRPr="00962A94">
          <w:rPr>
            <w:rFonts w:ascii="Calibri" w:cs="Calibri"/>
            <w:sz w:val="18"/>
            <w:vertAlign w:val="superscript"/>
            <w:rPrChange w:id="227" w:author="Stuart Jenkins" w:date="2019-08-09T14:41:00Z">
              <w:rPr>
                <w:rFonts w:ascii="Times New Roman" w:hAnsi="Times New Roman" w:cs="Times New Roman"/>
                <w:vertAlign w:val="superscript"/>
              </w:rPr>
            </w:rPrChange>
          </w:rPr>
          <w:t>4</w:t>
        </w:r>
      </w:ins>
      <w:del w:id="228" w:author="Stuart Jenkins" w:date="2019-08-09T14:16:00Z">
        <w:r w:rsidR="00935F84" w:rsidRPr="00CB2E69" w:rsidDel="00045CB8">
          <w:rPr>
            <w:rFonts w:ascii="Calibri" w:cs="Calibri"/>
            <w:sz w:val="18"/>
            <w:vertAlign w:val="superscript"/>
          </w:rPr>
          <w:delText>5</w:delText>
        </w:r>
      </w:del>
      <w:r w:rsidR="00935F84">
        <w:rPr>
          <w:sz w:val="18"/>
          <w:szCs w:val="18"/>
        </w:rPr>
        <w:fldChar w:fldCharType="end"/>
      </w:r>
      <w:r w:rsidR="00935F84">
        <w:rPr>
          <w:sz w:val="18"/>
          <w:szCs w:val="18"/>
        </w:rPr>
        <w:t xml:space="preserve"> in their figure 2, where an equivalent calculation is completed over the AR5 scenario database.</w:t>
      </w:r>
      <w:del w:id="229" w:author="Stuart Jenkins" w:date="2019-08-12T09:59:00Z">
        <w:r w:rsidR="00935F84" w:rsidDel="00554CB9">
          <w:rPr>
            <w:sz w:val="18"/>
            <w:szCs w:val="18"/>
          </w:rPr>
          <w:delText xml:space="preserve"> </w:delText>
        </w:r>
      </w:del>
    </w:p>
    <w:p w14:paraId="16EBBBC4" w14:textId="62C19920" w:rsidR="00935F84" w:rsidRDefault="00935F84" w:rsidP="001E7D0F">
      <w:pPr>
        <w:jc w:val="both"/>
        <w:rPr>
          <w:sz w:val="18"/>
          <w:szCs w:val="18"/>
        </w:rPr>
      </w:pPr>
    </w:p>
    <w:p w14:paraId="44ADB3FB" w14:textId="41C6135D" w:rsidR="00935F84" w:rsidRDefault="002A48A5" w:rsidP="001E7D0F">
      <w:pPr>
        <w:jc w:val="both"/>
        <w:rPr>
          <w:sz w:val="18"/>
          <w:szCs w:val="18"/>
        </w:rPr>
      </w:pPr>
      <w:r>
        <w:rPr>
          <w:sz w:val="18"/>
          <w:szCs w:val="18"/>
        </w:rPr>
        <w:t>The TCRE represents a key climate parameter both with regards to the understanding of the physical climate</w:t>
      </w:r>
      <w:del w:id="230" w:author="Stuart Jenkins" w:date="2019-08-12T09:59:00Z">
        <w:r w:rsidDel="00554CB9">
          <w:rPr>
            <w:sz w:val="18"/>
            <w:szCs w:val="18"/>
          </w:rPr>
          <w:delText>s</w:delText>
        </w:r>
      </w:del>
      <w:r>
        <w:rPr>
          <w:sz w:val="18"/>
          <w:szCs w:val="18"/>
        </w:rPr>
        <w:t xml:space="preserve"> response to human actions and regarding effective policy design in the near-future. This makes it the attention of significant research effort over recent years</w:t>
      </w:r>
      <w:ins w:id="231" w:author="Stuart Jenkins" w:date="2019-08-12T09:59:00Z">
        <w:r w:rsidR="00554CB9">
          <w:rPr>
            <w:sz w:val="18"/>
            <w:szCs w:val="18"/>
          </w:rPr>
          <w:fldChar w:fldCharType="begin"/>
        </w:r>
      </w:ins>
      <w:ins w:id="232" w:author="Stuart Jenkins" w:date="2019-08-12T10:01:00Z">
        <w:r w:rsidR="00554CB9">
          <w:rPr>
            <w:sz w:val="18"/>
            <w:szCs w:val="18"/>
          </w:rPr>
          <w:instrText xml:space="preserve"> ADDIN ZOTERO_ITEM CSL_CITATION {"citationID":"3EiwzPRo","properties":{"formattedCitation":"\\super 6,19\\nosupersub{}","plainCitation":"6,19","noteIndex":0},"citationItems":[{"id":204,"uris":["http://zotero.org/users/local/uNYZvaCf/items/5KDW7HQK"],"uri":["http://zotero.org/users/local/uNYZvaCf/items/5KDW7HQK"],"itemData":{"id":204,"type":"article-journal","title":"The proportionality of global warming to cumulative carbon emissions","container-title":"Nature","page":"829-832","volume":"459","issue":"7248","source":"www.nature.com","abstract":"The global temperature response to increasing atmospheric CO2 is often quantified by metrics such as equilibrium climate sensitivity and transient climate response1. These approaches, however, do not account for carbon cycle feedbacks and therefore do not fully represent the net response of the Earth system to anthropogenic CO2 emissions. Climate–carbon modelling experiments have shown that: (1) the warming per unit CO2 emitted does not depend on the background CO2 concentration2; (2) the total allowable emissions for climate stabilization do not depend on the timing of those emissions3,4,5; and (3) the temperature response to a pulse of CO2 is approximately constant on timescales of decades to centuries3,6,7,8. Here we generalize these results and show that the carbon–climate response (CCR), defined as the ratio of temperature change to cumulative carbon emissions, is approximately independent of both the atmospheric CO2 concentration and its rate of change on these timescales. From observational constraints, we estimate CCR to be in the range 1.0–2.1 °C per trillion tonnes of carbon (Tt C) emitted (5th to 95th percentiles), consistent with twenty-first-century CCR values simulated by climate–carbon models. Uncertainty in land-use CO2 emissions and aerosol forcing, however, means that higher observationally constrained values cannot be excluded. The CCR, when evaluated from climate–carbon models under idealized conditions, represents a simple yet robust metric for comparing models, which aggregates both climate feedbacks and carbon cycle feedbacks. CCR is also likely to be a useful concept for climate change mitigation and policy; by combining the uncertainties associated with climate sensitivity, carbon sinks and climate–carbon feedbacks into a single quantity, the CCR allows CO2-induced global mean temperature change to be inferred directly from cumulative carbon emissions.","DOI":"10.1038/nature08047","ISSN":"1476-4687","language":"en","author":[{"family":"Matthews","given":"H. Damon"},{"family":"Gillett","given":"Nathan P."},{"family":"Stott","given":"Peter A."},{"family":"Zickfeld","given":"Kirsten"}],"issued":{"date-parts":[["2009",6]]}}},{"id":86,"uris":["http://zotero.org/users/local/uNYZvaCf/items/E22PB8ER"],"uri":["http://zotero.org/users/local/uNYZvaCf/items/E22PB8ER"],"itemData":{"id":86,"type":"article-journal","title":"Carbon cycle feedbacks and future climate change","container-title":"Philosophical Transactions of the Royal Society A: Mathematical, Physical and Engineering Sciences","page":"20140421","volume":"373","issue":"2054","source":"royalsocietypublishing.org (Atypon)","abstract":"Climate and carbon cycle are tightly coupled on many timescales, from interannual to multi-millennial timescales. Observations always evidence a positive feedback, warming leading to release of carbon to the atmosphere; however, the processes at play differ depending on the timescales. State-of-the-art Earth System Models now represent these climate-carbon cycle feedbacks, always simulating a positive feedback over the twentieth and twenty-first centuries, although with substantial uncertainty. Recent studies now help to reduce this uncertainty. First, on short timescales, El Niño years record larger than average atmospheric CO2 growth rate, with tropical land ecosystems being the main drivers. These climate-carbon cycle anomalies can be used as emerging constraint on the tropical land carbon response to future climate change. Second, centennial variability found in last millennium records can be used to constrain the overall global carbon cycle response to climatic excursions. These independent methods point to climate-carbon cycle feedback at the low-end of the Earth System Models range, indicating that these models overestimate the carbon cycle sensitivity to climate change. These new findings also help to attribute the historical land and ocean carbon sinks to increase in atmospheric CO2 and climate change.","DOI":"10.1098/rsta.2014.0421","journalAbbreviation":"Philosophical Transactions of the Royal Society A: Mathematical, Physical and Engineering Sciences","author":[{"literal":"Friedlingstein Pierre"}],"issued":{"date-parts":[["2015",11,13]]}}}],"schema":"https://github.com/citation-style-language/schema/raw/master/csl-citation.json"} </w:instrText>
        </w:r>
      </w:ins>
      <w:r w:rsidR="00554CB9">
        <w:rPr>
          <w:sz w:val="18"/>
          <w:szCs w:val="18"/>
        </w:rPr>
        <w:fldChar w:fldCharType="separate"/>
      </w:r>
      <w:ins w:id="233" w:author="Stuart Jenkins" w:date="2019-08-12T10:01:00Z">
        <w:r w:rsidR="00554CB9" w:rsidRPr="00554CB9">
          <w:rPr>
            <w:rFonts w:ascii="Calibri" w:cs="Calibri"/>
            <w:sz w:val="18"/>
            <w:vertAlign w:val="superscript"/>
            <w:rPrChange w:id="234" w:author="Stuart Jenkins" w:date="2019-08-12T10:01:00Z">
              <w:rPr>
                <w:rFonts w:ascii="Times New Roman" w:hAnsi="Times New Roman" w:cs="Times New Roman"/>
                <w:vertAlign w:val="superscript"/>
              </w:rPr>
            </w:rPrChange>
          </w:rPr>
          <w:t>6,19</w:t>
        </w:r>
      </w:ins>
      <w:ins w:id="235" w:author="Stuart Jenkins" w:date="2019-08-12T09:59:00Z">
        <w:r w:rsidR="00554CB9">
          <w:rPr>
            <w:sz w:val="18"/>
            <w:szCs w:val="18"/>
          </w:rPr>
          <w:fldChar w:fldCharType="end"/>
        </w:r>
      </w:ins>
      <w:ins w:id="236" w:author="Stuart Jenkins" w:date="2019-08-12T10:01:00Z">
        <w:r w:rsidR="00554CB9">
          <w:rPr>
            <w:sz w:val="18"/>
            <w:szCs w:val="18"/>
          </w:rPr>
          <w:t>[add more refs. here!]</w:t>
        </w:r>
      </w:ins>
      <w:del w:id="237" w:author="Stuart Jenkins" w:date="2019-08-12T09:59:00Z">
        <w:r w:rsidDel="00554CB9">
          <w:rPr>
            <w:sz w:val="18"/>
            <w:szCs w:val="18"/>
          </w:rPr>
          <w:delText>[!!]</w:delText>
        </w:r>
      </w:del>
      <w:r>
        <w:rPr>
          <w:sz w:val="18"/>
          <w:szCs w:val="18"/>
        </w:rPr>
        <w:t xml:space="preserve"> aiming to reduce the uncertainty range from the previous assessment in IPCC’s AR5 (0.8-2.4 K/</w:t>
      </w:r>
      <w:proofErr w:type="spellStart"/>
      <w:r>
        <w:rPr>
          <w:sz w:val="18"/>
          <w:szCs w:val="18"/>
        </w:rPr>
        <w:t>TtC</w:t>
      </w:r>
      <w:proofErr w:type="spellEnd"/>
      <w:r>
        <w:rPr>
          <w:sz w:val="18"/>
          <w:szCs w:val="18"/>
        </w:rPr>
        <w:t xml:space="preserve"> </w:t>
      </w:r>
      <w:ins w:id="238" w:author="Stuart Jenkins" w:date="2019-08-12T10:01:00Z">
        <w:r w:rsidR="00C9553D">
          <w:rPr>
            <w:sz w:val="18"/>
            <w:szCs w:val="18"/>
          </w:rPr>
          <w:t>for the</w:t>
        </w:r>
      </w:ins>
      <w:del w:id="239" w:author="Stuart Jenkins" w:date="2019-08-12T10:01:00Z">
        <w:r w:rsidDel="00C9553D">
          <w:rPr>
            <w:sz w:val="18"/>
            <w:szCs w:val="18"/>
          </w:rPr>
          <w:delText>–</w:delText>
        </w:r>
      </w:del>
      <w:r>
        <w:rPr>
          <w:sz w:val="18"/>
          <w:szCs w:val="18"/>
        </w:rPr>
        <w:t xml:space="preserve"> 5-95</w:t>
      </w:r>
      <w:r w:rsidR="00C725B6" w:rsidRPr="00C725B6">
        <w:rPr>
          <w:sz w:val="18"/>
          <w:szCs w:val="18"/>
          <w:vertAlign w:val="superscript"/>
        </w:rPr>
        <w:t>th</w:t>
      </w:r>
      <w:r>
        <w:rPr>
          <w:sz w:val="18"/>
          <w:szCs w:val="18"/>
        </w:rPr>
        <w:t xml:space="preserve"> percentile range). </w:t>
      </w:r>
      <w:ins w:id="240" w:author="Stuart Jenkins" w:date="2019-08-12T10:02:00Z">
        <w:r w:rsidR="00C9553D">
          <w:rPr>
            <w:sz w:val="18"/>
            <w:szCs w:val="18"/>
          </w:rPr>
          <w:t xml:space="preserve">In the section above, we have demonstrated the TCRE concept can </w:t>
        </w:r>
        <w:proofErr w:type="gramStart"/>
        <w:r w:rsidR="00C9553D">
          <w:rPr>
            <w:sz w:val="18"/>
            <w:szCs w:val="18"/>
          </w:rPr>
          <w:t>be extended</w:t>
        </w:r>
        <w:proofErr w:type="gramEnd"/>
        <w:r w:rsidR="00C9553D">
          <w:rPr>
            <w:sz w:val="18"/>
            <w:szCs w:val="18"/>
          </w:rPr>
          <w:t xml:space="preserve"> to multi-gas scenarios</w:t>
        </w:r>
      </w:ins>
      <w:ins w:id="241" w:author="Stuart Jenkins" w:date="2019-08-12T10:03:00Z">
        <w:r w:rsidR="00C9553D">
          <w:rPr>
            <w:sz w:val="18"/>
            <w:szCs w:val="18"/>
          </w:rPr>
          <w:t xml:space="preserve"> with the correct choice of metric.</w:t>
        </w:r>
      </w:ins>
      <w:ins w:id="242" w:author="Stuart Jenkins" w:date="2019-08-12T10:02:00Z">
        <w:r w:rsidR="00C9553D">
          <w:rPr>
            <w:sz w:val="18"/>
            <w:szCs w:val="18"/>
          </w:rPr>
          <w:t xml:space="preserve"> </w:t>
        </w:r>
      </w:ins>
      <w:r w:rsidR="00935F84">
        <w:rPr>
          <w:sz w:val="18"/>
          <w:szCs w:val="18"/>
        </w:rPr>
        <w:t xml:space="preserve">Having shown the continued utility of the TCRE for scenarios </w:t>
      </w:r>
      <w:r>
        <w:rPr>
          <w:sz w:val="18"/>
          <w:szCs w:val="18"/>
        </w:rPr>
        <w:t>computed</w:t>
      </w:r>
      <w:r w:rsidR="00935F84">
        <w:rPr>
          <w:sz w:val="18"/>
          <w:szCs w:val="18"/>
        </w:rPr>
        <w:t xml:space="preserve"> using the CO</w:t>
      </w:r>
      <w:r w:rsidR="00935F84" w:rsidRPr="00333573">
        <w:rPr>
          <w:sz w:val="18"/>
          <w:szCs w:val="18"/>
          <w:vertAlign w:val="subscript"/>
        </w:rPr>
        <w:t>2</w:t>
      </w:r>
      <w:r w:rsidR="00935F84">
        <w:rPr>
          <w:sz w:val="18"/>
          <w:szCs w:val="18"/>
        </w:rPr>
        <w:t>-fe metric, this section now considers the uncertainty range of the TCRE.</w:t>
      </w:r>
    </w:p>
    <w:p w14:paraId="302A2CB9" w14:textId="41BE16FC" w:rsidR="00935F84" w:rsidRDefault="00935F84" w:rsidP="001E7D0F">
      <w:pPr>
        <w:jc w:val="both"/>
        <w:rPr>
          <w:sz w:val="18"/>
          <w:szCs w:val="18"/>
        </w:rPr>
      </w:pPr>
    </w:p>
    <w:p w14:paraId="20930D88" w14:textId="69DFB43D" w:rsidR="002876B4" w:rsidDel="00522649" w:rsidRDefault="00522649" w:rsidP="001E7D0F">
      <w:pPr>
        <w:jc w:val="both"/>
        <w:rPr>
          <w:del w:id="243" w:author="Stuart Jenkins" w:date="2019-08-12T10:13:00Z"/>
          <w:sz w:val="18"/>
          <w:szCs w:val="18"/>
        </w:rPr>
      </w:pPr>
      <w:ins w:id="244" w:author="Stuart Jenkins" w:date="2019-08-12T10:09:00Z">
        <w:r>
          <w:rPr>
            <w:sz w:val="18"/>
            <w:szCs w:val="18"/>
          </w:rPr>
          <w:t xml:space="preserve">To explore the </w:t>
        </w:r>
      </w:ins>
      <w:ins w:id="245" w:author="Stuart Jenkins" w:date="2019-08-12T10:10:00Z">
        <w:r>
          <w:rPr>
            <w:sz w:val="18"/>
            <w:szCs w:val="18"/>
          </w:rPr>
          <w:t xml:space="preserve">range of accessible TCREs we use a simple climate model </w:t>
        </w:r>
      </w:ins>
      <w:ins w:id="246" w:author="Stuart Jenkins" w:date="2019-08-12T10:11:00Z">
        <w:r>
          <w:rPr>
            <w:sz w:val="18"/>
            <w:szCs w:val="18"/>
          </w:rPr>
          <w:t>to find most-likely histories for the global temperature anomaly given a number of</w:t>
        </w:r>
      </w:ins>
      <w:ins w:id="247" w:author="Stuart Jenkins" w:date="2019-08-12T10:12:00Z">
        <w:r>
          <w:rPr>
            <w:sz w:val="18"/>
            <w:szCs w:val="18"/>
          </w:rPr>
          <w:t xml:space="preserve"> possible RFs as input</w:t>
        </w:r>
      </w:ins>
      <w:ins w:id="248" w:author="Stuart Jenkins" w:date="2019-08-12T10:11:00Z">
        <w:r>
          <w:rPr>
            <w:sz w:val="18"/>
            <w:szCs w:val="18"/>
          </w:rPr>
          <w:t>.</w:t>
        </w:r>
      </w:ins>
      <w:ins w:id="249" w:author="Stuart Jenkins" w:date="2019-08-12T10:09:00Z">
        <w:r>
          <w:rPr>
            <w:sz w:val="18"/>
            <w:szCs w:val="18"/>
          </w:rPr>
          <w:t xml:space="preserve"> </w:t>
        </w:r>
      </w:ins>
      <w:r w:rsidR="00CE10CB">
        <w:rPr>
          <w:sz w:val="18"/>
          <w:szCs w:val="18"/>
        </w:rPr>
        <w:t>Using a 1000</w:t>
      </w:r>
      <w:r w:rsidR="00046918">
        <w:rPr>
          <w:sz w:val="18"/>
          <w:szCs w:val="18"/>
        </w:rPr>
        <w:t>-</w:t>
      </w:r>
      <w:r w:rsidR="00CE10CB">
        <w:rPr>
          <w:sz w:val="18"/>
          <w:szCs w:val="18"/>
        </w:rPr>
        <w:t xml:space="preserve">member ensemble of equiprobable </w:t>
      </w:r>
      <w:ins w:id="250" w:author="Stuart Jenkins" w:date="2019-08-12T10:13:00Z">
        <w:r>
          <w:rPr>
            <w:sz w:val="18"/>
            <w:szCs w:val="18"/>
          </w:rPr>
          <w:t xml:space="preserve">RF </w:t>
        </w:r>
      </w:ins>
      <w:del w:id="251" w:author="Stuart Jenkins" w:date="2019-08-12T10:13:00Z">
        <w:r w:rsidR="00CE10CB" w:rsidDel="00522649">
          <w:rPr>
            <w:sz w:val="18"/>
            <w:szCs w:val="18"/>
          </w:rPr>
          <w:delText>r</w:delText>
        </w:r>
      </w:del>
      <w:del w:id="252" w:author="Stuart Jenkins" w:date="2019-08-12T10:12:00Z">
        <w:r w:rsidR="00CE10CB" w:rsidDel="00522649">
          <w:rPr>
            <w:sz w:val="18"/>
            <w:szCs w:val="18"/>
          </w:rPr>
          <w:delText xml:space="preserve">adiative forcing </w:delText>
        </w:r>
      </w:del>
      <w:r w:rsidR="00CE10CB">
        <w:rPr>
          <w:sz w:val="18"/>
          <w:szCs w:val="18"/>
        </w:rPr>
        <w:t>timeseries split component-by-component</w:t>
      </w:r>
      <w:ins w:id="253" w:author="Stuart Jenkins" w:date="2019-08-12T10:06:00Z">
        <w:r w:rsidR="00C9553D">
          <w:rPr>
            <w:sz w:val="18"/>
            <w:szCs w:val="18"/>
          </w:rPr>
          <w:t>[!there must be a reference for this!]</w:t>
        </w:r>
      </w:ins>
      <w:del w:id="254" w:author="Stuart Jenkins" w:date="2019-08-12T10:06:00Z">
        <w:r w:rsidR="00CE10CB" w:rsidDel="00C9553D">
          <w:rPr>
            <w:sz w:val="18"/>
            <w:szCs w:val="18"/>
          </w:rPr>
          <w:delText>[!!]</w:delText>
        </w:r>
      </w:del>
      <w:r w:rsidR="00CE10CB">
        <w:rPr>
          <w:sz w:val="18"/>
          <w:szCs w:val="18"/>
        </w:rPr>
        <w:t xml:space="preserve"> we can compute the most-likely anthropogenic and natural contributions to the observed temperature anomaly since pre-industrial. </w:t>
      </w:r>
      <w:del w:id="255" w:author="Stuart Jenkins" w:date="2019-08-12T10:09:00Z">
        <w:r w:rsidR="00CE10CB" w:rsidDel="00522649">
          <w:rPr>
            <w:sz w:val="18"/>
            <w:szCs w:val="18"/>
          </w:rPr>
          <w:delText xml:space="preserve">Here </w:delText>
        </w:r>
      </w:del>
      <w:ins w:id="256" w:author="Stuart Jenkins" w:date="2019-08-12T10:09:00Z">
        <w:r>
          <w:rPr>
            <w:sz w:val="18"/>
            <w:szCs w:val="18"/>
          </w:rPr>
          <w:t>Throughout</w:t>
        </w:r>
      </w:ins>
      <w:del w:id="257" w:author="Stuart Jenkins" w:date="2019-08-12T10:09:00Z">
        <w:r w:rsidR="00CE10CB" w:rsidDel="00522649">
          <w:rPr>
            <w:sz w:val="18"/>
            <w:szCs w:val="18"/>
          </w:rPr>
          <w:delText>the</w:delText>
        </w:r>
      </w:del>
      <w:r w:rsidR="00CE10CB">
        <w:rPr>
          <w:sz w:val="18"/>
          <w:szCs w:val="18"/>
        </w:rPr>
        <w:t xml:space="preserve"> temperature observations are based on a 4-dataset mean as in the IPCC SR15 Chapter 1 text (HadCRUT3, </w:t>
      </w:r>
      <w:proofErr w:type="spellStart"/>
      <w:r w:rsidR="00CE10CB">
        <w:rPr>
          <w:sz w:val="18"/>
          <w:szCs w:val="18"/>
        </w:rPr>
        <w:t>Cowtan</w:t>
      </w:r>
      <w:proofErr w:type="spellEnd"/>
      <w:r w:rsidR="00CE10CB">
        <w:rPr>
          <w:sz w:val="18"/>
          <w:szCs w:val="18"/>
        </w:rPr>
        <w:t>-Way, NOAA and GISTEMP</w:t>
      </w:r>
      <w:r w:rsidR="00B93208">
        <w:rPr>
          <w:sz w:val="18"/>
          <w:szCs w:val="18"/>
        </w:rPr>
        <w:t>; re</w:t>
      </w:r>
      <w:ins w:id="258" w:author="Stuart Jenkins" w:date="2019-08-12T10:07:00Z">
        <w:r w:rsidR="00C9553D">
          <w:rPr>
            <w:sz w:val="18"/>
            <w:szCs w:val="18"/>
          </w:rPr>
          <w:t>-</w:t>
        </w:r>
      </w:ins>
      <w:r w:rsidR="00B93208">
        <w:rPr>
          <w:sz w:val="18"/>
          <w:szCs w:val="18"/>
        </w:rPr>
        <w:t>baselined to common reference period 1850-1900</w:t>
      </w:r>
      <w:del w:id="259" w:author="Stuart Jenkins" w:date="2019-08-12T10:07:00Z">
        <w:r w:rsidR="00B93208" w:rsidDel="00C9553D">
          <w:rPr>
            <w:sz w:val="18"/>
            <w:szCs w:val="18"/>
          </w:rPr>
          <w:delText>,</w:delText>
        </w:r>
      </w:del>
      <w:r w:rsidR="00B93208">
        <w:rPr>
          <w:sz w:val="18"/>
          <w:szCs w:val="18"/>
        </w:rPr>
        <w:t xml:space="preserve"> and mean taken for each month</w:t>
      </w:r>
      <w:r w:rsidR="00CE10CB">
        <w:rPr>
          <w:sz w:val="18"/>
          <w:szCs w:val="18"/>
        </w:rPr>
        <w:t>)</w:t>
      </w:r>
      <w:r w:rsidR="00B93208">
        <w:rPr>
          <w:sz w:val="18"/>
          <w:szCs w:val="18"/>
        </w:rPr>
        <w:t>.</w:t>
      </w:r>
      <w:r w:rsidR="00CE10CB">
        <w:rPr>
          <w:sz w:val="18"/>
          <w:szCs w:val="18"/>
        </w:rPr>
        <w:t xml:space="preserve"> **MUST update to include most recent update to </w:t>
      </w:r>
      <w:proofErr w:type="spellStart"/>
      <w:r w:rsidR="00CE10CB">
        <w:rPr>
          <w:sz w:val="18"/>
          <w:szCs w:val="18"/>
        </w:rPr>
        <w:t>HadCRUT</w:t>
      </w:r>
      <w:proofErr w:type="spellEnd"/>
      <w:r w:rsidR="00CE10CB">
        <w:rPr>
          <w:sz w:val="18"/>
          <w:szCs w:val="18"/>
        </w:rPr>
        <w:t xml:space="preserve"> temperatures in figure</w:t>
      </w:r>
      <w:ins w:id="260" w:author="Stuart Jenkins" w:date="2019-08-12T10:07:00Z">
        <w:r w:rsidR="00C9553D">
          <w:rPr>
            <w:sz w:val="18"/>
            <w:szCs w:val="18"/>
          </w:rPr>
          <w:t>?</w:t>
        </w:r>
      </w:ins>
      <w:del w:id="261" w:author="Stuart Jenkins" w:date="2019-08-12T10:07:00Z">
        <w:r w:rsidR="00B93208" w:rsidDel="00C9553D">
          <w:rPr>
            <w:sz w:val="18"/>
            <w:szCs w:val="18"/>
          </w:rPr>
          <w:delText>.</w:delText>
        </w:r>
      </w:del>
      <w:r w:rsidR="00CE10CB">
        <w:rPr>
          <w:sz w:val="18"/>
          <w:szCs w:val="18"/>
        </w:rPr>
        <w:t xml:space="preserve">** </w:t>
      </w:r>
    </w:p>
    <w:p w14:paraId="4612703C" w14:textId="4C689319" w:rsidR="00522649" w:rsidRDefault="00522649" w:rsidP="001E7D0F">
      <w:pPr>
        <w:jc w:val="both"/>
        <w:rPr>
          <w:ins w:id="262" w:author="Stuart Jenkins" w:date="2019-08-12T10:13:00Z"/>
          <w:sz w:val="18"/>
          <w:szCs w:val="18"/>
        </w:rPr>
      </w:pPr>
    </w:p>
    <w:p w14:paraId="62E01619" w14:textId="77777777" w:rsidR="00522649" w:rsidRDefault="00522649" w:rsidP="001E7D0F">
      <w:pPr>
        <w:jc w:val="both"/>
        <w:rPr>
          <w:ins w:id="263" w:author="Stuart Jenkins" w:date="2019-08-12T10:13:00Z"/>
          <w:sz w:val="18"/>
          <w:szCs w:val="18"/>
        </w:rPr>
      </w:pPr>
    </w:p>
    <w:p w14:paraId="39A02197" w14:textId="77777777" w:rsidR="002876B4" w:rsidDel="00522649" w:rsidRDefault="002876B4" w:rsidP="001E7D0F">
      <w:pPr>
        <w:jc w:val="both"/>
        <w:rPr>
          <w:del w:id="264" w:author="Stuart Jenkins" w:date="2019-08-12T10:13:00Z"/>
          <w:sz w:val="18"/>
          <w:szCs w:val="18"/>
        </w:rPr>
      </w:pPr>
    </w:p>
    <w:p w14:paraId="0173BA15" w14:textId="34940F4D" w:rsidR="00284567" w:rsidRDefault="00CE10CB" w:rsidP="001E7D0F">
      <w:pPr>
        <w:jc w:val="both"/>
        <w:rPr>
          <w:sz w:val="18"/>
          <w:szCs w:val="18"/>
        </w:rPr>
      </w:pPr>
      <w:r>
        <w:rPr>
          <w:sz w:val="18"/>
          <w:szCs w:val="18"/>
        </w:rPr>
        <w:t xml:space="preserve">Figure 3a plots a representative 10 timeseries </w:t>
      </w:r>
      <w:r w:rsidR="00E25F11">
        <w:rPr>
          <w:sz w:val="18"/>
          <w:szCs w:val="18"/>
        </w:rPr>
        <w:t>from the 1000</w:t>
      </w:r>
      <w:r w:rsidR="00890F59">
        <w:rPr>
          <w:sz w:val="18"/>
          <w:szCs w:val="18"/>
        </w:rPr>
        <w:t>-</w:t>
      </w:r>
      <w:r w:rsidR="00E25F11">
        <w:rPr>
          <w:sz w:val="18"/>
          <w:szCs w:val="18"/>
        </w:rPr>
        <w:t xml:space="preserve">member ensemble. </w:t>
      </w:r>
      <w:r w:rsidR="00284567">
        <w:rPr>
          <w:sz w:val="18"/>
          <w:szCs w:val="18"/>
        </w:rPr>
        <w:t xml:space="preserve">Anthropogenic radiative forcing timeseries </w:t>
      </w:r>
      <w:proofErr w:type="gramStart"/>
      <w:r w:rsidR="00284567">
        <w:rPr>
          <w:sz w:val="18"/>
          <w:szCs w:val="18"/>
        </w:rPr>
        <w:t>are plotted</w:t>
      </w:r>
      <w:proofErr w:type="gramEnd"/>
      <w:r w:rsidR="00284567">
        <w:rPr>
          <w:sz w:val="18"/>
          <w:szCs w:val="18"/>
        </w:rPr>
        <w:t xml:space="preserve"> in orange, natural radiative forcing timeseries are plotted in </w:t>
      </w:r>
      <w:del w:id="265" w:author="Stuart Jenkins" w:date="2019-08-12T10:14:00Z">
        <w:r w:rsidR="00284567" w:rsidDel="00A47B51">
          <w:rPr>
            <w:sz w:val="18"/>
            <w:szCs w:val="18"/>
          </w:rPr>
          <w:delText xml:space="preserve">sky </w:delText>
        </w:r>
      </w:del>
      <w:ins w:id="266" w:author="Stuart Jenkins" w:date="2019-08-12T10:14:00Z">
        <w:r w:rsidR="00A47B51">
          <w:rPr>
            <w:sz w:val="18"/>
            <w:szCs w:val="18"/>
          </w:rPr>
          <w:t xml:space="preserve">light </w:t>
        </w:r>
      </w:ins>
      <w:r w:rsidR="00284567">
        <w:rPr>
          <w:sz w:val="18"/>
          <w:szCs w:val="18"/>
        </w:rPr>
        <w:t xml:space="preserve">blue. </w:t>
      </w:r>
      <w:ins w:id="267" w:author="Stuart Jenkins" w:date="2019-08-12T10:14:00Z">
        <w:r w:rsidR="00A47B51">
          <w:rPr>
            <w:sz w:val="18"/>
            <w:szCs w:val="18"/>
          </w:rPr>
          <w:t xml:space="preserve">The majority of the uncertainty in the present day radiative forcing comes from uncertainty in the </w:t>
        </w:r>
      </w:ins>
      <w:ins w:id="268" w:author="Stuart Jenkins" w:date="2019-08-12T10:15:00Z">
        <w:r w:rsidR="00A47B51">
          <w:rPr>
            <w:sz w:val="18"/>
            <w:szCs w:val="18"/>
          </w:rPr>
          <w:t xml:space="preserve">anthropogenic </w:t>
        </w:r>
      </w:ins>
      <w:ins w:id="269" w:author="Stuart Jenkins" w:date="2019-08-12T10:14:00Z">
        <w:r w:rsidR="00A47B51">
          <w:rPr>
            <w:sz w:val="18"/>
            <w:szCs w:val="18"/>
          </w:rPr>
          <w:t>contribution</w:t>
        </w:r>
      </w:ins>
      <w:ins w:id="270" w:author="Stuart Jenkins" w:date="2019-08-12T10:17:00Z">
        <w:r w:rsidR="00A47B51">
          <w:rPr>
            <w:sz w:val="18"/>
            <w:szCs w:val="18"/>
          </w:rPr>
          <w:fldChar w:fldCharType="begin"/>
        </w:r>
      </w:ins>
      <w:ins w:id="271" w:author="Stuart Jenkins" w:date="2019-08-12T10:18:00Z">
        <w:r w:rsidR="00A47B51">
          <w:rPr>
            <w:sz w:val="18"/>
            <w:szCs w:val="18"/>
          </w:rPr>
          <w:instrText xml:space="preserve"> ADDIN ZOTERO_ITEM CSL_CITATION {"citationID":"IAYe2ePZ","properties":{"formattedCitation":"\\super 20,21\\nosupersub{}","plainCitation":"20,21","noteIndex":0},"citationItems":[{"id":172,"uris":["http://zotero.org/users/local/uNYZvaCf/items/WEH46233"],"uri":["http://zotero.org/users/local/uNYZvaCf/items/WEH46233"],"itemData":{"id":172,"type":"report","title":"Chapter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R"},{"family":"Shine","given":"Keith"}],"issued":{"date-parts":[["2013"]]}}},{"id":201,"uris":["http://zotero.org/users/local/uNYZvaCf/items/TNVSBRFH"],"uri":["http://zotero.org/users/local/uNYZvaCf/items/TNVSBRFH"],"itemData":{"id":201,"type":"report","title":"Chapter 1: Framing and Context. In: Special Report</w:instrText>
        </w:r>
        <w:r w:rsidR="00A47B51">
          <w:rPr>
            <w:rFonts w:hint="eastAsia"/>
            <w:sz w:val="18"/>
            <w:szCs w:val="18"/>
          </w:rPr>
          <w:instrText xml:space="preserve"> on the Global Warming of 1.5</w:instrText>
        </w:r>
        <w:r w:rsidR="00A47B51">
          <w:rPr>
            <w:rFonts w:hint="eastAsia"/>
            <w:sz w:val="18"/>
            <w:szCs w:val="18"/>
          </w:rPr>
          <w:instrText>℃</w:instrText>
        </w:r>
        <w:r w:rsidR="00A47B51">
          <w:rPr>
            <w:rFonts w:hint="eastAsia"/>
            <w:sz w:val="18"/>
            <w:szCs w:val="18"/>
          </w:rPr>
          <w:instrText xml:space="preserve">.","publisher":"IPCC","author":[{"literal":"Allen et al."}],"issued":{"date-parts":[["2018",12]]}}}],"schema":"https://github.com/citation-style-language/schema/raw/master/csl-citation.json"} </w:instrText>
        </w:r>
      </w:ins>
      <w:r w:rsidR="00A47B51">
        <w:rPr>
          <w:sz w:val="18"/>
          <w:szCs w:val="18"/>
        </w:rPr>
        <w:fldChar w:fldCharType="separate"/>
      </w:r>
      <w:ins w:id="272" w:author="Stuart Jenkins" w:date="2019-08-12T10:18:00Z">
        <w:r w:rsidR="00A47B51" w:rsidRPr="00A47B51">
          <w:rPr>
            <w:rFonts w:ascii="Calibri" w:cs="Calibri"/>
            <w:sz w:val="18"/>
            <w:vertAlign w:val="superscript"/>
            <w:rPrChange w:id="273" w:author="Stuart Jenkins" w:date="2019-08-12T10:18:00Z">
              <w:rPr>
                <w:rFonts w:ascii="Times New Roman" w:hAnsi="Times New Roman" w:cs="Times New Roman"/>
                <w:vertAlign w:val="superscript"/>
              </w:rPr>
            </w:rPrChange>
          </w:rPr>
          <w:t>20,21</w:t>
        </w:r>
      </w:ins>
      <w:ins w:id="274" w:author="Stuart Jenkins" w:date="2019-08-12T10:17:00Z">
        <w:r w:rsidR="00A47B51">
          <w:rPr>
            <w:sz w:val="18"/>
            <w:szCs w:val="18"/>
          </w:rPr>
          <w:fldChar w:fldCharType="end"/>
        </w:r>
      </w:ins>
      <w:ins w:id="275" w:author="Stuart Jenkins" w:date="2019-08-12T10:15:00Z">
        <w:r w:rsidR="00A47B51">
          <w:rPr>
            <w:sz w:val="18"/>
            <w:szCs w:val="18"/>
          </w:rPr>
          <w:t>. Further</w:t>
        </w:r>
      </w:ins>
      <w:ins w:id="276" w:author="Stuart Jenkins" w:date="2019-08-12T10:17:00Z">
        <w:r w:rsidR="00A47B51">
          <w:rPr>
            <w:sz w:val="18"/>
            <w:szCs w:val="18"/>
          </w:rPr>
          <w:t>,</w:t>
        </w:r>
      </w:ins>
      <w:ins w:id="277" w:author="Stuart Jenkins" w:date="2019-08-12T10:15:00Z">
        <w:r w:rsidR="00A47B51">
          <w:rPr>
            <w:sz w:val="18"/>
            <w:szCs w:val="18"/>
          </w:rPr>
          <w:t xml:space="preserve"> we are confident this uncertainty is attributable to non-CO</w:t>
        </w:r>
      </w:ins>
      <w:ins w:id="278" w:author="Stuart Jenkins" w:date="2019-08-12T10:16:00Z">
        <w:r w:rsidR="00A47B51" w:rsidRPr="00A47B51">
          <w:rPr>
            <w:sz w:val="18"/>
            <w:szCs w:val="18"/>
            <w:vertAlign w:val="subscript"/>
            <w:rPrChange w:id="279" w:author="Stuart Jenkins" w:date="2019-08-12T10:16:00Z">
              <w:rPr>
                <w:sz w:val="18"/>
                <w:szCs w:val="18"/>
              </w:rPr>
            </w:rPrChange>
          </w:rPr>
          <w:t>2</w:t>
        </w:r>
        <w:r w:rsidR="00A47B51">
          <w:rPr>
            <w:sz w:val="18"/>
            <w:szCs w:val="18"/>
          </w:rPr>
          <w:t xml:space="preserve"> </w:t>
        </w:r>
      </w:ins>
      <w:ins w:id="280" w:author="Stuart Jenkins" w:date="2019-08-12T10:18:00Z">
        <w:r w:rsidR="00A47B51">
          <w:rPr>
            <w:sz w:val="18"/>
            <w:szCs w:val="18"/>
          </w:rPr>
          <w:t>sources</w:t>
        </w:r>
        <w:r w:rsidR="00A47B51">
          <w:rPr>
            <w:sz w:val="18"/>
            <w:szCs w:val="18"/>
          </w:rPr>
          <w:fldChar w:fldCharType="begin"/>
        </w:r>
      </w:ins>
      <w:ins w:id="281" w:author="Stuart Jenkins" w:date="2019-08-12T10:19:00Z">
        <w:r w:rsidR="00A47B51">
          <w:rPr>
            <w:sz w:val="18"/>
            <w:szCs w:val="18"/>
          </w:rPr>
          <w:instrText xml:space="preserve"> ADDIN ZOTERO_ITEM CSL_CITATION {"citationID":"j9Wzm29I","properties":{"formattedCitation":"\\super 20,21\\nosupersub{}","plainCitation":"20,21","noteIndex":0},"citationItems":[{"id":172,"uris":["http://zotero.org/users/local/uNYZvaCf/items/WEH46233"],"uri":["http://zotero.org/users/local/uNYZvaCf/items/WEH46233"],"itemData":{"id":172,"type":"report","title":"Chapter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R"},{"family":"Shine","given":"Keith"}],"issued":{"date-parts":[["2013"]]}}},{"id":201,"uris":["http://zotero.org/users/local/uNYZvaCf/items/TNVSBRFH"],"uri":["http://zotero.org/users/local/uNYZvaCf/items/TNVSBRFH"],"itemData":{"id":201,"type":"report","title":"Chapter 1: Framing and Context. In: Special Report</w:instrText>
        </w:r>
        <w:r w:rsidR="00A47B51">
          <w:rPr>
            <w:rFonts w:hint="eastAsia"/>
            <w:sz w:val="18"/>
            <w:szCs w:val="18"/>
          </w:rPr>
          <w:instrText xml:space="preserve"> on the Global Warming of 1.5</w:instrText>
        </w:r>
        <w:r w:rsidR="00A47B51">
          <w:rPr>
            <w:rFonts w:hint="eastAsia"/>
            <w:sz w:val="18"/>
            <w:szCs w:val="18"/>
          </w:rPr>
          <w:instrText>℃</w:instrText>
        </w:r>
        <w:r w:rsidR="00A47B51">
          <w:rPr>
            <w:rFonts w:hint="eastAsia"/>
            <w:sz w:val="18"/>
            <w:szCs w:val="18"/>
          </w:rPr>
          <w:instrText xml:space="preserve">.","publisher":"IPCC","author":[{"literal":"Allen et al."}],"issued":{"date-parts":[["2018",12]]}}}],"schema":"https://github.com/citation-style-language/schema/raw/master/csl-citation.json"} </w:instrText>
        </w:r>
      </w:ins>
      <w:r w:rsidR="00A47B51">
        <w:rPr>
          <w:sz w:val="18"/>
          <w:szCs w:val="18"/>
        </w:rPr>
        <w:fldChar w:fldCharType="separate"/>
      </w:r>
      <w:ins w:id="282" w:author="Stuart Jenkins" w:date="2019-08-12T10:19:00Z">
        <w:r w:rsidR="00A47B51" w:rsidRPr="00A47B51">
          <w:rPr>
            <w:rFonts w:ascii="Calibri" w:cs="Calibri"/>
            <w:sz w:val="18"/>
            <w:vertAlign w:val="superscript"/>
            <w:rPrChange w:id="283" w:author="Stuart Jenkins" w:date="2019-08-12T10:19:00Z">
              <w:rPr>
                <w:rFonts w:ascii="Times New Roman" w:hAnsi="Times New Roman" w:cs="Times New Roman"/>
                <w:vertAlign w:val="superscript"/>
              </w:rPr>
            </w:rPrChange>
          </w:rPr>
          <w:t>20,21</w:t>
        </w:r>
      </w:ins>
      <w:ins w:id="284" w:author="Stuart Jenkins" w:date="2019-08-12T10:18:00Z">
        <w:r w:rsidR="00A47B51">
          <w:rPr>
            <w:sz w:val="18"/>
            <w:szCs w:val="18"/>
          </w:rPr>
          <w:fldChar w:fldCharType="end"/>
        </w:r>
      </w:ins>
      <w:ins w:id="285" w:author="Stuart Jenkins" w:date="2019-08-12T10:16:00Z">
        <w:r w:rsidR="00A47B51">
          <w:rPr>
            <w:sz w:val="18"/>
            <w:szCs w:val="18"/>
          </w:rPr>
          <w:t>, in particular the indirect and feedback contributions of aerosols</w:t>
        </w:r>
      </w:ins>
      <w:ins w:id="286" w:author="Stuart Jenkins" w:date="2019-08-12T10:19:00Z">
        <w:r w:rsidR="00A47B51">
          <w:rPr>
            <w:sz w:val="18"/>
            <w:szCs w:val="18"/>
          </w:rPr>
          <w:fldChar w:fldCharType="begin"/>
        </w:r>
        <w:r w:rsidR="00A47B51">
          <w:rPr>
            <w:sz w:val="18"/>
            <w:szCs w:val="18"/>
          </w:rPr>
          <w:instrText xml:space="preserve"> ADDIN ZOTERO_ITEM CSL_CITATION {"citationID":"hoiTy4x0","properties":{"formattedCitation":"\\super 20,22,23\\nosupersub{}","plainCitation":"20,22,23","noteIndex":0},"citationItems":[{"id":172,"uris":["http://zotero.org/users/local/uNYZvaCf/items/WEH46233"],"uri":["http://zotero.org/users/local/uNYZvaCf/items/WEH46233"],"itemData":{"id":172,"type":"report","title":"Chapter 8--Anthropogenic and Natural Radiative Forcing, In IPCC AR5 WG1 - The Physical Science Basis.","publisher":"IPCC","page":"82","source":"Zotero","language":"en","author":[{"family":"Myhre","given":"Gunnar"},{"family":"Shindell","given":"Drew"},{"family":"Bréon","given":"François-Marie"},{"family":"Collins","given":"William"},{"family":"Fuglestvedt","given":"Jan"},{"family":"Huang","given":"Jianping"},{"family":"Koch","given":"Dorothy"},{"family":"Lamarque","given":"Jean-François"},{"family":"Lee","given":"David"},{"family":"Mendoza","given":"Blanca"},{"family":"Nakajima","given":"Teruyuki"},{"family":"Robock","given":"Alan"},{"family":"Stephens","given":"Graeme"},{"family":"Zhang","given":"Hua"},{"family":"Aamaas","given":"Borgar"},{"family":"Boucher","given":"Olivier"},{"family":"Dalsøren","given":"Stig B"},{"family":"Daniel","given":"John S"},{"family":"Forster","given":"Piers"},{"family":"Granier","given":"Claire"},{"family":"Haigh","given":"Joanna"},{"family":"Hodnebrog","given":"Øivind"},{"family":"Kaplan","given":"Jed O"},{"family":"Marston","given":"George"},{"family":"Nielsen","given":"Claus J"},{"family":"O’Neill","given":"Brian C"},{"family":"Peters","given":"Glen P"},{"family":"Pongratz","given":"Julia"},{"family":"Ramaswamy","given":"Venkatachalam"},{"family":"Roth","given":"Raphael"},{"family":"Rotstayn","given":"Leon"},{"family":"Smith","given":"Steven J"},{"family":"Stevenson","given":"David"},{"family":"Vernier","given":"Jean-Paul"},{"family":"Wild","given":"Oliver"},{"family":"Young","given":"Paul"},{"family":"Jacob","given":"Daniel"},{"family":"Ravishankara","given":"A R"},{"family":"Shine","given":"Keith"}],"issued":{"date-parts":[["2013"]]}}},{"id":68,"uris":["http://zotero.org/users/local/uNYZvaCf/items/WHZSIA2N"],"uri":["http://zotero.org/users/local/uNYZvaCf/items/WHZSIA2N"],"itemData":{"id":68,"type":"article-journal","title":"Climate response to zeroed emissions of greenhouse gases and aerosols","container-title":"Nature Climate Change","page":"338-341","volume":"2","issue":"5","source":"www.nature.com","abstract":"The climate response to scenarios of zero future greenhouse-gas emissions can be interpreted as the committed future warming associated with past emissions, and represents a critical benchmark against which to estimate the effect of future emissions1,2. Recent climate-model simulations have shown that when emissions of carbon dioxide alone are eliminated, global temperature stabilizes and remains approximately constant for several centuries2,3,4,5,6,7,8. Here, we show that when aerosol and other greenhouse-gas emissions are also eliminated, global temperature increases by a few tenths of a degree over about a decade, as a result of the rapid removal of present-day aerosol forcing. This initial warming is followed by a gradual cooling that returns global temperature to present-day levels after several centuries, owing to the decline in non-carbon dioxide greenhouse-gas concentrations. We show further that the magnitude of the peak temperature response to zero future emissions depends strongly on the uncertain strength of present-day aerosol forcing. Contingent on the climate and carbon-cycle sensitivities of the model used here, we show that the range of aerosol forcing that produces historical warming that is consistent with observed data, results in a warming of between 0.25 and 0.5 °C over the decade immediately following zeroed emissions.","DOI":"10.1038/nclimate1424","ISSN":"1758-6798","language":"en","author":[{"family":"Matthews","given":"H. Damon"},{"family":"Zickfeld","given":"Kirsten"}],"issued":{"date-parts":[["2012",5]]}}},{"id":146,"uris":["http://zotero.org/users/local/uNYZvaCf/items/266XMJVI"],"uri":["http://zotero.org/users/local/uNYZvaCf/items/266XMJVI"],"itemData":{"id":146,"type":"article-journal","title":"Rethinking the Lower Bound on Aerosol Radiative Forcing","container-title":"Journal of Climate","page":"4794-4819","volume":"28","issue":"12","source":"journals.ametsoc.org (Atypon)","abstract":"Based on research showing that in the case of a strong aerosol forcing, this forcing establishes itself early in the historical record, a simple model is constructed to explore the implications of a strongly negative aerosol forcing on the early (pre-1950) part of the instrumental record. This model, which contains terms representing both aerosol–radiation and aerosol–cloud interactions, well represents the known time history of aerosol radiative forcing as well as the effect of the natural state on the strength of aerosol forcing. Model parameters, randomly drawn to represent uncertainty in understanding, demonstrate that a forcing more negative than −1.0 W m−2 is implausible, as it implies that none of the approximately 0.3-K temperature rise between 1850 and 1950 can be attributed to Northern Hemisphere forcing. The individual terms of the model are interpreted in light of comprehensive modeling, constraints from observations, and physical understanding to provide further support for the less negative (−1.0 W m−2) lower bound. These findings suggest that aerosol radiative forcing is less negative and more certain than is commonly believed.","DOI":"10.1175/JCLI-D-14-00656.1","ISSN":"0894-8755","journalAbbreviation":"J. Climate","author":[{"family":"Stevens","given":"Bjorn"}],"issued":{"date-parts":[["2015",3,19]]}}}],"schema":"https://github.com/citation-style-language/schema/raw/master/csl-citation.json"} </w:instrText>
        </w:r>
      </w:ins>
      <w:r w:rsidR="00A47B51">
        <w:rPr>
          <w:sz w:val="18"/>
          <w:szCs w:val="18"/>
        </w:rPr>
        <w:fldChar w:fldCharType="separate"/>
      </w:r>
      <w:ins w:id="287" w:author="Stuart Jenkins" w:date="2019-08-12T10:19:00Z">
        <w:r w:rsidR="00A47B51" w:rsidRPr="00A47B51">
          <w:rPr>
            <w:rFonts w:ascii="Calibri" w:cs="Calibri"/>
            <w:sz w:val="18"/>
            <w:vertAlign w:val="superscript"/>
            <w:rPrChange w:id="288" w:author="Stuart Jenkins" w:date="2019-08-12T10:19:00Z">
              <w:rPr>
                <w:rFonts w:ascii="Times New Roman" w:hAnsi="Times New Roman" w:cs="Times New Roman"/>
                <w:vertAlign w:val="superscript"/>
              </w:rPr>
            </w:rPrChange>
          </w:rPr>
          <w:t>20,22,23</w:t>
        </w:r>
        <w:r w:rsidR="00A47B51">
          <w:rPr>
            <w:sz w:val="18"/>
            <w:szCs w:val="18"/>
          </w:rPr>
          <w:fldChar w:fldCharType="end"/>
        </w:r>
      </w:ins>
      <w:ins w:id="289" w:author="Stuart Jenkins" w:date="2019-08-12T10:16:00Z">
        <w:r w:rsidR="00A47B51">
          <w:rPr>
            <w:sz w:val="18"/>
            <w:szCs w:val="18"/>
          </w:rPr>
          <w:t>.</w:t>
        </w:r>
      </w:ins>
      <w:del w:id="290" w:author="Stuart Jenkins" w:date="2019-08-12T10:15:00Z">
        <w:r w:rsidR="003C68F0" w:rsidDel="00A47B51">
          <w:rPr>
            <w:sz w:val="18"/>
            <w:szCs w:val="18"/>
          </w:rPr>
          <w:delText xml:space="preserve">**comment on how the vast majority of the uncertainty in the total RF arises from uncertainty in the anthropogenic component, even though we are confident it is net-positive </w:delText>
        </w:r>
      </w:del>
      <w:del w:id="291" w:author="Stuart Jenkins" w:date="2019-08-12T10:20:00Z">
        <w:r w:rsidR="003C68F0" w:rsidDel="00A47B51">
          <w:rPr>
            <w:sz w:val="18"/>
            <w:szCs w:val="18"/>
          </w:rPr>
          <w:delText>(AR5 quote? SR15 quote?).</w:delText>
        </w:r>
      </w:del>
      <w:del w:id="292" w:author="Stuart Jenkins" w:date="2019-08-12T10:16:00Z">
        <w:r w:rsidR="003C68F0" w:rsidDel="00A47B51">
          <w:rPr>
            <w:sz w:val="18"/>
            <w:szCs w:val="18"/>
          </w:rPr>
          <w:delText xml:space="preserve"> Comment further this is largely down to uncertainty in the non-CO2 component, in particular aerosol RF.</w:delText>
        </w:r>
      </w:del>
      <w:del w:id="293" w:author="Stuart Jenkins" w:date="2019-08-12T10:20:00Z">
        <w:r w:rsidR="003C68F0" w:rsidDel="00A47B51">
          <w:rPr>
            <w:sz w:val="18"/>
            <w:szCs w:val="18"/>
          </w:rPr>
          <w:delText>**</w:delText>
        </w:r>
      </w:del>
      <w:r w:rsidR="003C68F0">
        <w:rPr>
          <w:sz w:val="18"/>
          <w:szCs w:val="18"/>
        </w:rPr>
        <w:t xml:space="preserve"> </w:t>
      </w:r>
      <w:r w:rsidR="00284567">
        <w:rPr>
          <w:sz w:val="18"/>
          <w:szCs w:val="18"/>
        </w:rPr>
        <w:t>In panel 3b these 10 RF timeseries are used to calculate temperature anomalies. T</w:t>
      </w:r>
      <w:del w:id="294" w:author="Stuart Jenkins" w:date="2019-08-12T10:20:00Z">
        <w:r w:rsidR="00284567" w:rsidDel="00A47B51">
          <w:rPr>
            <w:sz w:val="18"/>
            <w:szCs w:val="18"/>
          </w:rPr>
          <w:delText>hese are plotted with t</w:delText>
        </w:r>
      </w:del>
      <w:r w:rsidR="00284567">
        <w:rPr>
          <w:sz w:val="18"/>
          <w:szCs w:val="18"/>
        </w:rPr>
        <w:t>he 4-dataset mean historical temperature observations</w:t>
      </w:r>
      <w:ins w:id="295" w:author="Stuart Jenkins" w:date="2019-08-12T10:20:00Z">
        <w:r w:rsidR="00A47B51">
          <w:rPr>
            <w:sz w:val="18"/>
            <w:szCs w:val="18"/>
          </w:rPr>
          <w:t xml:space="preserve"> </w:t>
        </w:r>
        <w:proofErr w:type="gramStart"/>
        <w:r w:rsidR="00A47B51">
          <w:rPr>
            <w:sz w:val="18"/>
            <w:szCs w:val="18"/>
          </w:rPr>
          <w:t>are shown</w:t>
        </w:r>
        <w:proofErr w:type="gramEnd"/>
        <w:r w:rsidR="00A47B51">
          <w:rPr>
            <w:sz w:val="18"/>
            <w:szCs w:val="18"/>
          </w:rPr>
          <w:t xml:space="preserve"> </w:t>
        </w:r>
      </w:ins>
      <w:del w:id="296" w:author="Stuart Jenkins" w:date="2019-08-12T10:20:00Z">
        <w:r w:rsidR="00284567" w:rsidDel="00A47B51">
          <w:rPr>
            <w:sz w:val="18"/>
            <w:szCs w:val="18"/>
          </w:rPr>
          <w:delText xml:space="preserve"> </w:delText>
        </w:r>
      </w:del>
      <w:r w:rsidR="00284567">
        <w:rPr>
          <w:sz w:val="18"/>
          <w:szCs w:val="18"/>
        </w:rPr>
        <w:t>in black. The attribution method used to find the most</w:t>
      </w:r>
      <w:ins w:id="297" w:author="Stuart Jenkins" w:date="2019-08-12T10:20:00Z">
        <w:r w:rsidR="00A47B51">
          <w:rPr>
            <w:sz w:val="18"/>
            <w:szCs w:val="18"/>
          </w:rPr>
          <w:t>-</w:t>
        </w:r>
      </w:ins>
      <w:del w:id="298" w:author="Stuart Jenkins" w:date="2019-08-12T10:20:00Z">
        <w:r w:rsidR="00284567" w:rsidDel="00A47B51">
          <w:rPr>
            <w:sz w:val="18"/>
            <w:szCs w:val="18"/>
          </w:rPr>
          <w:delText xml:space="preserve"> </w:delText>
        </w:r>
      </w:del>
      <w:r w:rsidR="00284567">
        <w:rPr>
          <w:sz w:val="18"/>
          <w:szCs w:val="18"/>
        </w:rPr>
        <w:t xml:space="preserve">likely contributions to the observed temperatures from natural/anthropogenic sources is the ‘optimal fingerprinting’ technique detailed in </w:t>
      </w:r>
      <w:proofErr w:type="spellStart"/>
      <w:r w:rsidR="00284567">
        <w:rPr>
          <w:sz w:val="18"/>
          <w:szCs w:val="18"/>
        </w:rPr>
        <w:t>Haustein</w:t>
      </w:r>
      <w:proofErr w:type="spellEnd"/>
      <w:r w:rsidR="00284567">
        <w:rPr>
          <w:sz w:val="18"/>
          <w:szCs w:val="18"/>
        </w:rPr>
        <w:t xml:space="preserve"> </w:t>
      </w:r>
      <w:r w:rsidR="00284567" w:rsidRPr="00284567">
        <w:rPr>
          <w:i/>
          <w:iCs/>
          <w:sz w:val="18"/>
          <w:szCs w:val="18"/>
        </w:rPr>
        <w:t>et al.</w:t>
      </w:r>
      <w:r w:rsidR="00284567">
        <w:rPr>
          <w:sz w:val="18"/>
          <w:szCs w:val="18"/>
        </w:rPr>
        <w:t>, 2017</w:t>
      </w:r>
      <w:r w:rsidR="00284567">
        <w:rPr>
          <w:sz w:val="18"/>
          <w:szCs w:val="18"/>
        </w:rPr>
        <w:fldChar w:fldCharType="begin"/>
      </w:r>
      <w:ins w:id="299" w:author="Stuart Jenkins" w:date="2019-08-09T14:41:00Z">
        <w:r w:rsidR="00962A94">
          <w:rPr>
            <w:sz w:val="18"/>
            <w:szCs w:val="18"/>
          </w:rPr>
          <w:instrText xml:space="preserve"> ADDIN ZOTERO_ITEM CSL_CITATION {"citationID":"BuUvztAc","properties":{"formattedCitation":"\\super 13\\nosupersub{}","plainCitation":"13","noteIndex":0},"citationItems":[{"id":24,"uris":["http://zotero.org/users/local/uNYZvaCf/items/DPEAEVXQ"],"uri":["http://zotero.org/users/local/uNYZvaCf/items/DPEAEVXQ"],"itemData":{"id":24,"type":"article-journal","title":"A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ins>
      <w:del w:id="300" w:author="Stuart Jenkins" w:date="2019-08-09T14:16:00Z">
        <w:r w:rsidR="00284567" w:rsidDel="00045CB8">
          <w:rPr>
            <w:sz w:val="18"/>
            <w:szCs w:val="18"/>
          </w:rPr>
          <w:delInstrText xml:space="preserve"> ADDIN ZOTERO_ITEM CSL_CITATION {"citationID":"BuUvztAc","properties":{"formattedCitation":"\\super 2\\nosupersub{}","plainCitation":"2","noteIndex":0},"citationItems":[{"id":24,"uris":["http://zotero.org/users/local/uNYZvaCf/items/DPEAEVXQ"],"uri":["http://zotero.org/users/local/uNYZvaCf/items/DPEAEVXQ"],"itemData":{"id":24,"type":"article-journal","title":"A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del>
      <w:r w:rsidR="00284567">
        <w:rPr>
          <w:sz w:val="18"/>
          <w:szCs w:val="18"/>
        </w:rPr>
        <w:fldChar w:fldCharType="separate"/>
      </w:r>
      <w:ins w:id="301" w:author="Stuart Jenkins" w:date="2019-08-09T14:41:00Z">
        <w:r w:rsidR="00962A94" w:rsidRPr="00962A94">
          <w:rPr>
            <w:rFonts w:ascii="Calibri" w:cs="Calibri"/>
            <w:sz w:val="18"/>
            <w:vertAlign w:val="superscript"/>
            <w:rPrChange w:id="302" w:author="Stuart Jenkins" w:date="2019-08-09T14:41:00Z">
              <w:rPr>
                <w:rFonts w:ascii="Times New Roman" w:hAnsi="Times New Roman" w:cs="Times New Roman"/>
                <w:vertAlign w:val="superscript"/>
              </w:rPr>
            </w:rPrChange>
          </w:rPr>
          <w:t>13</w:t>
        </w:r>
      </w:ins>
      <w:del w:id="303" w:author="Stuart Jenkins" w:date="2019-08-09T14:16:00Z">
        <w:r w:rsidR="00284567" w:rsidRPr="00CB2E69" w:rsidDel="00045CB8">
          <w:rPr>
            <w:rFonts w:ascii="Calibri" w:cs="Calibri"/>
            <w:sz w:val="18"/>
            <w:vertAlign w:val="superscript"/>
          </w:rPr>
          <w:delText>2</w:delText>
        </w:r>
      </w:del>
      <w:r w:rsidR="00284567">
        <w:rPr>
          <w:sz w:val="18"/>
          <w:szCs w:val="18"/>
        </w:rPr>
        <w:fldChar w:fldCharType="end"/>
      </w:r>
      <w:r w:rsidR="00284567">
        <w:rPr>
          <w:sz w:val="18"/>
          <w:szCs w:val="18"/>
        </w:rPr>
        <w:t xml:space="preserve">. </w:t>
      </w:r>
    </w:p>
    <w:p w14:paraId="679C5105" w14:textId="6B9512F5" w:rsidR="00642042" w:rsidRPr="007E0473" w:rsidRDefault="00642042" w:rsidP="001E7D0F">
      <w:pPr>
        <w:jc w:val="both"/>
        <w:rPr>
          <w:sz w:val="18"/>
          <w:szCs w:val="18"/>
        </w:rPr>
      </w:pPr>
    </w:p>
    <w:p w14:paraId="777B7C47" w14:textId="242D9380" w:rsidR="00935F84" w:rsidRDefault="009D6976" w:rsidP="001E7D0F">
      <w:pPr>
        <w:jc w:val="both"/>
        <w:rPr>
          <w:ins w:id="304" w:author="Stuart Jenkins" w:date="2019-08-12T11:07:00Z"/>
          <w:sz w:val="18"/>
          <w:szCs w:val="18"/>
        </w:rPr>
      </w:pPr>
      <w:r>
        <w:rPr>
          <w:sz w:val="18"/>
          <w:szCs w:val="18"/>
        </w:rPr>
        <w:t>Converting each anthropogenic RF timeseries into a best-estimate CO</w:t>
      </w:r>
      <w:r w:rsidRPr="009D6976">
        <w:rPr>
          <w:sz w:val="18"/>
          <w:szCs w:val="18"/>
          <w:vertAlign w:val="subscript"/>
        </w:rPr>
        <w:t>2</w:t>
      </w:r>
      <w:r>
        <w:rPr>
          <w:sz w:val="18"/>
          <w:szCs w:val="18"/>
        </w:rPr>
        <w:t>-fe emissions pathway</w:t>
      </w:r>
      <w:r w:rsidR="009229AB">
        <w:rPr>
          <w:sz w:val="18"/>
          <w:szCs w:val="18"/>
        </w:rPr>
        <w:t xml:space="preserve"> (using </w:t>
      </w:r>
      <w:ins w:id="305" w:author="Stuart Jenkins" w:date="2019-08-12T10:22:00Z">
        <w:r w:rsidR="00985674">
          <w:rPr>
            <w:sz w:val="18"/>
            <w:szCs w:val="18"/>
          </w:rPr>
          <w:t xml:space="preserve">the carbon cycle model in </w:t>
        </w:r>
      </w:ins>
      <w:r w:rsidR="009229AB">
        <w:rPr>
          <w:sz w:val="18"/>
          <w:szCs w:val="18"/>
        </w:rPr>
        <w:t>FaIRv1.0</w:t>
      </w:r>
      <w:r w:rsidR="009229AB">
        <w:rPr>
          <w:sz w:val="18"/>
          <w:szCs w:val="18"/>
        </w:rPr>
        <w:fldChar w:fldCharType="begin"/>
      </w:r>
      <w:ins w:id="306" w:author="Stuart Jenkins" w:date="2019-08-09T14:41:00Z">
        <w:r w:rsidR="00962A94">
          <w:rPr>
            <w:sz w:val="18"/>
            <w:szCs w:val="18"/>
          </w:rPr>
          <w:instrText xml:space="preserve"> ADDIN ZOTERO_ITEM CSL_CITATION {"citationID":"hgH52SCw","properties":{"formattedCitation":"\\super 10\\nosupersub{}","plainCitation":"10","noteIndex":0},"citationItems":[{"id":15,"uris":["http://zotero.org/users/local/uNYZvaCf/items/UNV9YC9A"],"uri":["http://zotero.org/users/local/uNYZvaCf/items/UNV9YC9A"],"itemData":{"id":15,"type":"article-journal","title":"A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instrText>
        </w:r>
      </w:ins>
      <w:del w:id="307" w:author="Stuart Jenkins" w:date="2019-08-09T14:16:00Z">
        <w:r w:rsidR="009229AB" w:rsidDel="00045CB8">
          <w:rPr>
            <w:sz w:val="18"/>
            <w:szCs w:val="18"/>
          </w:rPr>
          <w:delInstrText xml:space="preserve"> ADDIN ZOTERO_ITEM CSL_CITATION {"citationID":"hgH52SCw","properties":{"formattedCitation":"\\super 4\\nosupersub{}","plainCitation":"4","noteIndex":0},"citationItems":[{"id":15,"uris":["http://zotero.org/users/local/uNYZvaCf/items/UNV9YC9A"],"uri":["http://zotero.org/users/local/uNYZvaCf/items/UNV9YC9A"],"itemData":{"id":15,"type":"article-journal","title":"A modified impulse-response representation of the global near-surface air temperature and atmospheric concentration response to carbon dioxide emissions","container-title":"Atmospheric Chemistry and Physics","page":"7213-7228","volume":"17","issue":"11","source":"www.atmos-chem-phys.net","abstract":"&lt;p&gt;&lt;strong&gt;Abstract.&lt;/strong&gt; Projections of the response to anthropogenic emission scenarios, evaluation of some greenhouse gas metrics, and estimates of the social cost of carbon often require a simple model that links emissions of carbon dioxide (CO&lt;sub&gt;2&lt;/sub&gt;) to atmospheric concentrations and global temperature changes. An essential requirement of such a model is to reproduce typical global surface temperature and atmospheric CO&lt;sub&gt;2&lt;/sub&gt; responses displayed by more complex Earth system models (ESMs) under a range of emission scenarios, as well as an ability to sample the range of ESM response in a transparent, accessible and reproducible form. Here we adapt the simple model of the Intergovernmental Panel on Climate Change 5th Assessment Report (IPCC AR5) to explicitly represent the state dependence of the CO&lt;sub&gt;2&lt;/sub&gt; airborne fraction. Our adapted model (FAIR) reproduces the range of behaviour shown in full and intermediate complexity ESMs under several idealised carbon pulse and exponential concentration increase experiments. We find that the inclusion of a linear increase in 100-year integrated airborne fraction with cumulative carbon uptake and global temperature change substantially improves the representation of the response of the climate system to CO&lt;sub&gt;2&lt;/sub&gt; on a range of timescales and under a range of experimental designs.&lt;/p&gt;","DOI":"https://doi.org/10.5194/acp-17-7213-2017","ISSN":"1680-7316","language":"English","author":[{"family":"Millar","given":"Richard J."},{"family":"Nicholls","given":"Zebedee R."},{"family":"Friedlingstein","given":"Pierre"},{"family":"Allen","given":"Myles R."}],"issued":{"date-parts":[["2017",6,16]]}}}],"schema":"https://github.com/citation-style-language/schema/raw/master/csl-citation.json"} </w:delInstrText>
        </w:r>
      </w:del>
      <w:r w:rsidR="009229AB">
        <w:rPr>
          <w:sz w:val="18"/>
          <w:szCs w:val="18"/>
        </w:rPr>
        <w:fldChar w:fldCharType="separate"/>
      </w:r>
      <w:ins w:id="308" w:author="Stuart Jenkins" w:date="2019-08-09T14:41:00Z">
        <w:r w:rsidR="00962A94" w:rsidRPr="00962A94">
          <w:rPr>
            <w:rFonts w:ascii="Calibri" w:cs="Calibri"/>
            <w:sz w:val="18"/>
            <w:vertAlign w:val="superscript"/>
            <w:rPrChange w:id="309" w:author="Stuart Jenkins" w:date="2019-08-09T14:41:00Z">
              <w:rPr>
                <w:rFonts w:ascii="Times New Roman" w:hAnsi="Times New Roman" w:cs="Times New Roman"/>
                <w:vertAlign w:val="superscript"/>
              </w:rPr>
            </w:rPrChange>
          </w:rPr>
          <w:t>10</w:t>
        </w:r>
      </w:ins>
      <w:del w:id="310" w:author="Stuart Jenkins" w:date="2019-08-09T14:16:00Z">
        <w:r w:rsidR="009229AB" w:rsidRPr="00CB2E69" w:rsidDel="00045CB8">
          <w:rPr>
            <w:rFonts w:ascii="Calibri" w:cs="Calibri"/>
            <w:sz w:val="18"/>
            <w:vertAlign w:val="superscript"/>
          </w:rPr>
          <w:delText>4</w:delText>
        </w:r>
      </w:del>
      <w:r w:rsidR="009229AB">
        <w:rPr>
          <w:sz w:val="18"/>
          <w:szCs w:val="18"/>
        </w:rPr>
        <w:fldChar w:fldCharType="end"/>
      </w:r>
      <w:ins w:id="311" w:author="Stuart Jenkins" w:date="2019-08-12T10:22:00Z">
        <w:r w:rsidR="00985674">
          <w:rPr>
            <w:sz w:val="18"/>
            <w:szCs w:val="18"/>
          </w:rPr>
          <w:t xml:space="preserve"> – 4</w:t>
        </w:r>
      </w:ins>
      <w:ins w:id="312" w:author="Stuart Jenkins" w:date="2019-08-12T10:23:00Z">
        <w:r w:rsidR="004C1720">
          <w:rPr>
            <w:sz w:val="18"/>
            <w:szCs w:val="18"/>
          </w:rPr>
          <w:t>-</w:t>
        </w:r>
      </w:ins>
      <w:ins w:id="313" w:author="Stuart Jenkins" w:date="2019-08-12T10:22:00Z">
        <w:r w:rsidR="00985674">
          <w:rPr>
            <w:sz w:val="18"/>
            <w:szCs w:val="18"/>
          </w:rPr>
          <w:t>pool impulse re</w:t>
        </w:r>
      </w:ins>
      <w:ins w:id="314" w:author="Stuart Jenkins" w:date="2019-08-12T10:23:00Z">
        <w:r w:rsidR="004C1720">
          <w:rPr>
            <w:sz w:val="18"/>
            <w:szCs w:val="18"/>
          </w:rPr>
          <w:t>sponse model</w:t>
        </w:r>
      </w:ins>
      <w:r w:rsidR="009229AB">
        <w:rPr>
          <w:sz w:val="18"/>
          <w:szCs w:val="18"/>
        </w:rPr>
        <w:t>)</w:t>
      </w:r>
      <w:r>
        <w:rPr>
          <w:sz w:val="18"/>
          <w:szCs w:val="18"/>
        </w:rPr>
        <w:t xml:space="preserve"> </w:t>
      </w:r>
      <w:del w:id="315" w:author="Stuart Jenkins" w:date="2019-08-12T10:23:00Z">
        <w:r w:rsidDel="004C1720">
          <w:rPr>
            <w:sz w:val="18"/>
            <w:szCs w:val="18"/>
          </w:rPr>
          <w:delText xml:space="preserve">gives us an </w:delText>
        </w:r>
      </w:del>
      <w:ins w:id="316" w:author="Stuart Jenkins" w:date="2019-08-12T10:23:00Z">
        <w:r w:rsidR="004C1720">
          <w:rPr>
            <w:sz w:val="18"/>
            <w:szCs w:val="18"/>
          </w:rPr>
          <w:t xml:space="preserve">we can </w:t>
        </w:r>
      </w:ins>
      <w:ins w:id="317" w:author="Stuart Jenkins" w:date="2019-08-12T10:24:00Z">
        <w:r w:rsidR="004C1720">
          <w:rPr>
            <w:sz w:val="18"/>
            <w:szCs w:val="18"/>
          </w:rPr>
          <w:t>find an</w:t>
        </w:r>
      </w:ins>
      <w:ins w:id="318" w:author="Stuart Jenkins" w:date="2019-08-12T10:23:00Z">
        <w:r w:rsidR="004C1720">
          <w:rPr>
            <w:sz w:val="18"/>
            <w:szCs w:val="18"/>
          </w:rPr>
          <w:t xml:space="preserve"> </w:t>
        </w:r>
      </w:ins>
      <w:r>
        <w:rPr>
          <w:sz w:val="18"/>
          <w:szCs w:val="18"/>
        </w:rPr>
        <w:t>observationally constrained estimate of the TCRE, where the uncertainty is found by sampling the</w:t>
      </w:r>
      <w:del w:id="319" w:author="Stuart Jenkins" w:date="2019-08-12T10:24:00Z">
        <w:r w:rsidDel="004C1720">
          <w:rPr>
            <w:sz w:val="18"/>
            <w:szCs w:val="18"/>
          </w:rPr>
          <w:delText xml:space="preserve"> range of</w:delText>
        </w:r>
      </w:del>
      <w:r>
        <w:rPr>
          <w:sz w:val="18"/>
          <w:szCs w:val="18"/>
        </w:rPr>
        <w:t xml:space="preserve"> </w:t>
      </w:r>
      <w:del w:id="320" w:author="Stuart Jenkins" w:date="2019-08-12T10:24:00Z">
        <w:r w:rsidDel="004C1720">
          <w:rPr>
            <w:sz w:val="18"/>
            <w:szCs w:val="18"/>
          </w:rPr>
          <w:delText xml:space="preserve">the </w:delText>
        </w:r>
      </w:del>
      <w:r>
        <w:rPr>
          <w:sz w:val="18"/>
          <w:szCs w:val="18"/>
        </w:rPr>
        <w:t>anthropogenic RFs in the 1000-member RF ensemble</w:t>
      </w:r>
      <w:ins w:id="321" w:author="Stuart Jenkins" w:date="2019-08-12T11:02:00Z">
        <w:r w:rsidR="00CB2BEE">
          <w:rPr>
            <w:sz w:val="18"/>
            <w:szCs w:val="18"/>
          </w:rPr>
          <w:t>[ref. for ensemble?]</w:t>
        </w:r>
      </w:ins>
      <w:r>
        <w:rPr>
          <w:sz w:val="18"/>
          <w:szCs w:val="18"/>
        </w:rPr>
        <w:t xml:space="preserve">. </w:t>
      </w:r>
      <w:ins w:id="322" w:author="Stuart Jenkins" w:date="2019-08-12T11:03:00Z">
        <w:r w:rsidR="00CB2BEE">
          <w:rPr>
            <w:sz w:val="18"/>
            <w:szCs w:val="18"/>
          </w:rPr>
          <w:t>Cumulative CO</w:t>
        </w:r>
        <w:r w:rsidR="00CB2BEE" w:rsidRPr="00CB2BEE">
          <w:rPr>
            <w:sz w:val="18"/>
            <w:szCs w:val="18"/>
            <w:vertAlign w:val="subscript"/>
            <w:rPrChange w:id="323" w:author="Stuart Jenkins" w:date="2019-08-12T11:04:00Z">
              <w:rPr>
                <w:sz w:val="18"/>
                <w:szCs w:val="18"/>
              </w:rPr>
            </w:rPrChange>
          </w:rPr>
          <w:t>2</w:t>
        </w:r>
        <w:r w:rsidR="00CB2BEE">
          <w:rPr>
            <w:sz w:val="18"/>
            <w:szCs w:val="18"/>
          </w:rPr>
          <w:t xml:space="preserve">-fe emissions are plotted against attributed anthropogenic temperatures </w:t>
        </w:r>
      </w:ins>
      <w:del w:id="324" w:author="Stuart Jenkins" w:date="2019-08-12T11:03:00Z">
        <w:r w:rsidDel="00CB2BEE">
          <w:rPr>
            <w:sz w:val="18"/>
            <w:szCs w:val="18"/>
          </w:rPr>
          <w:delText>This is</w:delText>
        </w:r>
      </w:del>
      <w:del w:id="325" w:author="Stuart Jenkins" w:date="2019-08-12T11:04:00Z">
        <w:r w:rsidDel="00CB2BEE">
          <w:rPr>
            <w:sz w:val="18"/>
            <w:szCs w:val="18"/>
          </w:rPr>
          <w:delText xml:space="preserve"> </w:delText>
        </w:r>
        <w:r w:rsidR="00A83C97" w:rsidDel="00CB2BEE">
          <w:rPr>
            <w:sz w:val="18"/>
            <w:szCs w:val="18"/>
          </w:rPr>
          <w:delText xml:space="preserve">plotted </w:delText>
        </w:r>
      </w:del>
      <w:r w:rsidR="00A83C97">
        <w:rPr>
          <w:sz w:val="18"/>
          <w:szCs w:val="18"/>
        </w:rPr>
        <w:t>in figure 3c</w:t>
      </w:r>
      <w:ins w:id="326" w:author="Stuart Jenkins" w:date="2019-08-12T11:04:00Z">
        <w:r w:rsidR="00CB2BEE">
          <w:rPr>
            <w:sz w:val="18"/>
            <w:szCs w:val="18"/>
          </w:rPr>
          <w:t xml:space="preserve">, where the gradient of a </w:t>
        </w:r>
        <w:proofErr w:type="gramStart"/>
        <w:r w:rsidR="00CB2BEE">
          <w:rPr>
            <w:sz w:val="18"/>
            <w:szCs w:val="18"/>
          </w:rPr>
          <w:t>straight line</w:t>
        </w:r>
        <w:proofErr w:type="gramEnd"/>
        <w:r w:rsidR="00CB2BEE">
          <w:rPr>
            <w:sz w:val="18"/>
            <w:szCs w:val="18"/>
          </w:rPr>
          <w:t xml:space="preserve"> fit to each timeseries defines the TCRE</w:t>
        </w:r>
      </w:ins>
      <w:r w:rsidR="00A83C97">
        <w:rPr>
          <w:sz w:val="18"/>
          <w:szCs w:val="18"/>
        </w:rPr>
        <w:t>. The plume shows the 5-95</w:t>
      </w:r>
      <w:r w:rsidR="00C725B6" w:rsidRPr="00C725B6">
        <w:rPr>
          <w:sz w:val="18"/>
          <w:szCs w:val="18"/>
          <w:vertAlign w:val="superscript"/>
        </w:rPr>
        <w:t>th</w:t>
      </w:r>
      <w:r w:rsidR="00A83C97">
        <w:rPr>
          <w:sz w:val="18"/>
          <w:szCs w:val="18"/>
        </w:rPr>
        <w:t xml:space="preserve"> percentile range of TCREs from the full 1000-member ensemble. The 10 representative pathways </w:t>
      </w:r>
      <w:proofErr w:type="gramStart"/>
      <w:r w:rsidR="00A83C97">
        <w:rPr>
          <w:sz w:val="18"/>
          <w:szCs w:val="18"/>
        </w:rPr>
        <w:t>are plotted</w:t>
      </w:r>
      <w:proofErr w:type="gramEnd"/>
      <w:r w:rsidR="00A83C97">
        <w:rPr>
          <w:sz w:val="18"/>
          <w:szCs w:val="18"/>
        </w:rPr>
        <w:t xml:space="preserve"> in black. Once again</w:t>
      </w:r>
      <w:del w:id="327" w:author="Stuart Jenkins" w:date="2019-08-12T11:05:00Z">
        <w:r w:rsidR="00A83C97" w:rsidDel="00CB2BEE">
          <w:rPr>
            <w:sz w:val="18"/>
            <w:szCs w:val="18"/>
          </w:rPr>
          <w:delText>,</w:delText>
        </w:r>
      </w:del>
      <w:r w:rsidR="00A83C97">
        <w:rPr>
          <w:sz w:val="18"/>
          <w:szCs w:val="18"/>
        </w:rPr>
        <w:t xml:space="preserve"> we demonstrate the CO</w:t>
      </w:r>
      <w:r w:rsidR="00A83C97" w:rsidRPr="00A83C97">
        <w:rPr>
          <w:sz w:val="18"/>
          <w:szCs w:val="18"/>
          <w:vertAlign w:val="subscript"/>
        </w:rPr>
        <w:t>2</w:t>
      </w:r>
      <w:r w:rsidR="00A83C97">
        <w:rPr>
          <w:sz w:val="18"/>
          <w:szCs w:val="18"/>
        </w:rPr>
        <w:t>-fe conversion produces a CO</w:t>
      </w:r>
      <w:r w:rsidR="00A83C97" w:rsidRPr="00A83C97">
        <w:rPr>
          <w:sz w:val="18"/>
          <w:szCs w:val="18"/>
          <w:vertAlign w:val="subscript"/>
        </w:rPr>
        <w:t>2</w:t>
      </w:r>
      <w:r w:rsidR="00A83C97">
        <w:rPr>
          <w:sz w:val="18"/>
          <w:szCs w:val="18"/>
        </w:rPr>
        <w:t xml:space="preserve">-like emissions quantity (linear dependence with temperature). </w:t>
      </w:r>
      <w:del w:id="328" w:author="Stuart Jenkins" w:date="2019-08-12T11:05:00Z">
        <w:r w:rsidR="00A83C97" w:rsidDel="00CB2BEE">
          <w:rPr>
            <w:sz w:val="18"/>
            <w:szCs w:val="18"/>
          </w:rPr>
          <w:delText>Each ensemble member has its TCRE calculated by finding the gradient of the cumulative CO</w:delText>
        </w:r>
        <w:r w:rsidR="00A83C97" w:rsidRPr="00A83C97" w:rsidDel="00CB2BEE">
          <w:rPr>
            <w:sz w:val="18"/>
            <w:szCs w:val="18"/>
            <w:vertAlign w:val="subscript"/>
          </w:rPr>
          <w:delText>2</w:delText>
        </w:r>
        <w:r w:rsidR="00A83C97" w:rsidDel="00CB2BEE">
          <w:rPr>
            <w:sz w:val="18"/>
            <w:szCs w:val="18"/>
          </w:rPr>
          <w:delText xml:space="preserve">-fe emissions vs. temperature anomaly. </w:delText>
        </w:r>
      </w:del>
      <w:r w:rsidR="00A83C97">
        <w:rPr>
          <w:sz w:val="18"/>
          <w:szCs w:val="18"/>
        </w:rPr>
        <w:t>Inset in panel 3c is the TCRE distribution, binned by their angle in cumulative CO</w:t>
      </w:r>
      <w:r w:rsidR="00A83C97" w:rsidRPr="00A83C97">
        <w:rPr>
          <w:sz w:val="18"/>
          <w:szCs w:val="18"/>
          <w:vertAlign w:val="subscript"/>
        </w:rPr>
        <w:t>2</w:t>
      </w:r>
      <w:r w:rsidR="00A83C97">
        <w:rPr>
          <w:sz w:val="18"/>
          <w:szCs w:val="18"/>
        </w:rPr>
        <w:t xml:space="preserve"> emissions vs. temperature anomaly space</w:t>
      </w:r>
      <w:r w:rsidR="007059C7">
        <w:rPr>
          <w:sz w:val="18"/>
          <w:szCs w:val="18"/>
        </w:rPr>
        <w:t xml:space="preserve"> </w:t>
      </w:r>
      <w:r w:rsidR="00A83C97">
        <w:rPr>
          <w:sz w:val="18"/>
          <w:szCs w:val="18"/>
        </w:rPr>
        <w:t>(tan</w:t>
      </w:r>
      <w:r w:rsidR="007059C7" w:rsidRPr="007059C7">
        <w:rPr>
          <w:sz w:val="18"/>
          <w:szCs w:val="18"/>
          <w:vertAlign w:val="superscript"/>
        </w:rPr>
        <w:t>-1</w:t>
      </w:r>
      <w:r w:rsidR="00A83C97">
        <w:rPr>
          <w:sz w:val="18"/>
          <w:szCs w:val="18"/>
        </w:rPr>
        <w:t xml:space="preserve">(TCRE)). </w:t>
      </w:r>
      <w:ins w:id="329" w:author="Stuart Jenkins" w:date="2019-08-12T11:05:00Z">
        <w:r w:rsidR="00CB2BEE">
          <w:rPr>
            <w:sz w:val="18"/>
            <w:szCs w:val="18"/>
          </w:rPr>
          <w:t>T</w:t>
        </w:r>
      </w:ins>
      <w:del w:id="330" w:author="Stuart Jenkins" w:date="2019-08-12T11:05:00Z">
        <w:r w:rsidR="00A83C97" w:rsidDel="00CB2BEE">
          <w:rPr>
            <w:sz w:val="18"/>
            <w:szCs w:val="18"/>
          </w:rPr>
          <w:delText>In this space t</w:delText>
        </w:r>
      </w:del>
      <w:proofErr w:type="gramStart"/>
      <w:r w:rsidR="00A83C97">
        <w:rPr>
          <w:sz w:val="18"/>
          <w:szCs w:val="18"/>
        </w:rPr>
        <w:t>he</w:t>
      </w:r>
      <w:proofErr w:type="gramEnd"/>
      <w:r w:rsidR="00A83C97">
        <w:rPr>
          <w:sz w:val="18"/>
          <w:szCs w:val="18"/>
        </w:rPr>
        <w:t xml:space="preserve"> distribution is almost gaussian</w:t>
      </w:r>
      <w:ins w:id="331" w:author="Stuart Jenkins" w:date="2019-08-12T11:06:00Z">
        <w:r w:rsidR="00CB2BEE">
          <w:rPr>
            <w:sz w:val="18"/>
            <w:szCs w:val="18"/>
          </w:rPr>
          <w:t xml:space="preserve">; plotting instead </w:t>
        </w:r>
      </w:ins>
      <w:del w:id="332" w:author="Stuart Jenkins" w:date="2019-08-12T11:06:00Z">
        <w:r w:rsidR="001130DE" w:rsidDel="00CB2BEE">
          <w:rPr>
            <w:sz w:val="18"/>
            <w:szCs w:val="18"/>
          </w:rPr>
          <w:delText xml:space="preserve">, plotted </w:delText>
        </w:r>
      </w:del>
      <w:r w:rsidR="001130DE">
        <w:rPr>
          <w:sz w:val="18"/>
          <w:szCs w:val="18"/>
        </w:rPr>
        <w:t>as a distribution of TCRE value the shape is log-normal</w:t>
      </w:r>
      <w:r w:rsidR="00A83C97">
        <w:rPr>
          <w:sz w:val="18"/>
          <w:szCs w:val="18"/>
        </w:rPr>
        <w:t xml:space="preserve">. </w:t>
      </w:r>
      <w:r w:rsidR="00C725B6">
        <w:rPr>
          <w:sz w:val="18"/>
          <w:szCs w:val="18"/>
        </w:rPr>
        <w:t>The inset panel has two vertical black lines showing the locations of the 5</w:t>
      </w:r>
      <w:r w:rsidR="00C725B6" w:rsidRPr="00C725B6">
        <w:rPr>
          <w:sz w:val="18"/>
          <w:szCs w:val="18"/>
          <w:vertAlign w:val="superscript"/>
        </w:rPr>
        <w:t>th</w:t>
      </w:r>
      <w:r w:rsidR="00C725B6">
        <w:rPr>
          <w:sz w:val="18"/>
          <w:szCs w:val="18"/>
        </w:rPr>
        <w:t xml:space="preserve"> and 95</w:t>
      </w:r>
      <w:r w:rsidR="00C725B6" w:rsidRPr="00C725B6">
        <w:rPr>
          <w:sz w:val="18"/>
          <w:szCs w:val="18"/>
          <w:vertAlign w:val="superscript"/>
        </w:rPr>
        <w:t>th</w:t>
      </w:r>
      <w:r w:rsidR="00C725B6">
        <w:rPr>
          <w:sz w:val="18"/>
          <w:szCs w:val="18"/>
        </w:rPr>
        <w:t xml:space="preserve"> percentile values </w:t>
      </w:r>
      <w:r w:rsidR="004815DE">
        <w:rPr>
          <w:sz w:val="18"/>
          <w:szCs w:val="18"/>
        </w:rPr>
        <w:t xml:space="preserve">in </w:t>
      </w:r>
      <w:r w:rsidR="00C725B6">
        <w:rPr>
          <w:sz w:val="18"/>
          <w:szCs w:val="18"/>
        </w:rPr>
        <w:t>the distribution</w:t>
      </w:r>
      <w:ins w:id="333" w:author="Stuart Jenkins" w:date="2019-08-12T11:06:00Z">
        <w:r w:rsidR="00CB2BEE">
          <w:rPr>
            <w:sz w:val="18"/>
            <w:szCs w:val="18"/>
          </w:rPr>
          <w:t xml:space="preserve"> </w:t>
        </w:r>
      </w:ins>
      <w:ins w:id="334" w:author="Stuart Jenkins" w:date="2019-08-12T11:11:00Z">
        <w:r w:rsidR="00CB2E69">
          <w:rPr>
            <w:sz w:val="18"/>
            <w:szCs w:val="18"/>
          </w:rPr>
          <w:t>[</w:t>
        </w:r>
      </w:ins>
      <w:ins w:id="335" w:author="Stuart Jenkins" w:date="2019-08-12T11:06:00Z">
        <w:r w:rsidR="00CB2BEE">
          <w:rPr>
            <w:sz w:val="18"/>
            <w:szCs w:val="18"/>
          </w:rPr>
          <w:t>quote values for 5</w:t>
        </w:r>
        <w:r w:rsidR="00CB2BEE" w:rsidRPr="00CB2BEE">
          <w:rPr>
            <w:sz w:val="18"/>
            <w:szCs w:val="18"/>
            <w:vertAlign w:val="superscript"/>
            <w:rPrChange w:id="336" w:author="Stuart Jenkins" w:date="2019-08-12T11:06:00Z">
              <w:rPr>
                <w:sz w:val="18"/>
                <w:szCs w:val="18"/>
              </w:rPr>
            </w:rPrChange>
          </w:rPr>
          <w:t>th</w:t>
        </w:r>
        <w:r w:rsidR="00CB2BEE">
          <w:rPr>
            <w:sz w:val="18"/>
            <w:szCs w:val="18"/>
          </w:rPr>
          <w:t xml:space="preserve"> and 9</w:t>
        </w:r>
      </w:ins>
      <w:ins w:id="337" w:author="Stuart Jenkins" w:date="2019-08-12T11:07:00Z">
        <w:r w:rsidR="00CB2BEE">
          <w:rPr>
            <w:sz w:val="18"/>
            <w:szCs w:val="18"/>
          </w:rPr>
          <w:t>5</w:t>
        </w:r>
        <w:r w:rsidR="00CB2BEE" w:rsidRPr="00CB2BEE">
          <w:rPr>
            <w:sz w:val="18"/>
            <w:szCs w:val="18"/>
            <w:vertAlign w:val="superscript"/>
            <w:rPrChange w:id="338" w:author="Stuart Jenkins" w:date="2019-08-12T11:07:00Z">
              <w:rPr>
                <w:sz w:val="18"/>
                <w:szCs w:val="18"/>
              </w:rPr>
            </w:rPrChange>
          </w:rPr>
          <w:t>th</w:t>
        </w:r>
        <w:r w:rsidR="00CB2BEE">
          <w:rPr>
            <w:sz w:val="18"/>
            <w:szCs w:val="18"/>
          </w:rPr>
          <w:t xml:space="preserve"> per</w:t>
        </w:r>
      </w:ins>
      <w:ins w:id="339" w:author="Stuart Jenkins" w:date="2019-08-12T11:12:00Z">
        <w:r w:rsidR="00CB2E69">
          <w:rPr>
            <w:sz w:val="18"/>
            <w:szCs w:val="18"/>
          </w:rPr>
          <w:t>c</w:t>
        </w:r>
      </w:ins>
      <w:ins w:id="340" w:author="Stuart Jenkins" w:date="2019-08-12T11:07:00Z">
        <w:r w:rsidR="00CB2BEE">
          <w:rPr>
            <w:sz w:val="18"/>
            <w:szCs w:val="18"/>
          </w:rPr>
          <w:t>entiles</w:t>
        </w:r>
      </w:ins>
      <w:ins w:id="341" w:author="Stuart Jenkins" w:date="2019-08-12T11:12:00Z">
        <w:r w:rsidR="00CB2E69">
          <w:rPr>
            <w:sz w:val="18"/>
            <w:szCs w:val="18"/>
          </w:rPr>
          <w:t>]</w:t>
        </w:r>
      </w:ins>
      <w:r w:rsidR="00C725B6">
        <w:rPr>
          <w:sz w:val="18"/>
          <w:szCs w:val="18"/>
        </w:rPr>
        <w:t xml:space="preserve">. </w:t>
      </w:r>
      <w:del w:id="342" w:author="Stuart Jenkins" w:date="2019-08-12T11:07:00Z">
        <w:r w:rsidR="00A83C97" w:rsidDel="00CB2BEE">
          <w:rPr>
            <w:sz w:val="18"/>
            <w:szCs w:val="18"/>
          </w:rPr>
          <w:delText>**</w:delText>
        </w:r>
      </w:del>
      <w:r w:rsidR="00A83C97">
        <w:rPr>
          <w:sz w:val="18"/>
          <w:szCs w:val="18"/>
        </w:rPr>
        <w:t xml:space="preserve">Supplementary material contains further studies of the </w:t>
      </w:r>
      <w:r w:rsidR="001130DE">
        <w:rPr>
          <w:sz w:val="18"/>
          <w:szCs w:val="18"/>
        </w:rPr>
        <w:t>angular and raw distribution of TCRE values.</w:t>
      </w:r>
      <w:del w:id="343" w:author="Stuart Jenkins" w:date="2019-08-12T11:07:00Z">
        <w:r w:rsidR="001130DE" w:rsidDel="00CB2BEE">
          <w:rPr>
            <w:sz w:val="18"/>
            <w:szCs w:val="18"/>
          </w:rPr>
          <w:delText>**</w:delText>
        </w:r>
      </w:del>
      <w:r w:rsidR="003C78BF">
        <w:rPr>
          <w:sz w:val="18"/>
          <w:szCs w:val="18"/>
        </w:rPr>
        <w:t xml:space="preserve"> The median TCRE is !!!!, the mean </w:t>
      </w:r>
      <w:proofErr w:type="gramStart"/>
      <w:r w:rsidR="003C78BF">
        <w:rPr>
          <w:sz w:val="18"/>
          <w:szCs w:val="18"/>
        </w:rPr>
        <w:t>is pulled</w:t>
      </w:r>
      <w:proofErr w:type="gramEnd"/>
      <w:r w:rsidR="003C78BF">
        <w:rPr>
          <w:sz w:val="18"/>
          <w:szCs w:val="18"/>
        </w:rPr>
        <w:t xml:space="preserve"> slightly higher (!!!!) owing to the</w:t>
      </w:r>
      <w:ins w:id="344" w:author="Stuart Jenkins" w:date="2019-08-12T11:07:00Z">
        <w:r w:rsidR="00CB2BEE">
          <w:rPr>
            <w:sz w:val="18"/>
            <w:szCs w:val="18"/>
          </w:rPr>
          <w:t xml:space="preserve"> distribution’s</w:t>
        </w:r>
      </w:ins>
      <w:r w:rsidR="003C78BF">
        <w:rPr>
          <w:sz w:val="18"/>
          <w:szCs w:val="18"/>
        </w:rPr>
        <w:t xml:space="preserve"> long tail at higher TCRE values.</w:t>
      </w:r>
      <w:r w:rsidR="00287CBA">
        <w:rPr>
          <w:sz w:val="18"/>
          <w:szCs w:val="18"/>
        </w:rPr>
        <w:t xml:space="preserve"> **Comment on how this is low compared to model estimates of the TCRE</w:t>
      </w:r>
      <w:r w:rsidR="006232BD">
        <w:rPr>
          <w:sz w:val="18"/>
          <w:szCs w:val="18"/>
        </w:rPr>
        <w:t xml:space="preserve"> – </w:t>
      </w:r>
      <w:proofErr w:type="gramStart"/>
      <w:r w:rsidR="006232BD">
        <w:rPr>
          <w:sz w:val="18"/>
          <w:szCs w:val="18"/>
        </w:rPr>
        <w:t>WHY?</w:t>
      </w:r>
      <w:r w:rsidR="00287CBA">
        <w:rPr>
          <w:sz w:val="18"/>
          <w:szCs w:val="18"/>
        </w:rPr>
        <w:t>*</w:t>
      </w:r>
      <w:proofErr w:type="gramEnd"/>
      <w:r w:rsidR="00287CBA">
        <w:rPr>
          <w:sz w:val="18"/>
          <w:szCs w:val="18"/>
        </w:rPr>
        <w:t>*</w:t>
      </w:r>
    </w:p>
    <w:p w14:paraId="274E9833" w14:textId="72C96E6F" w:rsidR="00CB2BEE" w:rsidRPr="007E0473" w:rsidDel="00CB2BEE" w:rsidRDefault="00CB2BEE" w:rsidP="001E7D0F">
      <w:pPr>
        <w:jc w:val="both"/>
        <w:rPr>
          <w:del w:id="345" w:author="Stuart Jenkins" w:date="2019-08-12T11:10:00Z"/>
          <w:sz w:val="18"/>
          <w:szCs w:val="18"/>
        </w:rPr>
      </w:pPr>
    </w:p>
    <w:p w14:paraId="72C3A3A8" w14:textId="1ECB64D9" w:rsidR="00935F84" w:rsidRPr="007E0473" w:rsidRDefault="00935F84" w:rsidP="001E7D0F">
      <w:pPr>
        <w:jc w:val="both"/>
        <w:rPr>
          <w:b/>
          <w:bCs/>
          <w:sz w:val="18"/>
          <w:szCs w:val="18"/>
        </w:rPr>
      </w:pPr>
    </w:p>
    <w:p w14:paraId="0409CFD4" w14:textId="271059A8" w:rsidR="00CB2E69" w:rsidRDefault="00CB2E69" w:rsidP="001E7D0F">
      <w:pPr>
        <w:jc w:val="both"/>
        <w:rPr>
          <w:ins w:id="346" w:author="Stuart Jenkins" w:date="2019-08-12T11:12:00Z"/>
          <w:sz w:val="18"/>
          <w:szCs w:val="18"/>
        </w:rPr>
      </w:pPr>
      <w:r>
        <w:rPr>
          <w:b/>
          <w:bCs/>
          <w:i/>
          <w:iCs/>
          <w:noProof/>
          <w:sz w:val="18"/>
          <w:szCs w:val="18"/>
        </w:rPr>
        <w:lastRenderedPageBreak/>
        <mc:AlternateContent>
          <mc:Choice Requires="wpg">
            <w:drawing>
              <wp:anchor distT="0" distB="0" distL="114300" distR="114300" simplePos="0" relativeHeight="251655167" behindDoc="0" locked="0" layoutInCell="1" allowOverlap="1" wp14:anchorId="0E5F033E" wp14:editId="5C49CC56">
                <wp:simplePos x="0" y="0"/>
                <wp:positionH relativeFrom="column">
                  <wp:posOffset>-271145</wp:posOffset>
                </wp:positionH>
                <wp:positionV relativeFrom="paragraph">
                  <wp:posOffset>-623358</wp:posOffset>
                </wp:positionV>
                <wp:extent cx="6677660" cy="6358255"/>
                <wp:effectExtent l="0" t="0" r="2540" b="4445"/>
                <wp:wrapNone/>
                <wp:docPr id="9" name="Group 9"/>
                <wp:cNvGraphicFramePr/>
                <a:graphic xmlns:a="http://schemas.openxmlformats.org/drawingml/2006/main">
                  <a:graphicData uri="http://schemas.microsoft.com/office/word/2010/wordprocessingGroup">
                    <wpg:wgp>
                      <wpg:cNvGrpSpPr/>
                      <wpg:grpSpPr>
                        <a:xfrm>
                          <a:off x="0" y="0"/>
                          <a:ext cx="6677660" cy="6358255"/>
                          <a:chOff x="0" y="0"/>
                          <a:chExt cx="6677660" cy="6359843"/>
                        </a:xfrm>
                      </wpg:grpSpPr>
                      <pic:pic xmlns:pic="http://schemas.openxmlformats.org/drawingml/2006/picture">
                        <pic:nvPicPr>
                          <pic:cNvPr id="7" name="Picture 7"/>
                          <pic:cNvPicPr>
                            <a:picLocks noChangeAspect="1"/>
                          </pic:cNvPicPr>
                        </pic:nvPicPr>
                        <pic:blipFill rotWithShape="1">
                          <a:blip r:embed="rId8">
                            <a:extLst>
                              <a:ext uri="{28A0092B-C50C-407E-A947-70E740481C1C}">
                                <a14:useLocalDpi xmlns:a14="http://schemas.microsoft.com/office/drawing/2010/main" val="0"/>
                              </a:ext>
                            </a:extLst>
                          </a:blip>
                          <a:srcRect t="9635" b="6479"/>
                          <a:stretch/>
                        </pic:blipFill>
                        <pic:spPr bwMode="auto">
                          <a:xfrm>
                            <a:off x="0" y="0"/>
                            <a:ext cx="6677660" cy="5012055"/>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389468" y="5011715"/>
                            <a:ext cx="6036733" cy="1348128"/>
                          </a:xfrm>
                          <a:prstGeom prst="rect">
                            <a:avLst/>
                          </a:prstGeom>
                          <a:solidFill>
                            <a:schemeClr val="lt1"/>
                          </a:solidFill>
                          <a:ln w="6350">
                            <a:noFill/>
                          </a:ln>
                        </wps:spPr>
                        <wps:txbx>
                          <w:txbxContent>
                            <w:p w14:paraId="1E548CB2" w14:textId="06C7E8E5" w:rsidR="004C1720" w:rsidRPr="00BE633F" w:rsidRDefault="004C1720" w:rsidP="00935F84">
                              <w:pPr>
                                <w:jc w:val="both"/>
                                <w:rPr>
                                  <w:sz w:val="18"/>
                                  <w:szCs w:val="18"/>
                                </w:rPr>
                              </w:pPr>
                              <w:r w:rsidRPr="00BE633F">
                                <w:rPr>
                                  <w:b/>
                                  <w:bCs/>
                                  <w:sz w:val="18"/>
                                  <w:szCs w:val="18"/>
                                </w:rPr>
                                <w:t xml:space="preserve">Figure </w:t>
                              </w:r>
                              <w:r>
                                <w:rPr>
                                  <w:b/>
                                  <w:bCs/>
                                  <w:sz w:val="18"/>
                                  <w:szCs w:val="18"/>
                                </w:rPr>
                                <w:t>3</w:t>
                              </w:r>
                              <w:r w:rsidRPr="00BE633F">
                                <w:rPr>
                                  <w:sz w:val="18"/>
                                  <w:szCs w:val="18"/>
                                </w:rPr>
                                <w:t xml:space="preserve">: </w:t>
                              </w:r>
                              <w:r>
                                <w:rPr>
                                  <w:sz w:val="18"/>
                                  <w:szCs w:val="18"/>
                                </w:rPr>
                                <w:t xml:space="preserve">Panel a </w:t>
                              </w:r>
                              <w:proofErr w:type="gramStart"/>
                              <w:r>
                                <w:rPr>
                                  <w:sz w:val="18"/>
                                  <w:szCs w:val="18"/>
                                </w:rPr>
                                <w:t>plots</w:t>
                              </w:r>
                              <w:proofErr w:type="gramEnd"/>
                              <w:r>
                                <w:rPr>
                                  <w:sz w:val="18"/>
                                  <w:szCs w:val="18"/>
                                </w:rPr>
                                <w:t xml:space="preserve"> anthropogenic (orange) and natural (sky blue) components of the globally averaged radiative forcing. 10 representative scenarios </w:t>
                              </w:r>
                              <w:proofErr w:type="gramStart"/>
                              <w:r>
                                <w:rPr>
                                  <w:sz w:val="18"/>
                                  <w:szCs w:val="18"/>
                                </w:rPr>
                                <w:t>are plotted</w:t>
                              </w:r>
                              <w:proofErr w:type="gramEnd"/>
                              <w:r>
                                <w:rPr>
                                  <w:sz w:val="18"/>
                                  <w:szCs w:val="18"/>
                                </w:rPr>
                                <w:t xml:space="preserve"> which span the range of a 1000-member ensemble of equiprobable RFs are chosen. Panel b plots the most-likely contribution to the global temperature anomaly for these 10 representative timeseries. We use the method of </w:t>
                              </w:r>
                              <w:proofErr w:type="spellStart"/>
                              <w:r>
                                <w:rPr>
                                  <w:sz w:val="18"/>
                                  <w:szCs w:val="18"/>
                                </w:rPr>
                                <w:t>Haustein</w:t>
                              </w:r>
                              <w:proofErr w:type="spellEnd"/>
                              <w:r>
                                <w:rPr>
                                  <w:sz w:val="18"/>
                                  <w:szCs w:val="18"/>
                                </w:rPr>
                                <w:t xml:space="preserve"> </w:t>
                              </w:r>
                              <w:r w:rsidRPr="009229AB">
                                <w:rPr>
                                  <w:i/>
                                  <w:iCs/>
                                  <w:sz w:val="18"/>
                                  <w:szCs w:val="18"/>
                                </w:rPr>
                                <w:t>et al.</w:t>
                              </w:r>
                              <w:r>
                                <w:rPr>
                                  <w:i/>
                                  <w:iCs/>
                                  <w:sz w:val="18"/>
                                  <w:szCs w:val="18"/>
                                </w:rPr>
                                <w:t xml:space="preserve"> (2017)</w:t>
                              </w:r>
                              <w:r>
                                <w:rPr>
                                  <w:sz w:val="18"/>
                                  <w:szCs w:val="18"/>
                                </w:rPr>
                                <w:t xml:space="preserve"> to define the most-likely anthropogenic and natural contributions to observed temperatures. Panel c plots cumulative CO</w:t>
                              </w:r>
                              <w:r w:rsidRPr="00633D60">
                                <w:rPr>
                                  <w:sz w:val="18"/>
                                  <w:szCs w:val="18"/>
                                  <w:vertAlign w:val="subscript"/>
                                </w:rPr>
                                <w:t>2</w:t>
                              </w:r>
                              <w:r>
                                <w:rPr>
                                  <w:sz w:val="18"/>
                                  <w:szCs w:val="18"/>
                                </w:rPr>
                                <w:t>-fe emissions against the best estimate anthropogenic contribution to warming for each RF ensemble member. The grey shaded region shows the 5-95</w:t>
                              </w:r>
                              <w:r w:rsidRPr="00633D60">
                                <w:rPr>
                                  <w:sz w:val="18"/>
                                  <w:szCs w:val="18"/>
                                  <w:vertAlign w:val="superscript"/>
                                </w:rPr>
                                <w:t>th</w:t>
                              </w:r>
                              <w:r>
                                <w:rPr>
                                  <w:sz w:val="18"/>
                                  <w:szCs w:val="18"/>
                                </w:rPr>
                                <w:t xml:space="preserve"> percentile range. Inset is the distribution of TCREs, binned by their angle in cumulative emissions vs. temperature anomaly space. Panel d plots timeseries of the anthropogenic total (orange), CO</w:t>
                              </w:r>
                              <w:r w:rsidRPr="00633D60">
                                <w:rPr>
                                  <w:sz w:val="18"/>
                                  <w:szCs w:val="18"/>
                                  <w:vertAlign w:val="subscript"/>
                                </w:rPr>
                                <w:t>2</w:t>
                              </w:r>
                              <w:r>
                                <w:rPr>
                                  <w:sz w:val="18"/>
                                  <w:szCs w:val="18"/>
                                </w:rPr>
                                <w:t xml:space="preserve"> (red) and non-CO</w:t>
                              </w:r>
                              <w:r w:rsidRPr="00633D60">
                                <w:rPr>
                                  <w:sz w:val="18"/>
                                  <w:szCs w:val="18"/>
                                  <w:vertAlign w:val="subscript"/>
                                </w:rPr>
                                <w:t>2</w:t>
                              </w:r>
                              <w:r>
                                <w:rPr>
                                  <w:sz w:val="18"/>
                                  <w:szCs w:val="18"/>
                                </w:rPr>
                                <w:t xml:space="preserve"> (blue) contributions to a historical CO</w:t>
                              </w:r>
                              <w:r w:rsidRPr="00633D60">
                                <w:rPr>
                                  <w:sz w:val="18"/>
                                  <w:szCs w:val="18"/>
                                  <w:vertAlign w:val="subscript"/>
                                </w:rPr>
                                <w:t>2</w:t>
                              </w:r>
                              <w:r>
                                <w:rPr>
                                  <w:sz w:val="18"/>
                                  <w:szCs w:val="18"/>
                                </w:rPr>
                                <w:t>-fe budget (baselined over period 1850-1900). Error bars show the 5-95</w:t>
                              </w:r>
                              <w:r w:rsidRPr="00633D60">
                                <w:rPr>
                                  <w:sz w:val="18"/>
                                  <w:szCs w:val="18"/>
                                  <w:vertAlign w:val="superscript"/>
                                </w:rPr>
                                <w:t>th</w:t>
                              </w:r>
                              <w:r>
                                <w:rPr>
                                  <w:sz w:val="18"/>
                                  <w:szCs w:val="18"/>
                                </w:rPr>
                                <w:t xml:space="preserve"> percentile range from the full 1000-member ensemble.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5F033E" id="Group 9" o:spid="_x0000_s1028" style="position:absolute;left:0;text-align:left;margin-left:-21.35pt;margin-top:-49.1pt;width:525.8pt;height:500.65pt;z-index:251655167;mso-height-relative:margin" coordsize="66776,6359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width:66776;height:501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">
                  <v:imagedata r:id="rId9" o:title="" croptop="6314f" cropbottom="4246f"/>
                </v:shape>
                <v:shape id="Text Box 8" o:spid="_x0000_s1030" type="#_x0000_t202" style="position:absolute;left:3894;top:50117;width:60368;height:13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1E548CB2" w14:textId="06C7E8E5" w:rsidR="004C1720" w:rsidRPr="00BE633F" w:rsidRDefault="004C1720" w:rsidP="00935F84">
                        <w:pPr>
                          <w:jc w:val="both"/>
                          <w:rPr>
                            <w:sz w:val="18"/>
                            <w:szCs w:val="18"/>
                          </w:rPr>
                        </w:pPr>
                        <w:r w:rsidRPr="00BE633F">
                          <w:rPr>
                            <w:b/>
                            <w:bCs/>
                            <w:sz w:val="18"/>
                            <w:szCs w:val="18"/>
                          </w:rPr>
                          <w:t xml:space="preserve">Figure </w:t>
                        </w:r>
                        <w:r>
                          <w:rPr>
                            <w:b/>
                            <w:bCs/>
                            <w:sz w:val="18"/>
                            <w:szCs w:val="18"/>
                          </w:rPr>
                          <w:t>3</w:t>
                        </w:r>
                        <w:r w:rsidRPr="00BE633F">
                          <w:rPr>
                            <w:sz w:val="18"/>
                            <w:szCs w:val="18"/>
                          </w:rPr>
                          <w:t xml:space="preserve">: </w:t>
                        </w:r>
                        <w:r>
                          <w:rPr>
                            <w:sz w:val="18"/>
                            <w:szCs w:val="18"/>
                          </w:rPr>
                          <w:t xml:space="preserve">Panel a </w:t>
                        </w:r>
                        <w:proofErr w:type="gramStart"/>
                        <w:r>
                          <w:rPr>
                            <w:sz w:val="18"/>
                            <w:szCs w:val="18"/>
                          </w:rPr>
                          <w:t>plots</w:t>
                        </w:r>
                        <w:proofErr w:type="gramEnd"/>
                        <w:r>
                          <w:rPr>
                            <w:sz w:val="18"/>
                            <w:szCs w:val="18"/>
                          </w:rPr>
                          <w:t xml:space="preserve"> anthropogenic (orange) and natural (sky blue) components of the globally averaged radiative forcing. 10 representative scenarios </w:t>
                        </w:r>
                        <w:proofErr w:type="gramStart"/>
                        <w:r>
                          <w:rPr>
                            <w:sz w:val="18"/>
                            <w:szCs w:val="18"/>
                          </w:rPr>
                          <w:t>are plotted</w:t>
                        </w:r>
                        <w:proofErr w:type="gramEnd"/>
                        <w:r>
                          <w:rPr>
                            <w:sz w:val="18"/>
                            <w:szCs w:val="18"/>
                          </w:rPr>
                          <w:t xml:space="preserve"> which span the range of a 1000-member ensemble of equiprobable RFs are chosen. Panel b plots the most-likely contribution to the global temperature anomaly for these 10 representative timeseries. We use the method of </w:t>
                        </w:r>
                        <w:proofErr w:type="spellStart"/>
                        <w:r>
                          <w:rPr>
                            <w:sz w:val="18"/>
                            <w:szCs w:val="18"/>
                          </w:rPr>
                          <w:t>Haustein</w:t>
                        </w:r>
                        <w:proofErr w:type="spellEnd"/>
                        <w:r>
                          <w:rPr>
                            <w:sz w:val="18"/>
                            <w:szCs w:val="18"/>
                          </w:rPr>
                          <w:t xml:space="preserve"> </w:t>
                        </w:r>
                        <w:r w:rsidRPr="009229AB">
                          <w:rPr>
                            <w:i/>
                            <w:iCs/>
                            <w:sz w:val="18"/>
                            <w:szCs w:val="18"/>
                          </w:rPr>
                          <w:t>et al.</w:t>
                        </w:r>
                        <w:r>
                          <w:rPr>
                            <w:i/>
                            <w:iCs/>
                            <w:sz w:val="18"/>
                            <w:szCs w:val="18"/>
                          </w:rPr>
                          <w:t xml:space="preserve"> (2017)</w:t>
                        </w:r>
                        <w:r>
                          <w:rPr>
                            <w:sz w:val="18"/>
                            <w:szCs w:val="18"/>
                          </w:rPr>
                          <w:t xml:space="preserve"> to define the most-likely anthropogenic and natural contributions to observed temperatures. Panel c plots cumulative CO</w:t>
                        </w:r>
                        <w:r w:rsidRPr="00633D60">
                          <w:rPr>
                            <w:sz w:val="18"/>
                            <w:szCs w:val="18"/>
                            <w:vertAlign w:val="subscript"/>
                          </w:rPr>
                          <w:t>2</w:t>
                        </w:r>
                        <w:r>
                          <w:rPr>
                            <w:sz w:val="18"/>
                            <w:szCs w:val="18"/>
                          </w:rPr>
                          <w:t>-fe emissions against the best estimate anthropogenic contribution to warming for each RF ensemble member. The grey shaded region shows the 5-95</w:t>
                        </w:r>
                        <w:r w:rsidRPr="00633D60">
                          <w:rPr>
                            <w:sz w:val="18"/>
                            <w:szCs w:val="18"/>
                            <w:vertAlign w:val="superscript"/>
                          </w:rPr>
                          <w:t>th</w:t>
                        </w:r>
                        <w:r>
                          <w:rPr>
                            <w:sz w:val="18"/>
                            <w:szCs w:val="18"/>
                          </w:rPr>
                          <w:t xml:space="preserve"> percentile range. Inset is the distribution of TCREs, binned by their angle in cumulative emissions vs. temperature anomaly space. Panel d plots timeseries of the anthropogenic total (orange), CO</w:t>
                        </w:r>
                        <w:r w:rsidRPr="00633D60">
                          <w:rPr>
                            <w:sz w:val="18"/>
                            <w:szCs w:val="18"/>
                            <w:vertAlign w:val="subscript"/>
                          </w:rPr>
                          <w:t>2</w:t>
                        </w:r>
                        <w:r>
                          <w:rPr>
                            <w:sz w:val="18"/>
                            <w:szCs w:val="18"/>
                          </w:rPr>
                          <w:t xml:space="preserve"> (red) and non-CO</w:t>
                        </w:r>
                        <w:r w:rsidRPr="00633D60">
                          <w:rPr>
                            <w:sz w:val="18"/>
                            <w:szCs w:val="18"/>
                            <w:vertAlign w:val="subscript"/>
                          </w:rPr>
                          <w:t>2</w:t>
                        </w:r>
                        <w:r>
                          <w:rPr>
                            <w:sz w:val="18"/>
                            <w:szCs w:val="18"/>
                          </w:rPr>
                          <w:t xml:space="preserve"> (blue) contributions to a historical CO</w:t>
                        </w:r>
                        <w:r w:rsidRPr="00633D60">
                          <w:rPr>
                            <w:sz w:val="18"/>
                            <w:szCs w:val="18"/>
                            <w:vertAlign w:val="subscript"/>
                          </w:rPr>
                          <w:t>2</w:t>
                        </w:r>
                        <w:r>
                          <w:rPr>
                            <w:sz w:val="18"/>
                            <w:szCs w:val="18"/>
                          </w:rPr>
                          <w:t>-fe budget (baselined over period 1850-1900). Error bars show the 5-95</w:t>
                        </w:r>
                        <w:r w:rsidRPr="00633D60">
                          <w:rPr>
                            <w:sz w:val="18"/>
                            <w:szCs w:val="18"/>
                            <w:vertAlign w:val="superscript"/>
                          </w:rPr>
                          <w:t>th</w:t>
                        </w:r>
                        <w:r>
                          <w:rPr>
                            <w:sz w:val="18"/>
                            <w:szCs w:val="18"/>
                          </w:rPr>
                          <w:t xml:space="preserve"> percentile range from the full 1000-member ensemble. </w:t>
                        </w:r>
                      </w:p>
                    </w:txbxContent>
                  </v:textbox>
                </v:shape>
              </v:group>
            </w:pict>
          </mc:Fallback>
        </mc:AlternateContent>
      </w:r>
    </w:p>
    <w:p w14:paraId="6BB553F0" w14:textId="49F3BFC2" w:rsidR="00CB2E69" w:rsidRDefault="00CB2E69" w:rsidP="001E7D0F">
      <w:pPr>
        <w:jc w:val="both"/>
        <w:rPr>
          <w:ins w:id="347" w:author="Stuart Jenkins" w:date="2019-08-12T11:12:00Z"/>
          <w:sz w:val="18"/>
          <w:szCs w:val="18"/>
        </w:rPr>
      </w:pPr>
    </w:p>
    <w:p w14:paraId="1C1DE0B2" w14:textId="64255905" w:rsidR="00CB2E69" w:rsidRDefault="00CB2E69" w:rsidP="001E7D0F">
      <w:pPr>
        <w:jc w:val="both"/>
        <w:rPr>
          <w:ins w:id="348" w:author="Stuart Jenkins" w:date="2019-08-12T11:12:00Z"/>
          <w:sz w:val="18"/>
          <w:szCs w:val="18"/>
        </w:rPr>
      </w:pPr>
    </w:p>
    <w:p w14:paraId="16E463AB" w14:textId="025F61D4" w:rsidR="00CB2E69" w:rsidRDefault="00CB2E69" w:rsidP="001E7D0F">
      <w:pPr>
        <w:jc w:val="both"/>
        <w:rPr>
          <w:ins w:id="349" w:author="Stuart Jenkins" w:date="2019-08-12T11:12:00Z"/>
          <w:sz w:val="18"/>
          <w:szCs w:val="18"/>
        </w:rPr>
      </w:pPr>
    </w:p>
    <w:p w14:paraId="1EFDDC66" w14:textId="312BDA7D" w:rsidR="00CB2E69" w:rsidRDefault="00CB2E69" w:rsidP="001E7D0F">
      <w:pPr>
        <w:jc w:val="both"/>
        <w:rPr>
          <w:ins w:id="350" w:author="Stuart Jenkins" w:date="2019-08-12T11:12:00Z"/>
          <w:sz w:val="18"/>
          <w:szCs w:val="18"/>
        </w:rPr>
      </w:pPr>
    </w:p>
    <w:p w14:paraId="02968262" w14:textId="5EAFEB96" w:rsidR="00CB2E69" w:rsidRDefault="00CB2E69" w:rsidP="001E7D0F">
      <w:pPr>
        <w:jc w:val="both"/>
        <w:rPr>
          <w:ins w:id="351" w:author="Stuart Jenkins" w:date="2019-08-12T11:12:00Z"/>
          <w:sz w:val="18"/>
          <w:szCs w:val="18"/>
        </w:rPr>
      </w:pPr>
    </w:p>
    <w:p w14:paraId="25CFDCFD" w14:textId="2468D980" w:rsidR="00CB2E69" w:rsidRDefault="00CB2E69" w:rsidP="001E7D0F">
      <w:pPr>
        <w:jc w:val="both"/>
        <w:rPr>
          <w:ins w:id="352" w:author="Stuart Jenkins" w:date="2019-08-12T11:12:00Z"/>
          <w:sz w:val="18"/>
          <w:szCs w:val="18"/>
        </w:rPr>
      </w:pPr>
    </w:p>
    <w:p w14:paraId="4D717E56" w14:textId="4FD0548B" w:rsidR="00CB2E69" w:rsidRDefault="00CB2E69" w:rsidP="001E7D0F">
      <w:pPr>
        <w:jc w:val="both"/>
        <w:rPr>
          <w:ins w:id="353" w:author="Stuart Jenkins" w:date="2019-08-12T11:12:00Z"/>
          <w:sz w:val="18"/>
          <w:szCs w:val="18"/>
        </w:rPr>
      </w:pPr>
    </w:p>
    <w:p w14:paraId="62A76B1F" w14:textId="77777777" w:rsidR="00CB2E69" w:rsidRDefault="00CB2E69" w:rsidP="001E7D0F">
      <w:pPr>
        <w:jc w:val="both"/>
        <w:rPr>
          <w:ins w:id="354" w:author="Stuart Jenkins" w:date="2019-08-12T11:12:00Z"/>
          <w:sz w:val="18"/>
          <w:szCs w:val="18"/>
        </w:rPr>
      </w:pPr>
    </w:p>
    <w:p w14:paraId="72246A29" w14:textId="2F31133C" w:rsidR="00CB2E69" w:rsidRDefault="00CB2E69" w:rsidP="001E7D0F">
      <w:pPr>
        <w:jc w:val="both"/>
        <w:rPr>
          <w:ins w:id="355" w:author="Stuart Jenkins" w:date="2019-08-12T11:12:00Z"/>
          <w:sz w:val="18"/>
          <w:szCs w:val="18"/>
        </w:rPr>
      </w:pPr>
    </w:p>
    <w:p w14:paraId="5D6DD212" w14:textId="52CD8177" w:rsidR="00CB2E69" w:rsidRDefault="00CB2E69" w:rsidP="001E7D0F">
      <w:pPr>
        <w:jc w:val="both"/>
        <w:rPr>
          <w:ins w:id="356" w:author="Stuart Jenkins" w:date="2019-08-12T11:12:00Z"/>
          <w:sz w:val="18"/>
          <w:szCs w:val="18"/>
        </w:rPr>
      </w:pPr>
    </w:p>
    <w:p w14:paraId="5F876DF9" w14:textId="3CEE88F7" w:rsidR="00CB2E69" w:rsidRDefault="00CB2E69" w:rsidP="001E7D0F">
      <w:pPr>
        <w:jc w:val="both"/>
        <w:rPr>
          <w:ins w:id="357" w:author="Stuart Jenkins" w:date="2019-08-12T11:12:00Z"/>
          <w:sz w:val="18"/>
          <w:szCs w:val="18"/>
        </w:rPr>
      </w:pPr>
    </w:p>
    <w:p w14:paraId="403836D0" w14:textId="51933BF8" w:rsidR="00CB2E69" w:rsidRDefault="00CB2E69" w:rsidP="001E7D0F">
      <w:pPr>
        <w:jc w:val="both"/>
        <w:rPr>
          <w:ins w:id="358" w:author="Stuart Jenkins" w:date="2019-08-12T11:12:00Z"/>
          <w:sz w:val="18"/>
          <w:szCs w:val="18"/>
        </w:rPr>
      </w:pPr>
    </w:p>
    <w:p w14:paraId="39BE6DBF" w14:textId="7AB84E42" w:rsidR="00CB2E69" w:rsidRDefault="00CB2E69" w:rsidP="001E7D0F">
      <w:pPr>
        <w:jc w:val="both"/>
        <w:rPr>
          <w:ins w:id="359" w:author="Stuart Jenkins" w:date="2019-08-12T11:12:00Z"/>
          <w:sz w:val="18"/>
          <w:szCs w:val="18"/>
        </w:rPr>
      </w:pPr>
    </w:p>
    <w:p w14:paraId="5D9DF4D5" w14:textId="54004332" w:rsidR="00CB2E69" w:rsidRDefault="00CB2E69" w:rsidP="001E7D0F">
      <w:pPr>
        <w:jc w:val="both"/>
        <w:rPr>
          <w:ins w:id="360" w:author="Stuart Jenkins" w:date="2019-08-12T11:12:00Z"/>
          <w:sz w:val="18"/>
          <w:szCs w:val="18"/>
        </w:rPr>
      </w:pPr>
    </w:p>
    <w:p w14:paraId="4B68C7E0" w14:textId="571DC847" w:rsidR="00CB2E69" w:rsidRDefault="00CB2E69" w:rsidP="001E7D0F">
      <w:pPr>
        <w:jc w:val="both"/>
        <w:rPr>
          <w:ins w:id="361" w:author="Stuart Jenkins" w:date="2019-08-12T11:12:00Z"/>
          <w:sz w:val="18"/>
          <w:szCs w:val="18"/>
        </w:rPr>
      </w:pPr>
    </w:p>
    <w:p w14:paraId="688767B3" w14:textId="5E0981D5" w:rsidR="00CB2E69" w:rsidRDefault="00CB2E69" w:rsidP="001E7D0F">
      <w:pPr>
        <w:jc w:val="both"/>
        <w:rPr>
          <w:ins w:id="362" w:author="Stuart Jenkins" w:date="2019-08-12T11:12:00Z"/>
          <w:sz w:val="18"/>
          <w:szCs w:val="18"/>
        </w:rPr>
      </w:pPr>
    </w:p>
    <w:p w14:paraId="447F2C00" w14:textId="77777777" w:rsidR="00CB2E69" w:rsidRDefault="00CB2E69" w:rsidP="001E7D0F">
      <w:pPr>
        <w:jc w:val="both"/>
        <w:rPr>
          <w:ins w:id="363" w:author="Stuart Jenkins" w:date="2019-08-12T11:12:00Z"/>
          <w:sz w:val="18"/>
          <w:szCs w:val="18"/>
        </w:rPr>
      </w:pPr>
    </w:p>
    <w:p w14:paraId="58BF0F9E" w14:textId="1A58DA4D" w:rsidR="00CB2E69" w:rsidRDefault="00CB2E69" w:rsidP="001E7D0F">
      <w:pPr>
        <w:jc w:val="both"/>
        <w:rPr>
          <w:ins w:id="364" w:author="Stuart Jenkins" w:date="2019-08-12T11:12:00Z"/>
          <w:sz w:val="18"/>
          <w:szCs w:val="18"/>
        </w:rPr>
      </w:pPr>
    </w:p>
    <w:p w14:paraId="52F32B61" w14:textId="77777777" w:rsidR="00CB2E69" w:rsidRDefault="00CB2E69" w:rsidP="001E7D0F">
      <w:pPr>
        <w:jc w:val="both"/>
        <w:rPr>
          <w:ins w:id="365" w:author="Stuart Jenkins" w:date="2019-08-12T11:12:00Z"/>
          <w:sz w:val="18"/>
          <w:szCs w:val="18"/>
        </w:rPr>
      </w:pPr>
    </w:p>
    <w:p w14:paraId="436BB366" w14:textId="423896B6" w:rsidR="00CB2E69" w:rsidRDefault="00CB2E69" w:rsidP="001E7D0F">
      <w:pPr>
        <w:jc w:val="both"/>
        <w:rPr>
          <w:ins w:id="366" w:author="Stuart Jenkins" w:date="2019-08-12T11:12:00Z"/>
          <w:sz w:val="18"/>
          <w:szCs w:val="18"/>
        </w:rPr>
      </w:pPr>
    </w:p>
    <w:p w14:paraId="23ADEAE5" w14:textId="77777777" w:rsidR="00CB2E69" w:rsidRDefault="00CB2E69" w:rsidP="001E7D0F">
      <w:pPr>
        <w:jc w:val="both"/>
        <w:rPr>
          <w:ins w:id="367" w:author="Stuart Jenkins" w:date="2019-08-12T11:12:00Z"/>
          <w:sz w:val="18"/>
          <w:szCs w:val="18"/>
        </w:rPr>
      </w:pPr>
    </w:p>
    <w:p w14:paraId="7A74227D" w14:textId="144431A2" w:rsidR="00CB2E69" w:rsidRDefault="00CB2E69" w:rsidP="001E7D0F">
      <w:pPr>
        <w:jc w:val="both"/>
        <w:rPr>
          <w:ins w:id="368" w:author="Stuart Jenkins" w:date="2019-08-12T11:12:00Z"/>
          <w:sz w:val="18"/>
          <w:szCs w:val="18"/>
        </w:rPr>
      </w:pPr>
    </w:p>
    <w:p w14:paraId="6C1D7520" w14:textId="77777777" w:rsidR="00CB2E69" w:rsidRDefault="00CB2E69" w:rsidP="001E7D0F">
      <w:pPr>
        <w:jc w:val="both"/>
        <w:rPr>
          <w:ins w:id="369" w:author="Stuart Jenkins" w:date="2019-08-12T11:12:00Z"/>
          <w:sz w:val="18"/>
          <w:szCs w:val="18"/>
        </w:rPr>
      </w:pPr>
    </w:p>
    <w:p w14:paraId="7E450101" w14:textId="77777777" w:rsidR="00CB2E69" w:rsidRDefault="00CB2E69" w:rsidP="001E7D0F">
      <w:pPr>
        <w:jc w:val="both"/>
        <w:rPr>
          <w:ins w:id="370" w:author="Stuart Jenkins" w:date="2019-08-12T11:12:00Z"/>
          <w:sz w:val="18"/>
          <w:szCs w:val="18"/>
        </w:rPr>
      </w:pPr>
    </w:p>
    <w:p w14:paraId="35C05749" w14:textId="648F7E91" w:rsidR="00CB2E69" w:rsidRDefault="00CB2E69" w:rsidP="001E7D0F">
      <w:pPr>
        <w:jc w:val="both"/>
        <w:rPr>
          <w:ins w:id="371" w:author="Stuart Jenkins" w:date="2019-08-12T11:12:00Z"/>
          <w:sz w:val="18"/>
          <w:szCs w:val="18"/>
        </w:rPr>
      </w:pPr>
    </w:p>
    <w:p w14:paraId="16C0FA31" w14:textId="394C5640" w:rsidR="00CB2E69" w:rsidRDefault="00CB2E69" w:rsidP="001E7D0F">
      <w:pPr>
        <w:jc w:val="both"/>
        <w:rPr>
          <w:ins w:id="372" w:author="Stuart Jenkins" w:date="2019-08-12T11:12:00Z"/>
          <w:sz w:val="18"/>
          <w:szCs w:val="18"/>
        </w:rPr>
      </w:pPr>
    </w:p>
    <w:p w14:paraId="4095B562" w14:textId="57212C78" w:rsidR="00CB2E69" w:rsidRDefault="00CB2E69" w:rsidP="001E7D0F">
      <w:pPr>
        <w:jc w:val="both"/>
        <w:rPr>
          <w:ins w:id="373" w:author="Stuart Jenkins" w:date="2019-08-12T11:13:00Z"/>
          <w:sz w:val="18"/>
          <w:szCs w:val="18"/>
        </w:rPr>
      </w:pPr>
    </w:p>
    <w:p w14:paraId="2EB3E571" w14:textId="4675F578" w:rsidR="00CB2E69" w:rsidRDefault="00CB2E69" w:rsidP="001E7D0F">
      <w:pPr>
        <w:jc w:val="both"/>
        <w:rPr>
          <w:ins w:id="374" w:author="Stuart Jenkins" w:date="2019-08-12T11:13:00Z"/>
          <w:sz w:val="18"/>
          <w:szCs w:val="18"/>
        </w:rPr>
      </w:pPr>
    </w:p>
    <w:p w14:paraId="3656D922" w14:textId="3CD4AD57" w:rsidR="00CB2E69" w:rsidRDefault="00CB2E69" w:rsidP="001E7D0F">
      <w:pPr>
        <w:jc w:val="both"/>
        <w:rPr>
          <w:ins w:id="375" w:author="Stuart Jenkins" w:date="2019-08-12T11:13:00Z"/>
          <w:sz w:val="18"/>
          <w:szCs w:val="18"/>
        </w:rPr>
      </w:pPr>
    </w:p>
    <w:p w14:paraId="460AC117" w14:textId="259E6B12" w:rsidR="00CB2E69" w:rsidRDefault="00CB2E69" w:rsidP="001E7D0F">
      <w:pPr>
        <w:jc w:val="both"/>
        <w:rPr>
          <w:ins w:id="376" w:author="Stuart Jenkins" w:date="2019-08-12T11:13:00Z"/>
          <w:sz w:val="18"/>
          <w:szCs w:val="18"/>
        </w:rPr>
      </w:pPr>
    </w:p>
    <w:p w14:paraId="497E519A" w14:textId="0E0D6667" w:rsidR="00CB2E69" w:rsidRDefault="00CB2E69" w:rsidP="001E7D0F">
      <w:pPr>
        <w:jc w:val="both"/>
        <w:rPr>
          <w:ins w:id="377" w:author="Stuart Jenkins" w:date="2019-08-12T11:13:00Z"/>
          <w:sz w:val="18"/>
          <w:szCs w:val="18"/>
        </w:rPr>
      </w:pPr>
    </w:p>
    <w:p w14:paraId="331E2EA6" w14:textId="27F056BF" w:rsidR="00CB2E69" w:rsidRDefault="00CB2E69" w:rsidP="001E7D0F">
      <w:pPr>
        <w:jc w:val="both"/>
        <w:rPr>
          <w:ins w:id="378" w:author="Stuart Jenkins" w:date="2019-08-12T11:13:00Z"/>
          <w:sz w:val="18"/>
          <w:szCs w:val="18"/>
        </w:rPr>
      </w:pPr>
    </w:p>
    <w:p w14:paraId="4A3C98F4" w14:textId="11C4B1FE" w:rsidR="00CB2E69" w:rsidRDefault="00CB2E69" w:rsidP="001E7D0F">
      <w:pPr>
        <w:jc w:val="both"/>
        <w:rPr>
          <w:ins w:id="379" w:author="Stuart Jenkins" w:date="2019-08-12T11:13:00Z"/>
          <w:sz w:val="18"/>
          <w:szCs w:val="18"/>
        </w:rPr>
      </w:pPr>
    </w:p>
    <w:p w14:paraId="41ED1F96" w14:textId="40E18DD1" w:rsidR="00CB2E69" w:rsidRDefault="00CB2E69" w:rsidP="001E7D0F">
      <w:pPr>
        <w:jc w:val="both"/>
        <w:rPr>
          <w:ins w:id="380" w:author="Stuart Jenkins" w:date="2019-08-12T11:13:00Z"/>
          <w:sz w:val="18"/>
          <w:szCs w:val="18"/>
        </w:rPr>
      </w:pPr>
    </w:p>
    <w:p w14:paraId="280A59FA" w14:textId="302A9780" w:rsidR="00CB2E69" w:rsidRDefault="00CB2E69" w:rsidP="001E7D0F">
      <w:pPr>
        <w:jc w:val="both"/>
        <w:rPr>
          <w:ins w:id="381" w:author="Stuart Jenkins" w:date="2019-08-12T11:13:00Z"/>
          <w:sz w:val="18"/>
          <w:szCs w:val="18"/>
        </w:rPr>
      </w:pPr>
    </w:p>
    <w:p w14:paraId="6D02CE82" w14:textId="1FB9363B" w:rsidR="00CB2E69" w:rsidRDefault="00CB2E69" w:rsidP="001E7D0F">
      <w:pPr>
        <w:jc w:val="both"/>
        <w:rPr>
          <w:ins w:id="382" w:author="Stuart Jenkins" w:date="2019-08-12T11:13:00Z"/>
          <w:sz w:val="18"/>
          <w:szCs w:val="18"/>
        </w:rPr>
      </w:pPr>
    </w:p>
    <w:p w14:paraId="1F624995" w14:textId="18AD8BEF" w:rsidR="00CB2E69" w:rsidRDefault="00CB2E69" w:rsidP="001E7D0F">
      <w:pPr>
        <w:jc w:val="both"/>
        <w:rPr>
          <w:ins w:id="383" w:author="Stuart Jenkins" w:date="2019-08-12T11:13:00Z"/>
          <w:sz w:val="18"/>
          <w:szCs w:val="18"/>
        </w:rPr>
      </w:pPr>
    </w:p>
    <w:p w14:paraId="54DE0925" w14:textId="6511A88E" w:rsidR="00CB2E69" w:rsidRDefault="00CB2E69" w:rsidP="001E7D0F">
      <w:pPr>
        <w:jc w:val="both"/>
        <w:rPr>
          <w:ins w:id="384" w:author="Stuart Jenkins" w:date="2019-08-12T11:13:00Z"/>
          <w:sz w:val="18"/>
          <w:szCs w:val="18"/>
        </w:rPr>
      </w:pPr>
    </w:p>
    <w:p w14:paraId="717C40CD" w14:textId="46CEE3EB" w:rsidR="00CB2E69" w:rsidRDefault="00CB2E69" w:rsidP="001E7D0F">
      <w:pPr>
        <w:jc w:val="both"/>
        <w:rPr>
          <w:ins w:id="385" w:author="Stuart Jenkins" w:date="2019-08-12T11:13:00Z"/>
          <w:sz w:val="18"/>
          <w:szCs w:val="18"/>
        </w:rPr>
      </w:pPr>
    </w:p>
    <w:p w14:paraId="0A0A9A7F" w14:textId="53D5B1BC" w:rsidR="00CB2E69" w:rsidRDefault="00CB2E69" w:rsidP="001E7D0F">
      <w:pPr>
        <w:jc w:val="both"/>
        <w:rPr>
          <w:ins w:id="386" w:author="Stuart Jenkins" w:date="2019-08-12T11:13:00Z"/>
          <w:sz w:val="18"/>
          <w:szCs w:val="18"/>
        </w:rPr>
      </w:pPr>
    </w:p>
    <w:p w14:paraId="48104A98" w14:textId="340A8622" w:rsidR="00CB2E69" w:rsidRDefault="00CB2E69" w:rsidP="001E7D0F">
      <w:pPr>
        <w:jc w:val="both"/>
        <w:rPr>
          <w:ins w:id="387" w:author="Stuart Jenkins" w:date="2019-08-12T11:13:00Z"/>
          <w:sz w:val="18"/>
          <w:szCs w:val="18"/>
        </w:rPr>
      </w:pPr>
    </w:p>
    <w:p w14:paraId="12C882D2" w14:textId="314F7C2B" w:rsidR="00CB2E69" w:rsidRDefault="00CB2E69" w:rsidP="001E7D0F">
      <w:pPr>
        <w:jc w:val="both"/>
        <w:rPr>
          <w:ins w:id="388" w:author="Stuart Jenkins" w:date="2019-08-12T11:13:00Z"/>
          <w:sz w:val="18"/>
          <w:szCs w:val="18"/>
        </w:rPr>
      </w:pPr>
    </w:p>
    <w:p w14:paraId="515B5B35" w14:textId="77777777" w:rsidR="00CB2E69" w:rsidRDefault="00CB2E69" w:rsidP="001E7D0F">
      <w:pPr>
        <w:jc w:val="both"/>
        <w:rPr>
          <w:ins w:id="389" w:author="Stuart Jenkins" w:date="2019-08-12T11:12:00Z"/>
          <w:sz w:val="18"/>
          <w:szCs w:val="18"/>
        </w:rPr>
      </w:pPr>
    </w:p>
    <w:p w14:paraId="4AD640A5" w14:textId="53D73AFE" w:rsidR="00935F84" w:rsidRPr="003C78BF" w:rsidRDefault="003C78BF" w:rsidP="001E7D0F">
      <w:pPr>
        <w:jc w:val="both"/>
        <w:rPr>
          <w:sz w:val="18"/>
          <w:szCs w:val="18"/>
        </w:rPr>
      </w:pPr>
      <w:r w:rsidRPr="003C78BF">
        <w:rPr>
          <w:sz w:val="18"/>
          <w:szCs w:val="18"/>
        </w:rPr>
        <w:t xml:space="preserve">**Replot </w:t>
      </w:r>
      <w:r>
        <w:rPr>
          <w:sz w:val="18"/>
          <w:szCs w:val="18"/>
        </w:rPr>
        <w:t xml:space="preserve">inset panel in figure 3 to smooth line, choose 10 representative scenarios which better span </w:t>
      </w:r>
      <w:proofErr w:type="gramStart"/>
      <w:r>
        <w:rPr>
          <w:sz w:val="18"/>
          <w:szCs w:val="18"/>
        </w:rPr>
        <w:t>range.</w:t>
      </w:r>
      <w:r w:rsidRPr="003C78BF">
        <w:rPr>
          <w:sz w:val="18"/>
          <w:szCs w:val="18"/>
        </w:rPr>
        <w:t>*</w:t>
      </w:r>
      <w:proofErr w:type="gramEnd"/>
      <w:r w:rsidRPr="003C78BF">
        <w:rPr>
          <w:sz w:val="18"/>
          <w:szCs w:val="18"/>
        </w:rPr>
        <w:t>*</w:t>
      </w:r>
    </w:p>
    <w:p w14:paraId="3A6C1938" w14:textId="28B79465" w:rsidR="00935F84" w:rsidRPr="007E0473" w:rsidRDefault="00935F84" w:rsidP="001E7D0F">
      <w:pPr>
        <w:jc w:val="both"/>
        <w:rPr>
          <w:b/>
          <w:bCs/>
          <w:sz w:val="18"/>
          <w:szCs w:val="18"/>
        </w:rPr>
      </w:pPr>
    </w:p>
    <w:p w14:paraId="6AB08223" w14:textId="4026A1E0" w:rsidR="00935F84" w:rsidRPr="004051C6" w:rsidRDefault="004051C6" w:rsidP="001E7D0F">
      <w:pPr>
        <w:jc w:val="both"/>
        <w:rPr>
          <w:sz w:val="18"/>
          <w:szCs w:val="18"/>
        </w:rPr>
      </w:pPr>
      <w:r>
        <w:rPr>
          <w:sz w:val="18"/>
          <w:szCs w:val="18"/>
        </w:rPr>
        <w:t>Since</w:t>
      </w:r>
      <w:r w:rsidRPr="004051C6">
        <w:rPr>
          <w:sz w:val="18"/>
          <w:szCs w:val="18"/>
        </w:rPr>
        <w:t xml:space="preserve"> the </w:t>
      </w:r>
      <w:r>
        <w:rPr>
          <w:sz w:val="18"/>
          <w:szCs w:val="18"/>
        </w:rPr>
        <w:t xml:space="preserve">1000-member RF ensemble is split by component, we can also compute </w:t>
      </w:r>
      <w:del w:id="390" w:author="Stuart Jenkins" w:date="2019-08-12T11:16:00Z">
        <w:r w:rsidR="00D410B4" w:rsidDel="00CB2E69">
          <w:rPr>
            <w:sz w:val="18"/>
            <w:szCs w:val="18"/>
          </w:rPr>
          <w:delText xml:space="preserve">for each </w:delText>
        </w:r>
      </w:del>
      <w:r w:rsidR="00D410B4">
        <w:rPr>
          <w:sz w:val="18"/>
          <w:szCs w:val="18"/>
        </w:rPr>
        <w:t>a</w:t>
      </w:r>
      <w:r>
        <w:rPr>
          <w:sz w:val="18"/>
          <w:szCs w:val="18"/>
        </w:rPr>
        <w:t xml:space="preserve"> timeseries of CO</w:t>
      </w:r>
      <w:r w:rsidRPr="00D410B4">
        <w:rPr>
          <w:sz w:val="18"/>
          <w:szCs w:val="18"/>
          <w:vertAlign w:val="subscript"/>
        </w:rPr>
        <w:t>2</w:t>
      </w:r>
      <w:r>
        <w:rPr>
          <w:sz w:val="18"/>
          <w:szCs w:val="18"/>
        </w:rPr>
        <w:t>-fe emissions</w:t>
      </w:r>
      <w:r w:rsidR="00D410B4">
        <w:rPr>
          <w:sz w:val="18"/>
          <w:szCs w:val="18"/>
        </w:rPr>
        <w:t xml:space="preserve"> </w:t>
      </w:r>
      <w:del w:id="391" w:author="Stuart Jenkins" w:date="2019-08-12T11:16:00Z">
        <w:r w:rsidR="00D410B4" w:rsidDel="00CB2E69">
          <w:rPr>
            <w:sz w:val="18"/>
            <w:szCs w:val="18"/>
          </w:rPr>
          <w:delText xml:space="preserve">for </w:delText>
        </w:r>
      </w:del>
      <w:ins w:id="392" w:author="Stuart Jenkins" w:date="2019-08-12T11:16:00Z">
        <w:r w:rsidR="00CB2E69">
          <w:rPr>
            <w:sz w:val="18"/>
            <w:szCs w:val="18"/>
          </w:rPr>
          <w:t>of</w:t>
        </w:r>
        <w:r w:rsidR="00CB2E69">
          <w:rPr>
            <w:sz w:val="18"/>
            <w:szCs w:val="18"/>
          </w:rPr>
          <w:t xml:space="preserve"> </w:t>
        </w:r>
      </w:ins>
      <w:r w:rsidR="00D410B4">
        <w:rPr>
          <w:sz w:val="18"/>
          <w:szCs w:val="18"/>
        </w:rPr>
        <w:t>the CO</w:t>
      </w:r>
      <w:r w:rsidR="00D410B4" w:rsidRPr="00D410B4">
        <w:rPr>
          <w:sz w:val="18"/>
          <w:szCs w:val="18"/>
          <w:vertAlign w:val="subscript"/>
        </w:rPr>
        <w:t>2</w:t>
      </w:r>
      <w:r w:rsidR="00D410B4">
        <w:rPr>
          <w:sz w:val="18"/>
          <w:szCs w:val="18"/>
        </w:rPr>
        <w:t xml:space="preserve"> and non-CO</w:t>
      </w:r>
      <w:r w:rsidR="00D410B4" w:rsidRPr="00D410B4">
        <w:rPr>
          <w:sz w:val="18"/>
          <w:szCs w:val="18"/>
          <w:vertAlign w:val="subscript"/>
        </w:rPr>
        <w:t>2</w:t>
      </w:r>
      <w:r w:rsidR="00D410B4">
        <w:rPr>
          <w:sz w:val="18"/>
          <w:szCs w:val="18"/>
        </w:rPr>
        <w:t xml:space="preserve"> RFs</w:t>
      </w:r>
      <w:r>
        <w:rPr>
          <w:sz w:val="18"/>
          <w:szCs w:val="18"/>
        </w:rPr>
        <w:t xml:space="preserve"> over the historical period</w:t>
      </w:r>
      <w:del w:id="393" w:author="Stuart Jenkins" w:date="2019-08-12T11:16:00Z">
        <w:r w:rsidR="00D410B4" w:rsidDel="00CB2E69">
          <w:rPr>
            <w:sz w:val="18"/>
            <w:szCs w:val="18"/>
          </w:rPr>
          <w:delText>.</w:delText>
        </w:r>
      </w:del>
      <w:ins w:id="394" w:author="Stuart Jenkins" w:date="2019-08-12T11:16:00Z">
        <w:r w:rsidR="00CB2E69">
          <w:rPr>
            <w:sz w:val="18"/>
            <w:szCs w:val="18"/>
          </w:rPr>
          <w:t xml:space="preserve"> </w:t>
        </w:r>
        <w:r w:rsidR="00CB2E69">
          <w:rPr>
            <w:sz w:val="18"/>
            <w:szCs w:val="18"/>
          </w:rPr>
          <w:t>for each</w:t>
        </w:r>
        <w:r w:rsidR="00CB2E69">
          <w:rPr>
            <w:sz w:val="18"/>
            <w:szCs w:val="18"/>
          </w:rPr>
          <w:t xml:space="preserve"> ensemble </w:t>
        </w:r>
        <w:proofErr w:type="gramStart"/>
        <w:r w:rsidR="00CB2E69">
          <w:rPr>
            <w:sz w:val="18"/>
            <w:szCs w:val="18"/>
          </w:rPr>
          <w:t>member</w:t>
        </w:r>
      </w:ins>
      <w:ins w:id="395" w:author="Stuart Jenkins" w:date="2019-08-12T11:17:00Z">
        <w:r w:rsidR="00CB2E69">
          <w:rPr>
            <w:sz w:val="18"/>
            <w:szCs w:val="18"/>
          </w:rPr>
          <w:t>, and</w:t>
        </w:r>
        <w:proofErr w:type="gramEnd"/>
        <w:r w:rsidR="00CB2E69">
          <w:rPr>
            <w:sz w:val="18"/>
            <w:szCs w:val="18"/>
          </w:rPr>
          <w:t xml:space="preserve"> is </w:t>
        </w:r>
      </w:ins>
      <w:ins w:id="396" w:author="Stuart Jenkins" w:date="2019-08-12T11:16:00Z">
        <w:r w:rsidR="00CB2E69">
          <w:rPr>
            <w:sz w:val="18"/>
            <w:szCs w:val="18"/>
          </w:rPr>
          <w:t xml:space="preserve">plotted in </w:t>
        </w:r>
      </w:ins>
      <w:ins w:id="397" w:author="Stuart Jenkins" w:date="2019-08-12T11:17:00Z">
        <w:r w:rsidR="00CB2E69">
          <w:rPr>
            <w:sz w:val="18"/>
            <w:szCs w:val="18"/>
          </w:rPr>
          <w:t>figure 3d.</w:t>
        </w:r>
      </w:ins>
      <w:r w:rsidR="00D410B4">
        <w:rPr>
          <w:sz w:val="18"/>
          <w:szCs w:val="18"/>
        </w:rPr>
        <w:t xml:space="preserve"> The 5-95</w:t>
      </w:r>
      <w:r w:rsidR="00D410B4" w:rsidRPr="00D410B4">
        <w:rPr>
          <w:sz w:val="18"/>
          <w:szCs w:val="18"/>
          <w:vertAlign w:val="superscript"/>
        </w:rPr>
        <w:t>th</w:t>
      </w:r>
      <w:r w:rsidR="00D410B4">
        <w:rPr>
          <w:sz w:val="18"/>
          <w:szCs w:val="18"/>
        </w:rPr>
        <w:t xml:space="preserve"> percentile uncertainty in 2018 </w:t>
      </w:r>
      <w:proofErr w:type="gramStart"/>
      <w:r w:rsidR="00D410B4">
        <w:rPr>
          <w:sz w:val="18"/>
          <w:szCs w:val="18"/>
        </w:rPr>
        <w:t>is shown</w:t>
      </w:r>
      <w:proofErr w:type="gramEnd"/>
      <w:r w:rsidR="00D410B4">
        <w:rPr>
          <w:sz w:val="18"/>
          <w:szCs w:val="18"/>
        </w:rPr>
        <w:t xml:space="preserve"> with the error bars to the right of the figure. For each</w:t>
      </w:r>
      <w:ins w:id="398" w:author="Stuart Jenkins" w:date="2019-08-12T11:17:00Z">
        <w:r w:rsidR="00CB2E69">
          <w:rPr>
            <w:sz w:val="18"/>
            <w:szCs w:val="18"/>
          </w:rPr>
          <w:t xml:space="preserve"> component (CO</w:t>
        </w:r>
        <w:r w:rsidR="00CB2E69" w:rsidRPr="00CB2E69">
          <w:rPr>
            <w:sz w:val="18"/>
            <w:szCs w:val="18"/>
            <w:vertAlign w:val="subscript"/>
            <w:rPrChange w:id="399" w:author="Stuart Jenkins" w:date="2019-08-12T11:17:00Z">
              <w:rPr>
                <w:sz w:val="18"/>
                <w:szCs w:val="18"/>
              </w:rPr>
            </w:rPrChange>
          </w:rPr>
          <w:t>2</w:t>
        </w:r>
        <w:r w:rsidR="00CB2E69">
          <w:rPr>
            <w:sz w:val="18"/>
            <w:szCs w:val="18"/>
          </w:rPr>
          <w:t>, non-CO</w:t>
        </w:r>
        <w:r w:rsidR="00CB2E69" w:rsidRPr="00CB2E69">
          <w:rPr>
            <w:sz w:val="18"/>
            <w:szCs w:val="18"/>
            <w:vertAlign w:val="subscript"/>
            <w:rPrChange w:id="400" w:author="Stuart Jenkins" w:date="2019-08-12T11:17:00Z">
              <w:rPr>
                <w:sz w:val="18"/>
                <w:szCs w:val="18"/>
              </w:rPr>
            </w:rPrChange>
          </w:rPr>
          <w:t>2</w:t>
        </w:r>
        <w:r w:rsidR="00CB2E69">
          <w:rPr>
            <w:sz w:val="18"/>
            <w:szCs w:val="18"/>
          </w:rPr>
          <w:t xml:space="preserve"> and total)</w:t>
        </w:r>
      </w:ins>
      <w:r w:rsidR="00D410B4">
        <w:rPr>
          <w:sz w:val="18"/>
          <w:szCs w:val="18"/>
        </w:rPr>
        <w:t xml:space="preserve"> </w:t>
      </w:r>
      <w:ins w:id="401" w:author="Stuart Jenkins" w:date="2019-08-12T11:17:00Z">
        <w:r w:rsidR="00CB2E69">
          <w:rPr>
            <w:sz w:val="18"/>
            <w:szCs w:val="18"/>
          </w:rPr>
          <w:t xml:space="preserve">the </w:t>
        </w:r>
      </w:ins>
      <w:r w:rsidR="00D410B4">
        <w:rPr>
          <w:sz w:val="18"/>
          <w:szCs w:val="18"/>
        </w:rPr>
        <w:t xml:space="preserve">10 representative scenarios </w:t>
      </w:r>
      <w:proofErr w:type="gramStart"/>
      <w:r w:rsidR="00D410B4">
        <w:rPr>
          <w:sz w:val="18"/>
          <w:szCs w:val="18"/>
        </w:rPr>
        <w:t>are plotted</w:t>
      </w:r>
      <w:proofErr w:type="gramEnd"/>
      <w:r w:rsidR="00D410B4">
        <w:rPr>
          <w:sz w:val="18"/>
          <w:szCs w:val="18"/>
        </w:rPr>
        <w:t>, red lines correspond to CO</w:t>
      </w:r>
      <w:r w:rsidR="00D410B4" w:rsidRPr="00D410B4">
        <w:rPr>
          <w:sz w:val="18"/>
          <w:szCs w:val="18"/>
          <w:vertAlign w:val="subscript"/>
        </w:rPr>
        <w:t>2</w:t>
      </w:r>
      <w:r w:rsidR="00D410B4">
        <w:rPr>
          <w:sz w:val="18"/>
          <w:szCs w:val="18"/>
        </w:rPr>
        <w:t xml:space="preserve"> emissions, blue are non-CO</w:t>
      </w:r>
      <w:r w:rsidR="00D410B4" w:rsidRPr="00D410B4">
        <w:rPr>
          <w:sz w:val="18"/>
          <w:szCs w:val="18"/>
          <w:vertAlign w:val="subscript"/>
        </w:rPr>
        <w:t>2</w:t>
      </w:r>
      <w:r w:rsidR="00D410B4">
        <w:rPr>
          <w:sz w:val="18"/>
          <w:szCs w:val="18"/>
        </w:rPr>
        <w:t xml:space="preserve"> CO</w:t>
      </w:r>
      <w:r w:rsidR="00D410B4" w:rsidRPr="00D410B4">
        <w:rPr>
          <w:sz w:val="18"/>
          <w:szCs w:val="18"/>
          <w:vertAlign w:val="subscript"/>
        </w:rPr>
        <w:t>2</w:t>
      </w:r>
      <w:r w:rsidR="00D410B4">
        <w:rPr>
          <w:sz w:val="18"/>
          <w:szCs w:val="18"/>
        </w:rPr>
        <w:t>-fe emissions, and total CO</w:t>
      </w:r>
      <w:r w:rsidR="00D410B4" w:rsidRPr="00D410B4">
        <w:rPr>
          <w:sz w:val="18"/>
          <w:szCs w:val="18"/>
          <w:vertAlign w:val="subscript"/>
        </w:rPr>
        <w:t>2</w:t>
      </w:r>
      <w:r w:rsidR="00D410B4">
        <w:rPr>
          <w:sz w:val="18"/>
          <w:szCs w:val="18"/>
        </w:rPr>
        <w:t xml:space="preserve">-fe emissions </w:t>
      </w:r>
      <w:ins w:id="402" w:author="Stuart Jenkins" w:date="2019-08-12T11:18:00Z">
        <w:r w:rsidR="00CB2E69">
          <w:rPr>
            <w:sz w:val="18"/>
            <w:szCs w:val="18"/>
          </w:rPr>
          <w:t>are</w:t>
        </w:r>
      </w:ins>
      <w:del w:id="403" w:author="Stuart Jenkins" w:date="2019-08-12T11:18:00Z">
        <w:r w:rsidR="00D410B4" w:rsidDel="00CB2E69">
          <w:rPr>
            <w:sz w:val="18"/>
            <w:szCs w:val="18"/>
          </w:rPr>
          <w:delText>is</w:delText>
        </w:r>
      </w:del>
      <w:r w:rsidR="00D410B4">
        <w:rPr>
          <w:sz w:val="18"/>
          <w:szCs w:val="18"/>
        </w:rPr>
        <w:t xml:space="preserve"> plotted in orange. </w:t>
      </w:r>
      <w:r w:rsidR="00592997">
        <w:rPr>
          <w:sz w:val="18"/>
          <w:szCs w:val="18"/>
        </w:rPr>
        <w:t>Non-CO</w:t>
      </w:r>
      <w:r w:rsidR="00592997" w:rsidRPr="00961B13">
        <w:rPr>
          <w:sz w:val="18"/>
          <w:szCs w:val="18"/>
          <w:vertAlign w:val="subscript"/>
        </w:rPr>
        <w:t>2</w:t>
      </w:r>
      <w:r w:rsidR="00592997">
        <w:rPr>
          <w:sz w:val="18"/>
          <w:szCs w:val="18"/>
        </w:rPr>
        <w:t xml:space="preserve"> </w:t>
      </w:r>
      <w:r w:rsidR="00961B13">
        <w:rPr>
          <w:sz w:val="18"/>
          <w:szCs w:val="18"/>
        </w:rPr>
        <w:t>RF uncertainty</w:t>
      </w:r>
      <w:r w:rsidR="00592997">
        <w:rPr>
          <w:sz w:val="18"/>
          <w:szCs w:val="18"/>
        </w:rPr>
        <w:t xml:space="preserve"> dominates the uncertainty in anthropogenic warming contribution </w:t>
      </w:r>
      <w:r w:rsidR="00961B13">
        <w:rPr>
          <w:sz w:val="18"/>
          <w:szCs w:val="18"/>
        </w:rPr>
        <w:t>in the present day (as demonstrated by the uncertainty contribution to CO</w:t>
      </w:r>
      <w:r w:rsidR="00961B13" w:rsidRPr="00961B13">
        <w:rPr>
          <w:sz w:val="18"/>
          <w:szCs w:val="18"/>
          <w:vertAlign w:val="subscript"/>
        </w:rPr>
        <w:t>2</w:t>
      </w:r>
      <w:r w:rsidR="00961B13">
        <w:rPr>
          <w:sz w:val="18"/>
          <w:szCs w:val="18"/>
        </w:rPr>
        <w:t>-fe emissions in present day in panel 3d</w:t>
      </w:r>
      <w:proofErr w:type="gramStart"/>
      <w:r w:rsidR="00961B13">
        <w:rPr>
          <w:sz w:val="18"/>
          <w:szCs w:val="18"/>
        </w:rPr>
        <w:t>)</w:t>
      </w:r>
      <w:ins w:id="404" w:author="Stuart Jenkins" w:date="2019-08-12T11:18:00Z">
        <w:r w:rsidR="00F847A5">
          <w:rPr>
            <w:sz w:val="18"/>
            <w:szCs w:val="18"/>
          </w:rPr>
          <w:t>, and</w:t>
        </w:r>
        <w:proofErr w:type="gramEnd"/>
        <w:r w:rsidR="00F847A5">
          <w:rPr>
            <w:sz w:val="18"/>
            <w:szCs w:val="18"/>
          </w:rPr>
          <w:t xml:space="preserve"> agrees with previous studies[??]</w:t>
        </w:r>
      </w:ins>
      <w:r w:rsidR="00961B13">
        <w:rPr>
          <w:sz w:val="18"/>
          <w:szCs w:val="18"/>
        </w:rPr>
        <w:t xml:space="preserve">. </w:t>
      </w:r>
    </w:p>
    <w:p w14:paraId="4D478591" w14:textId="20C6FD31" w:rsidR="00935F84" w:rsidDel="00CB2E69" w:rsidRDefault="00935F84" w:rsidP="001E7D0F">
      <w:pPr>
        <w:jc w:val="both"/>
        <w:rPr>
          <w:del w:id="405" w:author="Stuart Jenkins" w:date="2019-08-12T11:13:00Z"/>
          <w:sz w:val="18"/>
          <w:szCs w:val="18"/>
        </w:rPr>
      </w:pPr>
    </w:p>
    <w:p w14:paraId="0CEC0DD5" w14:textId="3AF73E63" w:rsidR="003A4978" w:rsidDel="00CB2E69" w:rsidRDefault="003A4978" w:rsidP="001E7D0F">
      <w:pPr>
        <w:jc w:val="both"/>
        <w:rPr>
          <w:del w:id="406" w:author="Stuart Jenkins" w:date="2019-08-12T11:13:00Z"/>
          <w:sz w:val="18"/>
          <w:szCs w:val="18"/>
        </w:rPr>
      </w:pPr>
    </w:p>
    <w:p w14:paraId="3633D056" w14:textId="77777777" w:rsidR="003A4978" w:rsidRPr="007E0473" w:rsidDel="00CB2E69" w:rsidRDefault="003A4978" w:rsidP="001E7D0F">
      <w:pPr>
        <w:jc w:val="both"/>
        <w:rPr>
          <w:del w:id="407" w:author="Stuart Jenkins" w:date="2019-08-12T11:13:00Z"/>
          <w:b/>
          <w:bCs/>
          <w:sz w:val="18"/>
          <w:szCs w:val="18"/>
        </w:rPr>
      </w:pPr>
    </w:p>
    <w:p w14:paraId="4F961864" w14:textId="77777777" w:rsidR="00935F84" w:rsidRPr="007E0473" w:rsidDel="00CB2E69" w:rsidRDefault="00935F84" w:rsidP="001E7D0F">
      <w:pPr>
        <w:jc w:val="both"/>
        <w:rPr>
          <w:del w:id="408" w:author="Stuart Jenkins" w:date="2019-08-12T11:13:00Z"/>
          <w:b/>
          <w:bCs/>
          <w:sz w:val="18"/>
          <w:szCs w:val="18"/>
        </w:rPr>
      </w:pPr>
    </w:p>
    <w:p w14:paraId="499C03C5" w14:textId="5E549281" w:rsidR="00935F84" w:rsidRPr="007E0473" w:rsidDel="00CB2E69" w:rsidRDefault="00935F84" w:rsidP="001E7D0F">
      <w:pPr>
        <w:jc w:val="both"/>
        <w:rPr>
          <w:del w:id="409" w:author="Stuart Jenkins" w:date="2019-08-12T11:13:00Z"/>
          <w:b/>
          <w:bCs/>
          <w:sz w:val="18"/>
          <w:szCs w:val="18"/>
        </w:rPr>
      </w:pPr>
    </w:p>
    <w:p w14:paraId="78873A03" w14:textId="77777777" w:rsidR="00935F84" w:rsidRPr="007E0473" w:rsidDel="00CB2E69" w:rsidRDefault="00935F84" w:rsidP="001E7D0F">
      <w:pPr>
        <w:jc w:val="both"/>
        <w:rPr>
          <w:del w:id="410" w:author="Stuart Jenkins" w:date="2019-08-12T11:13:00Z"/>
          <w:b/>
          <w:bCs/>
          <w:sz w:val="18"/>
          <w:szCs w:val="18"/>
        </w:rPr>
      </w:pPr>
    </w:p>
    <w:p w14:paraId="2C7006EF" w14:textId="77777777" w:rsidR="00935F84" w:rsidRPr="007E0473" w:rsidDel="00CB2E69" w:rsidRDefault="00935F84" w:rsidP="001E7D0F">
      <w:pPr>
        <w:jc w:val="both"/>
        <w:rPr>
          <w:del w:id="411" w:author="Stuart Jenkins" w:date="2019-08-12T11:13:00Z"/>
          <w:b/>
          <w:bCs/>
          <w:sz w:val="18"/>
          <w:szCs w:val="18"/>
        </w:rPr>
      </w:pPr>
    </w:p>
    <w:p w14:paraId="42DDF832" w14:textId="2B57881C" w:rsidR="00935F84" w:rsidRPr="007E0473" w:rsidDel="00CB2E69" w:rsidRDefault="00935F84" w:rsidP="001E7D0F">
      <w:pPr>
        <w:jc w:val="both"/>
        <w:rPr>
          <w:del w:id="412" w:author="Stuart Jenkins" w:date="2019-08-12T11:13:00Z"/>
          <w:b/>
          <w:bCs/>
          <w:sz w:val="18"/>
          <w:szCs w:val="18"/>
        </w:rPr>
      </w:pPr>
    </w:p>
    <w:p w14:paraId="5DD27431" w14:textId="77777777" w:rsidR="00935F84" w:rsidRPr="007E0473" w:rsidDel="00CB2E69" w:rsidRDefault="00935F84" w:rsidP="001E7D0F">
      <w:pPr>
        <w:jc w:val="both"/>
        <w:rPr>
          <w:del w:id="413" w:author="Stuart Jenkins" w:date="2019-08-12T11:13:00Z"/>
          <w:b/>
          <w:bCs/>
          <w:sz w:val="18"/>
          <w:szCs w:val="18"/>
        </w:rPr>
      </w:pPr>
    </w:p>
    <w:p w14:paraId="0720C090" w14:textId="77777777" w:rsidR="00935F84" w:rsidRPr="007E0473" w:rsidDel="00CB2E69" w:rsidRDefault="00935F84" w:rsidP="001E7D0F">
      <w:pPr>
        <w:jc w:val="both"/>
        <w:rPr>
          <w:del w:id="414" w:author="Stuart Jenkins" w:date="2019-08-12T11:13:00Z"/>
          <w:b/>
          <w:bCs/>
          <w:sz w:val="18"/>
          <w:szCs w:val="18"/>
        </w:rPr>
      </w:pPr>
    </w:p>
    <w:p w14:paraId="15269078" w14:textId="77777777" w:rsidR="00935F84" w:rsidRPr="007E0473" w:rsidDel="00CB2E69" w:rsidRDefault="00935F84" w:rsidP="001E7D0F">
      <w:pPr>
        <w:jc w:val="both"/>
        <w:rPr>
          <w:del w:id="415" w:author="Stuart Jenkins" w:date="2019-08-12T11:13:00Z"/>
          <w:b/>
          <w:bCs/>
          <w:sz w:val="18"/>
          <w:szCs w:val="18"/>
        </w:rPr>
      </w:pPr>
    </w:p>
    <w:p w14:paraId="08F3CE20" w14:textId="23C10580" w:rsidR="00935F84" w:rsidRPr="007E0473" w:rsidDel="00CB2E69" w:rsidRDefault="00935F84" w:rsidP="001E7D0F">
      <w:pPr>
        <w:jc w:val="both"/>
        <w:rPr>
          <w:del w:id="416" w:author="Stuart Jenkins" w:date="2019-08-12T11:13:00Z"/>
          <w:b/>
          <w:bCs/>
          <w:sz w:val="18"/>
          <w:szCs w:val="18"/>
        </w:rPr>
      </w:pPr>
    </w:p>
    <w:p w14:paraId="42A30E4A" w14:textId="1AA78CAF" w:rsidR="00935F84" w:rsidRPr="007E0473" w:rsidDel="00CB2E69" w:rsidRDefault="00935F84" w:rsidP="001E7D0F">
      <w:pPr>
        <w:jc w:val="both"/>
        <w:rPr>
          <w:del w:id="417" w:author="Stuart Jenkins" w:date="2019-08-12T11:13:00Z"/>
          <w:b/>
          <w:bCs/>
          <w:sz w:val="18"/>
          <w:szCs w:val="18"/>
        </w:rPr>
      </w:pPr>
    </w:p>
    <w:p w14:paraId="24D40485" w14:textId="77777777" w:rsidR="00935F84" w:rsidRPr="007E0473" w:rsidDel="00CB2E69" w:rsidRDefault="00935F84" w:rsidP="001E7D0F">
      <w:pPr>
        <w:jc w:val="both"/>
        <w:rPr>
          <w:del w:id="418" w:author="Stuart Jenkins" w:date="2019-08-12T11:13:00Z"/>
          <w:b/>
          <w:bCs/>
          <w:sz w:val="18"/>
          <w:szCs w:val="18"/>
        </w:rPr>
      </w:pPr>
    </w:p>
    <w:p w14:paraId="3F1CB2F7" w14:textId="77777777" w:rsidR="00935F84" w:rsidRPr="007E0473" w:rsidDel="00CB2E69" w:rsidRDefault="00935F84" w:rsidP="001E7D0F">
      <w:pPr>
        <w:jc w:val="both"/>
        <w:rPr>
          <w:del w:id="419" w:author="Stuart Jenkins" w:date="2019-08-12T11:13:00Z"/>
          <w:b/>
          <w:bCs/>
          <w:sz w:val="18"/>
          <w:szCs w:val="18"/>
        </w:rPr>
      </w:pPr>
    </w:p>
    <w:p w14:paraId="6D6A446F" w14:textId="17387DD7" w:rsidR="00935F84" w:rsidRPr="007E0473" w:rsidDel="00CB2E69" w:rsidRDefault="00935F84" w:rsidP="001E7D0F">
      <w:pPr>
        <w:jc w:val="both"/>
        <w:rPr>
          <w:del w:id="420" w:author="Stuart Jenkins" w:date="2019-08-12T11:13:00Z"/>
          <w:b/>
          <w:bCs/>
          <w:sz w:val="18"/>
          <w:szCs w:val="18"/>
        </w:rPr>
      </w:pPr>
    </w:p>
    <w:p w14:paraId="7121A6FB" w14:textId="77777777" w:rsidR="00935F84" w:rsidRPr="007E0473" w:rsidDel="00CB2E69" w:rsidRDefault="00935F84" w:rsidP="001E7D0F">
      <w:pPr>
        <w:jc w:val="both"/>
        <w:rPr>
          <w:del w:id="421" w:author="Stuart Jenkins" w:date="2019-08-12T11:13:00Z"/>
          <w:b/>
          <w:bCs/>
          <w:sz w:val="18"/>
          <w:szCs w:val="18"/>
        </w:rPr>
      </w:pPr>
    </w:p>
    <w:p w14:paraId="026781EE" w14:textId="77777777" w:rsidR="00935F84" w:rsidRPr="007E0473" w:rsidDel="00CB2E69" w:rsidRDefault="00935F84" w:rsidP="001E7D0F">
      <w:pPr>
        <w:jc w:val="both"/>
        <w:rPr>
          <w:del w:id="422" w:author="Stuart Jenkins" w:date="2019-08-12T11:13:00Z"/>
          <w:b/>
          <w:bCs/>
          <w:sz w:val="18"/>
          <w:szCs w:val="18"/>
        </w:rPr>
      </w:pPr>
    </w:p>
    <w:p w14:paraId="341511C1" w14:textId="0E486763" w:rsidR="00935F84" w:rsidDel="00CB2E69" w:rsidRDefault="00935F84" w:rsidP="001E7D0F">
      <w:pPr>
        <w:jc w:val="both"/>
        <w:rPr>
          <w:del w:id="423" w:author="Stuart Jenkins" w:date="2019-08-12T11:13:00Z"/>
          <w:b/>
          <w:bCs/>
          <w:i/>
          <w:iCs/>
          <w:sz w:val="18"/>
          <w:szCs w:val="18"/>
        </w:rPr>
      </w:pPr>
    </w:p>
    <w:p w14:paraId="4F778DA8" w14:textId="563BF3C3" w:rsidR="005D7492" w:rsidDel="00CB2E69" w:rsidRDefault="005D7492" w:rsidP="001E7D0F">
      <w:pPr>
        <w:jc w:val="both"/>
        <w:rPr>
          <w:del w:id="424" w:author="Stuart Jenkins" w:date="2019-08-12T11:13:00Z"/>
          <w:b/>
          <w:bCs/>
          <w:i/>
          <w:iCs/>
          <w:sz w:val="18"/>
          <w:szCs w:val="18"/>
        </w:rPr>
      </w:pPr>
    </w:p>
    <w:p w14:paraId="7ABBDE72" w14:textId="77777777" w:rsidR="005D7492" w:rsidDel="00CB2E69" w:rsidRDefault="005D7492" w:rsidP="001E7D0F">
      <w:pPr>
        <w:jc w:val="both"/>
        <w:rPr>
          <w:del w:id="425" w:author="Stuart Jenkins" w:date="2019-08-12T11:13:00Z"/>
          <w:b/>
          <w:bCs/>
          <w:i/>
          <w:iCs/>
          <w:sz w:val="18"/>
          <w:szCs w:val="18"/>
        </w:rPr>
      </w:pPr>
    </w:p>
    <w:p w14:paraId="1B083738" w14:textId="77777777" w:rsidR="005D7492" w:rsidDel="00CB2E69" w:rsidRDefault="005D7492" w:rsidP="001E7D0F">
      <w:pPr>
        <w:jc w:val="both"/>
        <w:rPr>
          <w:del w:id="426" w:author="Stuart Jenkins" w:date="2019-08-12T11:13:00Z"/>
          <w:b/>
          <w:bCs/>
          <w:i/>
          <w:iCs/>
          <w:sz w:val="18"/>
          <w:szCs w:val="18"/>
        </w:rPr>
      </w:pPr>
    </w:p>
    <w:p w14:paraId="68A0D930" w14:textId="3BE13F0F" w:rsidR="005D7492" w:rsidDel="00CB2E69" w:rsidRDefault="005D7492" w:rsidP="001E7D0F">
      <w:pPr>
        <w:jc w:val="both"/>
        <w:rPr>
          <w:del w:id="427" w:author="Stuart Jenkins" w:date="2019-08-12T11:13:00Z"/>
          <w:b/>
          <w:bCs/>
          <w:i/>
          <w:iCs/>
          <w:sz w:val="18"/>
          <w:szCs w:val="18"/>
        </w:rPr>
      </w:pPr>
    </w:p>
    <w:p w14:paraId="3CD383AD" w14:textId="77777777" w:rsidR="005D7492" w:rsidDel="00CB2E69" w:rsidRDefault="005D7492" w:rsidP="001E7D0F">
      <w:pPr>
        <w:jc w:val="both"/>
        <w:rPr>
          <w:del w:id="428" w:author="Stuart Jenkins" w:date="2019-08-12T11:13:00Z"/>
          <w:b/>
          <w:bCs/>
          <w:i/>
          <w:iCs/>
          <w:sz w:val="18"/>
          <w:szCs w:val="18"/>
        </w:rPr>
      </w:pPr>
    </w:p>
    <w:p w14:paraId="5E4D92EC" w14:textId="77777777" w:rsidR="005D7492" w:rsidDel="00CB2E69" w:rsidRDefault="005D7492" w:rsidP="001E7D0F">
      <w:pPr>
        <w:jc w:val="both"/>
        <w:rPr>
          <w:del w:id="429" w:author="Stuart Jenkins" w:date="2019-08-12T11:13:00Z"/>
          <w:b/>
          <w:bCs/>
          <w:i/>
          <w:iCs/>
          <w:sz w:val="18"/>
          <w:szCs w:val="18"/>
        </w:rPr>
      </w:pPr>
    </w:p>
    <w:p w14:paraId="6290A9EA" w14:textId="77777777" w:rsidR="005D7492" w:rsidDel="00CB2E69" w:rsidRDefault="005D7492" w:rsidP="001E7D0F">
      <w:pPr>
        <w:jc w:val="both"/>
        <w:rPr>
          <w:del w:id="430" w:author="Stuart Jenkins" w:date="2019-08-12T11:13:00Z"/>
          <w:b/>
          <w:bCs/>
          <w:i/>
          <w:iCs/>
          <w:sz w:val="18"/>
          <w:szCs w:val="18"/>
        </w:rPr>
      </w:pPr>
    </w:p>
    <w:p w14:paraId="64C9CE88" w14:textId="0511DCF7" w:rsidR="005D7492" w:rsidDel="00CB2E69" w:rsidRDefault="005D7492" w:rsidP="001E7D0F">
      <w:pPr>
        <w:jc w:val="both"/>
        <w:rPr>
          <w:del w:id="431" w:author="Stuart Jenkins" w:date="2019-08-12T11:13:00Z"/>
          <w:b/>
          <w:bCs/>
          <w:i/>
          <w:iCs/>
          <w:sz w:val="18"/>
          <w:szCs w:val="18"/>
        </w:rPr>
      </w:pPr>
    </w:p>
    <w:p w14:paraId="36792F4D" w14:textId="77777777" w:rsidR="005D7492" w:rsidDel="00CB2E69" w:rsidRDefault="005D7492" w:rsidP="001E7D0F">
      <w:pPr>
        <w:jc w:val="both"/>
        <w:rPr>
          <w:del w:id="432" w:author="Stuart Jenkins" w:date="2019-08-12T11:13:00Z"/>
          <w:b/>
          <w:bCs/>
          <w:i/>
          <w:iCs/>
          <w:sz w:val="18"/>
          <w:szCs w:val="18"/>
        </w:rPr>
      </w:pPr>
    </w:p>
    <w:p w14:paraId="5E456A3C" w14:textId="77777777" w:rsidR="005D7492" w:rsidDel="00CB2E69" w:rsidRDefault="005D7492" w:rsidP="001E7D0F">
      <w:pPr>
        <w:jc w:val="both"/>
        <w:rPr>
          <w:del w:id="433" w:author="Stuart Jenkins" w:date="2019-08-12T11:13:00Z"/>
          <w:b/>
          <w:bCs/>
          <w:i/>
          <w:iCs/>
          <w:sz w:val="18"/>
          <w:szCs w:val="18"/>
        </w:rPr>
      </w:pPr>
    </w:p>
    <w:p w14:paraId="0C55B625" w14:textId="38ED8391" w:rsidR="005D7492" w:rsidDel="00CB2E69" w:rsidRDefault="005D7492" w:rsidP="001E7D0F">
      <w:pPr>
        <w:jc w:val="both"/>
        <w:rPr>
          <w:del w:id="434" w:author="Stuart Jenkins" w:date="2019-08-12T11:13:00Z"/>
          <w:b/>
          <w:bCs/>
          <w:i/>
          <w:iCs/>
          <w:sz w:val="18"/>
          <w:szCs w:val="18"/>
        </w:rPr>
      </w:pPr>
    </w:p>
    <w:p w14:paraId="684C626B" w14:textId="7F0B2F96" w:rsidR="005D7492" w:rsidDel="00CB2E69" w:rsidRDefault="005D7492" w:rsidP="001E7D0F">
      <w:pPr>
        <w:jc w:val="both"/>
        <w:rPr>
          <w:del w:id="435" w:author="Stuart Jenkins" w:date="2019-08-12T11:13:00Z"/>
          <w:b/>
          <w:bCs/>
          <w:i/>
          <w:iCs/>
          <w:sz w:val="18"/>
          <w:szCs w:val="18"/>
        </w:rPr>
      </w:pPr>
    </w:p>
    <w:p w14:paraId="2781C164" w14:textId="039E2E78" w:rsidR="005D7492" w:rsidRPr="003A4978" w:rsidDel="00CB2E69" w:rsidRDefault="005D7492" w:rsidP="001E7D0F">
      <w:pPr>
        <w:jc w:val="both"/>
        <w:rPr>
          <w:del w:id="436" w:author="Stuart Jenkins" w:date="2019-08-12T11:13:00Z"/>
          <w:sz w:val="18"/>
          <w:szCs w:val="18"/>
        </w:rPr>
      </w:pPr>
    </w:p>
    <w:p w14:paraId="61F33117" w14:textId="533E1AED" w:rsidR="005D7492" w:rsidRPr="003A4978" w:rsidDel="00CB2E69" w:rsidRDefault="005D7492" w:rsidP="001E7D0F">
      <w:pPr>
        <w:jc w:val="both"/>
        <w:rPr>
          <w:del w:id="437" w:author="Stuart Jenkins" w:date="2019-08-12T11:13:00Z"/>
          <w:sz w:val="18"/>
          <w:szCs w:val="18"/>
        </w:rPr>
      </w:pPr>
    </w:p>
    <w:p w14:paraId="5EA2969C" w14:textId="7A42C2DD" w:rsidR="005D7492" w:rsidRPr="003A4978" w:rsidDel="00CB2E69" w:rsidRDefault="005D7492" w:rsidP="001E7D0F">
      <w:pPr>
        <w:jc w:val="both"/>
        <w:rPr>
          <w:del w:id="438" w:author="Stuart Jenkins" w:date="2019-08-12T11:13:00Z"/>
          <w:sz w:val="18"/>
          <w:szCs w:val="18"/>
        </w:rPr>
      </w:pPr>
    </w:p>
    <w:p w14:paraId="19483FE2" w14:textId="2D86AF7A" w:rsidR="005D7492" w:rsidRPr="003A4978" w:rsidDel="00CB2E69" w:rsidRDefault="005D7492" w:rsidP="001E7D0F">
      <w:pPr>
        <w:jc w:val="both"/>
        <w:rPr>
          <w:del w:id="439" w:author="Stuart Jenkins" w:date="2019-08-12T11:13:00Z"/>
          <w:sz w:val="18"/>
          <w:szCs w:val="18"/>
        </w:rPr>
      </w:pPr>
    </w:p>
    <w:p w14:paraId="18E3C001" w14:textId="77777777" w:rsidR="005D7492" w:rsidRPr="003A4978" w:rsidDel="00CB2E69" w:rsidRDefault="005D7492" w:rsidP="001E7D0F">
      <w:pPr>
        <w:jc w:val="both"/>
        <w:rPr>
          <w:del w:id="440" w:author="Stuart Jenkins" w:date="2019-08-12T11:13:00Z"/>
          <w:sz w:val="18"/>
          <w:szCs w:val="18"/>
        </w:rPr>
      </w:pPr>
    </w:p>
    <w:p w14:paraId="49CFFA0C" w14:textId="20A7C983" w:rsidR="005D7492" w:rsidRPr="003A4978" w:rsidDel="00CB2E69" w:rsidRDefault="005D7492" w:rsidP="001E7D0F">
      <w:pPr>
        <w:jc w:val="both"/>
        <w:rPr>
          <w:del w:id="441" w:author="Stuart Jenkins" w:date="2019-08-12T11:13:00Z"/>
          <w:sz w:val="18"/>
          <w:szCs w:val="18"/>
        </w:rPr>
      </w:pPr>
    </w:p>
    <w:p w14:paraId="24B0EE21" w14:textId="3E18D984" w:rsidR="005D7492" w:rsidRPr="003A4978" w:rsidDel="00CB2E69" w:rsidRDefault="005D7492" w:rsidP="001E7D0F">
      <w:pPr>
        <w:jc w:val="both"/>
        <w:rPr>
          <w:del w:id="442" w:author="Stuart Jenkins" w:date="2019-08-12T11:13:00Z"/>
          <w:sz w:val="18"/>
          <w:szCs w:val="18"/>
        </w:rPr>
      </w:pPr>
    </w:p>
    <w:p w14:paraId="11A61EE3" w14:textId="797A7925" w:rsidR="005D7492" w:rsidRPr="003A4978" w:rsidDel="00CB2E69" w:rsidRDefault="005D7492" w:rsidP="001E7D0F">
      <w:pPr>
        <w:jc w:val="both"/>
        <w:rPr>
          <w:del w:id="443" w:author="Stuart Jenkins" w:date="2019-08-12T11:13:00Z"/>
          <w:sz w:val="18"/>
          <w:szCs w:val="18"/>
        </w:rPr>
      </w:pPr>
    </w:p>
    <w:p w14:paraId="4B238104" w14:textId="692D9054" w:rsidR="005D7492" w:rsidRPr="003A4978" w:rsidDel="00CB2E69" w:rsidRDefault="005D7492" w:rsidP="001E7D0F">
      <w:pPr>
        <w:jc w:val="both"/>
        <w:rPr>
          <w:del w:id="444" w:author="Stuart Jenkins" w:date="2019-08-12T11:13:00Z"/>
          <w:sz w:val="18"/>
          <w:szCs w:val="18"/>
        </w:rPr>
      </w:pPr>
    </w:p>
    <w:p w14:paraId="63D94B84" w14:textId="49F117FC" w:rsidR="005D7492" w:rsidRPr="003A4978" w:rsidDel="00CB2E69" w:rsidRDefault="005D7492" w:rsidP="001E7D0F">
      <w:pPr>
        <w:jc w:val="both"/>
        <w:rPr>
          <w:del w:id="445" w:author="Stuart Jenkins" w:date="2019-08-12T11:13:00Z"/>
          <w:sz w:val="18"/>
          <w:szCs w:val="18"/>
        </w:rPr>
      </w:pPr>
    </w:p>
    <w:p w14:paraId="19EE637C" w14:textId="77777777" w:rsidR="005D7492" w:rsidRPr="003A4978" w:rsidDel="00CB2E69" w:rsidRDefault="005D7492" w:rsidP="001E7D0F">
      <w:pPr>
        <w:jc w:val="both"/>
        <w:rPr>
          <w:del w:id="446" w:author="Stuart Jenkins" w:date="2019-08-12T11:13:00Z"/>
          <w:sz w:val="18"/>
          <w:szCs w:val="18"/>
        </w:rPr>
      </w:pPr>
    </w:p>
    <w:p w14:paraId="51A79267" w14:textId="46F38D3C" w:rsidR="005D7492" w:rsidRPr="003A4978" w:rsidDel="00CB2E69" w:rsidRDefault="005D7492" w:rsidP="001E7D0F">
      <w:pPr>
        <w:jc w:val="both"/>
        <w:rPr>
          <w:del w:id="447" w:author="Stuart Jenkins" w:date="2019-08-12T11:13:00Z"/>
          <w:sz w:val="18"/>
          <w:szCs w:val="18"/>
        </w:rPr>
      </w:pPr>
    </w:p>
    <w:p w14:paraId="6B7A3B05" w14:textId="3E1D8E74" w:rsidR="005D7492" w:rsidDel="00CB2E69" w:rsidRDefault="005D7492" w:rsidP="001E7D0F">
      <w:pPr>
        <w:jc w:val="both"/>
        <w:rPr>
          <w:del w:id="448" w:author="Stuart Jenkins" w:date="2019-08-12T11:13:00Z"/>
          <w:sz w:val="18"/>
          <w:szCs w:val="18"/>
        </w:rPr>
      </w:pPr>
    </w:p>
    <w:p w14:paraId="0EEED5F4" w14:textId="7B92B4FF" w:rsidR="00DE380E" w:rsidDel="00CB2E69" w:rsidRDefault="00DE380E" w:rsidP="001E7D0F">
      <w:pPr>
        <w:jc w:val="both"/>
        <w:rPr>
          <w:del w:id="449" w:author="Stuart Jenkins" w:date="2019-08-12T11:13:00Z"/>
          <w:sz w:val="18"/>
          <w:szCs w:val="18"/>
        </w:rPr>
      </w:pPr>
    </w:p>
    <w:p w14:paraId="4636A627" w14:textId="77777777" w:rsidR="00DE380E" w:rsidRPr="003A4978" w:rsidDel="00CB2E69" w:rsidRDefault="00DE380E" w:rsidP="001E7D0F">
      <w:pPr>
        <w:jc w:val="both"/>
        <w:rPr>
          <w:del w:id="450" w:author="Stuart Jenkins" w:date="2019-08-12T11:13:00Z"/>
          <w:sz w:val="18"/>
          <w:szCs w:val="18"/>
        </w:rPr>
      </w:pPr>
    </w:p>
    <w:p w14:paraId="1A152663" w14:textId="77777777" w:rsidR="005D7492" w:rsidRPr="003A4978" w:rsidRDefault="005D7492" w:rsidP="001E7D0F">
      <w:pPr>
        <w:jc w:val="both"/>
        <w:rPr>
          <w:sz w:val="18"/>
          <w:szCs w:val="18"/>
        </w:rPr>
      </w:pPr>
    </w:p>
    <w:p w14:paraId="628E3B70" w14:textId="5F657EE8" w:rsidR="00130504" w:rsidRDefault="00130504" w:rsidP="001E7D0F">
      <w:pPr>
        <w:jc w:val="both"/>
        <w:rPr>
          <w:b/>
          <w:bCs/>
          <w:i/>
          <w:iCs/>
          <w:sz w:val="18"/>
          <w:szCs w:val="18"/>
        </w:rPr>
      </w:pPr>
    </w:p>
    <w:p w14:paraId="205F6B61" w14:textId="45BF9E60" w:rsidR="008666A6" w:rsidRPr="008666A6" w:rsidRDefault="008666A6" w:rsidP="001E7D0F">
      <w:pPr>
        <w:jc w:val="both"/>
        <w:rPr>
          <w:b/>
          <w:bCs/>
          <w:i/>
          <w:iCs/>
          <w:sz w:val="18"/>
          <w:szCs w:val="18"/>
        </w:rPr>
      </w:pPr>
      <w:r w:rsidRPr="008666A6">
        <w:rPr>
          <w:b/>
          <w:bCs/>
          <w:i/>
          <w:iCs/>
          <w:sz w:val="18"/>
          <w:szCs w:val="18"/>
        </w:rPr>
        <w:t>4. 1.5</w:t>
      </w:r>
      <w:r w:rsidRPr="008666A6">
        <w:rPr>
          <w:rFonts w:ascii="Avenir Next Demi Bold" w:eastAsia="Cambria Math" w:hAnsi="Avenir Next Demi Bold"/>
          <w:b/>
          <w:bCs/>
          <w:i/>
          <w:iCs/>
          <w:sz w:val="18"/>
          <w:szCs w:val="18"/>
        </w:rPr>
        <w:t>℃</w:t>
      </w:r>
      <w:r w:rsidRPr="008666A6">
        <w:rPr>
          <w:b/>
          <w:bCs/>
          <w:i/>
          <w:iCs/>
          <w:sz w:val="18"/>
          <w:szCs w:val="18"/>
        </w:rPr>
        <w:t xml:space="preserve"> </w:t>
      </w:r>
      <w:r w:rsidR="006C311E">
        <w:rPr>
          <w:b/>
          <w:bCs/>
          <w:i/>
          <w:iCs/>
          <w:sz w:val="18"/>
          <w:szCs w:val="18"/>
        </w:rPr>
        <w:t>and</w:t>
      </w:r>
      <w:r w:rsidRPr="008666A6">
        <w:rPr>
          <w:b/>
          <w:bCs/>
          <w:i/>
          <w:iCs/>
          <w:sz w:val="18"/>
          <w:szCs w:val="18"/>
        </w:rPr>
        <w:t xml:space="preserve"> 2.0</w:t>
      </w:r>
      <w:r w:rsidRPr="008666A6">
        <w:rPr>
          <w:rFonts w:ascii="Avenir Next Demi Bold" w:eastAsia="Cambria Math" w:hAnsi="Avenir Next Demi Bold"/>
          <w:b/>
          <w:bCs/>
          <w:i/>
          <w:iCs/>
          <w:sz w:val="18"/>
          <w:szCs w:val="18"/>
        </w:rPr>
        <w:t>℃</w:t>
      </w:r>
      <w:r w:rsidR="006C311E">
        <w:rPr>
          <w:b/>
          <w:bCs/>
          <w:i/>
          <w:iCs/>
          <w:sz w:val="18"/>
          <w:szCs w:val="18"/>
        </w:rPr>
        <w:t>-</w:t>
      </w:r>
      <w:r w:rsidRPr="008666A6">
        <w:rPr>
          <w:b/>
          <w:bCs/>
          <w:i/>
          <w:iCs/>
          <w:sz w:val="18"/>
          <w:szCs w:val="18"/>
        </w:rPr>
        <w:t>compatible carbon budgets</w:t>
      </w:r>
    </w:p>
    <w:p w14:paraId="623E566A" w14:textId="07FD4E10" w:rsidR="008666A6" w:rsidRDefault="008666A6" w:rsidP="001E7D0F">
      <w:pPr>
        <w:jc w:val="both"/>
        <w:rPr>
          <w:sz w:val="18"/>
          <w:szCs w:val="18"/>
        </w:rPr>
      </w:pPr>
    </w:p>
    <w:p w14:paraId="03B11D1A" w14:textId="4CAE69D1" w:rsidR="00894856" w:rsidRDefault="00C14D67" w:rsidP="001E7D0F">
      <w:pPr>
        <w:jc w:val="both"/>
        <w:rPr>
          <w:sz w:val="18"/>
          <w:szCs w:val="18"/>
        </w:rPr>
      </w:pPr>
      <w:r>
        <w:rPr>
          <w:sz w:val="18"/>
          <w:szCs w:val="18"/>
        </w:rPr>
        <w:t xml:space="preserve">The </w:t>
      </w:r>
      <w:r w:rsidR="00894856">
        <w:rPr>
          <w:sz w:val="18"/>
          <w:szCs w:val="18"/>
        </w:rPr>
        <w:t xml:space="preserve">combination of a </w:t>
      </w:r>
      <w:r>
        <w:rPr>
          <w:sz w:val="18"/>
          <w:szCs w:val="18"/>
        </w:rPr>
        <w:t xml:space="preserve">physically sound </w:t>
      </w:r>
      <w:r w:rsidR="00894856">
        <w:rPr>
          <w:sz w:val="18"/>
          <w:szCs w:val="18"/>
        </w:rPr>
        <w:t>metric to account for the contribution of non-CO</w:t>
      </w:r>
      <w:r w:rsidR="00894856" w:rsidRPr="00894856">
        <w:rPr>
          <w:sz w:val="18"/>
          <w:szCs w:val="18"/>
          <w:vertAlign w:val="subscript"/>
        </w:rPr>
        <w:t>2</w:t>
      </w:r>
      <w:r w:rsidR="00894856">
        <w:rPr>
          <w:sz w:val="18"/>
          <w:szCs w:val="18"/>
        </w:rPr>
        <w:t xml:space="preserve"> pollutants </w:t>
      </w:r>
      <w:r>
        <w:rPr>
          <w:sz w:val="18"/>
          <w:szCs w:val="18"/>
        </w:rPr>
        <w:t xml:space="preserve">to global warming </w:t>
      </w:r>
      <w:r w:rsidR="00894856">
        <w:rPr>
          <w:sz w:val="18"/>
          <w:szCs w:val="18"/>
        </w:rPr>
        <w:t>and an assessment of the best estimate and uncertainty on the TCRE parameter provide much needed information</w:t>
      </w:r>
      <w:r>
        <w:rPr>
          <w:sz w:val="18"/>
          <w:szCs w:val="18"/>
        </w:rPr>
        <w:t xml:space="preserve"> towards designing optimal climate policy.</w:t>
      </w:r>
      <w:r w:rsidR="00894856">
        <w:rPr>
          <w:sz w:val="18"/>
          <w:szCs w:val="18"/>
        </w:rPr>
        <w:t xml:space="preserve"> They allow us, in a </w:t>
      </w:r>
      <w:del w:id="451" w:author="Stuart Jenkins" w:date="2019-08-12T11:19:00Z">
        <w:r w:rsidR="00894856" w:rsidDel="00364129">
          <w:rPr>
            <w:sz w:val="18"/>
            <w:szCs w:val="18"/>
          </w:rPr>
          <w:delText xml:space="preserve">completely </w:delText>
        </w:r>
      </w:del>
      <w:r w:rsidR="00894856">
        <w:rPr>
          <w:sz w:val="18"/>
          <w:szCs w:val="18"/>
        </w:rPr>
        <w:t>physically representative way and with no reliance on any specific model</w:t>
      </w:r>
      <w:r>
        <w:rPr>
          <w:sz w:val="18"/>
          <w:szCs w:val="18"/>
        </w:rPr>
        <w:t>,</w:t>
      </w:r>
      <w:r w:rsidR="00894856">
        <w:rPr>
          <w:sz w:val="18"/>
          <w:szCs w:val="18"/>
        </w:rPr>
        <w:t xml:space="preserve"> a way of comparing estimates of the remaining carbon budget to a given climate target such as those set out in the Paris Agreement</w:t>
      </w:r>
      <w:ins w:id="452" w:author="Stuart Jenkins" w:date="2019-08-12T11:19:00Z">
        <w:r w:rsidR="00364129">
          <w:rPr>
            <w:sz w:val="18"/>
            <w:szCs w:val="18"/>
          </w:rPr>
          <w:fldChar w:fldCharType="begin"/>
        </w:r>
        <w:r w:rsidR="00364129">
          <w:rPr>
            <w:sz w:val="18"/>
            <w:szCs w:val="18"/>
          </w:rPr>
          <w:instrText xml:space="preserve"> ADDIN ZOTERO_ITEM CSL_CITATION {"citationID":"6roRRZ1F","properties":{"formattedCitation":"\\super 2\\nosupersub{}","plainCitation":"2","noteIndex":0},"citationItems":[{"id":267,"uris":["http://zotero.org/users/local/uNYZvaCf/items/9BXWY3NL"],"uri":["http://zotero.org/users/local/uNYZvaCf/items/9BXWY3NL"],"itemData":{"id":267,"type":"webpage","title":"Paris Agreement text","abstract":"This is the United Nations Treaty Collection homepage. Here you will find related information and links.","URL":"https://treaties.un.org/Pages/ViewDetails.aspx?src=IND&amp;mtdsg_no=XXVII-7-d&amp;chapter=27&amp;clang=_en","language":"EN","author":[{"literal":"UNFCCC"}],"accessed":{"date-parts":[["2019",8,9]]}}}],"schema":"https://github.com/citation-style-language/schema/raw/master/csl-citation.json"} </w:instrText>
        </w:r>
      </w:ins>
      <w:r w:rsidR="00364129">
        <w:rPr>
          <w:sz w:val="18"/>
          <w:szCs w:val="18"/>
        </w:rPr>
        <w:fldChar w:fldCharType="separate"/>
      </w:r>
      <w:ins w:id="453" w:author="Stuart Jenkins" w:date="2019-08-12T11:19:00Z">
        <w:r w:rsidR="00364129" w:rsidRPr="00364129">
          <w:rPr>
            <w:rFonts w:ascii="Calibri" w:cs="Calibri"/>
            <w:sz w:val="18"/>
            <w:vertAlign w:val="superscript"/>
            <w:rPrChange w:id="454" w:author="Stuart Jenkins" w:date="2019-08-12T11:19:00Z">
              <w:rPr>
                <w:rFonts w:ascii="Times New Roman" w:hAnsi="Times New Roman" w:cs="Times New Roman"/>
                <w:vertAlign w:val="superscript"/>
              </w:rPr>
            </w:rPrChange>
          </w:rPr>
          <w:t>2</w:t>
        </w:r>
        <w:r w:rsidR="00364129">
          <w:rPr>
            <w:sz w:val="18"/>
            <w:szCs w:val="18"/>
          </w:rPr>
          <w:fldChar w:fldCharType="end"/>
        </w:r>
      </w:ins>
      <w:del w:id="455" w:author="Stuart Jenkins" w:date="2019-08-12T11:19:00Z">
        <w:r w:rsidR="00894856" w:rsidDel="00364129">
          <w:rPr>
            <w:sz w:val="18"/>
            <w:szCs w:val="18"/>
          </w:rPr>
          <w:delText>[!!]</w:delText>
        </w:r>
      </w:del>
      <w:r w:rsidR="00894856">
        <w:rPr>
          <w:sz w:val="18"/>
          <w:szCs w:val="18"/>
        </w:rPr>
        <w:t xml:space="preserve"> text. </w:t>
      </w:r>
    </w:p>
    <w:p w14:paraId="3248CC05" w14:textId="4839A815" w:rsidR="00894856" w:rsidRDefault="00894856" w:rsidP="001E7D0F">
      <w:pPr>
        <w:jc w:val="both"/>
        <w:rPr>
          <w:sz w:val="18"/>
          <w:szCs w:val="18"/>
        </w:rPr>
      </w:pPr>
    </w:p>
    <w:p w14:paraId="18F9BE96" w14:textId="77777777" w:rsidR="00E9530F" w:rsidRDefault="00C14D67" w:rsidP="001E7D0F">
      <w:pPr>
        <w:jc w:val="both"/>
        <w:rPr>
          <w:ins w:id="456" w:author="Stuart Jenkins" w:date="2019-08-12T11:29:00Z"/>
          <w:sz w:val="18"/>
          <w:szCs w:val="18"/>
        </w:rPr>
      </w:pPr>
      <w:del w:id="457" w:author="Stuart Jenkins" w:date="2019-08-12T11:20:00Z">
        <w:r w:rsidDel="00364129">
          <w:rPr>
            <w:sz w:val="18"/>
            <w:szCs w:val="18"/>
          </w:rPr>
          <w:delText>Unlike</w:delText>
        </w:r>
        <w:r w:rsidR="00894856" w:rsidDel="00364129">
          <w:rPr>
            <w:sz w:val="18"/>
            <w:szCs w:val="18"/>
          </w:rPr>
          <w:delText xml:space="preserve"> </w:delText>
        </w:r>
      </w:del>
      <w:ins w:id="458" w:author="Stuart Jenkins" w:date="2019-08-12T11:20:00Z">
        <w:r w:rsidR="00364129">
          <w:rPr>
            <w:sz w:val="18"/>
            <w:szCs w:val="18"/>
          </w:rPr>
          <w:t>Similarly</w:t>
        </w:r>
        <w:r w:rsidR="00364129">
          <w:rPr>
            <w:sz w:val="18"/>
            <w:szCs w:val="18"/>
          </w:rPr>
          <w:t xml:space="preserve"> </w:t>
        </w:r>
        <w:r w:rsidR="00364129">
          <w:rPr>
            <w:sz w:val="18"/>
            <w:szCs w:val="18"/>
          </w:rPr>
          <w:t xml:space="preserve">to </w:t>
        </w:r>
      </w:ins>
      <w:r w:rsidR="00894856">
        <w:rPr>
          <w:sz w:val="18"/>
          <w:szCs w:val="18"/>
        </w:rPr>
        <w:t xml:space="preserve">the method outlined in </w:t>
      </w:r>
      <w:proofErr w:type="spellStart"/>
      <w:r w:rsidR="00894856">
        <w:rPr>
          <w:sz w:val="18"/>
          <w:szCs w:val="18"/>
        </w:rPr>
        <w:t>Rogelj</w:t>
      </w:r>
      <w:proofErr w:type="spellEnd"/>
      <w:r w:rsidR="00894856">
        <w:rPr>
          <w:sz w:val="18"/>
          <w:szCs w:val="18"/>
        </w:rPr>
        <w:t xml:space="preserve"> </w:t>
      </w:r>
      <w:r w:rsidR="00894856" w:rsidRPr="00894856">
        <w:rPr>
          <w:i/>
          <w:iCs/>
          <w:sz w:val="18"/>
          <w:szCs w:val="18"/>
        </w:rPr>
        <w:t>et al.</w:t>
      </w:r>
      <w:r w:rsidR="00894856">
        <w:rPr>
          <w:sz w:val="18"/>
          <w:szCs w:val="18"/>
        </w:rPr>
        <w:t>, 2019</w:t>
      </w:r>
      <w:ins w:id="459" w:author="Stuart Jenkins" w:date="2019-08-12T11:19:00Z">
        <w:r w:rsidR="00364129">
          <w:rPr>
            <w:sz w:val="18"/>
            <w:szCs w:val="18"/>
          </w:rPr>
          <w:fldChar w:fldCharType="begin"/>
        </w:r>
        <w:r w:rsidR="00364129">
          <w:rPr>
            <w:sz w:val="18"/>
            <w:szCs w:val="18"/>
          </w:rPr>
          <w:instrText xml:space="preserve"> ADDIN ZOTERO_ITEM CSL_CITATION {"citationID":"bQsmYWnf","properties":{"formattedCitation":"\\super 3\\nosupersub{}","plainCitation":"3","noteIndex":0},"citationItems":[{"id":254,"uris":["http://zotero.org/users/local/uNYZvaCf/items/4A3F5HCT"],"uri":["http://zotero.org/users/local/uNYZvaCf/items/4A3F5HCT"],"itemData":{"id":254,"type":"article-journal","title":"Estimating and tracking the remaining carbon budget for stringent climate targets","container-title":"Nature","page":"335","volume":"571","issue":"7765","source":"www.nature.com","abstract":"A method of tracking changes in estimates of the remaining carbon budget over time should help to reconcile differences between these estimates and clarify their usefulness for setting emission reduction targets.","DOI":"10.1038/s41586-019-1368-z","ISSN":"1476-4687","language":"En","author":[{"family":"Rogelj","given":"Joeri"},{"family":"Forster","given":"Piers M."},{"family":"Kriegler","given":"Elmar"},{"family":"Smith","given":"Christopher J."},{"family":"Séférian","given":"Roland"}],"issued":{"date-parts":[["2019",7]]}}}],"schema":"https://github.com/citation-style-language/schema/raw/master/csl-citation.json"} </w:instrText>
        </w:r>
      </w:ins>
      <w:r w:rsidR="00364129">
        <w:rPr>
          <w:sz w:val="18"/>
          <w:szCs w:val="18"/>
        </w:rPr>
        <w:fldChar w:fldCharType="separate"/>
      </w:r>
      <w:ins w:id="460" w:author="Stuart Jenkins" w:date="2019-08-12T11:19:00Z">
        <w:r w:rsidR="00364129" w:rsidRPr="00364129">
          <w:rPr>
            <w:rFonts w:ascii="Calibri" w:cs="Calibri"/>
            <w:sz w:val="18"/>
            <w:vertAlign w:val="superscript"/>
            <w:rPrChange w:id="461" w:author="Stuart Jenkins" w:date="2019-08-12T11:19:00Z">
              <w:rPr>
                <w:rFonts w:ascii="Times New Roman" w:hAnsi="Times New Roman" w:cs="Times New Roman"/>
                <w:vertAlign w:val="superscript"/>
              </w:rPr>
            </w:rPrChange>
          </w:rPr>
          <w:t>3</w:t>
        </w:r>
        <w:r w:rsidR="00364129">
          <w:rPr>
            <w:sz w:val="18"/>
            <w:szCs w:val="18"/>
          </w:rPr>
          <w:fldChar w:fldCharType="end"/>
        </w:r>
      </w:ins>
      <w:ins w:id="462" w:author="Stuart Jenkins" w:date="2019-08-12T11:20:00Z">
        <w:r w:rsidR="00364129">
          <w:rPr>
            <w:sz w:val="18"/>
            <w:szCs w:val="18"/>
          </w:rPr>
          <w:t>,</w:t>
        </w:r>
      </w:ins>
      <w:r>
        <w:rPr>
          <w:sz w:val="18"/>
          <w:szCs w:val="18"/>
        </w:rPr>
        <w:t xml:space="preserve"> we chose to diagnose the carbon budget as the carbon emissions available to remain within a certain temperature threshold, </w:t>
      </w:r>
      <w:ins w:id="463" w:author="Stuart Jenkins" w:date="2019-08-12T11:20:00Z">
        <w:r w:rsidR="00364129">
          <w:rPr>
            <w:sz w:val="18"/>
            <w:szCs w:val="18"/>
          </w:rPr>
          <w:t>in our case accounting for</w:t>
        </w:r>
      </w:ins>
      <w:del w:id="464" w:author="Stuart Jenkins" w:date="2019-08-12T11:20:00Z">
        <w:r w:rsidDel="00364129">
          <w:rPr>
            <w:sz w:val="18"/>
            <w:szCs w:val="18"/>
          </w:rPr>
          <w:delText>once</w:delText>
        </w:r>
      </w:del>
      <w:r>
        <w:rPr>
          <w:sz w:val="18"/>
          <w:szCs w:val="18"/>
        </w:rPr>
        <w:t xml:space="preserve"> sources of non-CO</w:t>
      </w:r>
      <w:r w:rsidRPr="000A6A58">
        <w:rPr>
          <w:sz w:val="18"/>
          <w:szCs w:val="18"/>
          <w:vertAlign w:val="subscript"/>
        </w:rPr>
        <w:t>2</w:t>
      </w:r>
      <w:r>
        <w:rPr>
          <w:sz w:val="18"/>
          <w:szCs w:val="18"/>
        </w:rPr>
        <w:t xml:space="preserve"> warming </w:t>
      </w:r>
      <w:del w:id="465" w:author="Stuart Jenkins" w:date="2019-08-12T11:20:00Z">
        <w:r w:rsidDel="00364129">
          <w:rPr>
            <w:sz w:val="18"/>
            <w:szCs w:val="18"/>
          </w:rPr>
          <w:delText xml:space="preserve">are taken into account </w:delText>
        </w:r>
      </w:del>
      <w:r>
        <w:rPr>
          <w:sz w:val="18"/>
          <w:szCs w:val="18"/>
        </w:rPr>
        <w:t xml:space="preserve">using </w:t>
      </w:r>
      <w:ins w:id="466" w:author="Stuart Jenkins" w:date="2019-08-12T11:20:00Z">
        <w:r w:rsidR="00364129">
          <w:rPr>
            <w:sz w:val="18"/>
            <w:szCs w:val="18"/>
          </w:rPr>
          <w:t xml:space="preserve">the </w:t>
        </w:r>
      </w:ins>
      <w:r>
        <w:rPr>
          <w:sz w:val="18"/>
          <w:szCs w:val="18"/>
        </w:rPr>
        <w:t>CO</w:t>
      </w:r>
      <w:r w:rsidRPr="009D318B">
        <w:rPr>
          <w:sz w:val="18"/>
          <w:szCs w:val="18"/>
          <w:vertAlign w:val="subscript"/>
        </w:rPr>
        <w:t>2</w:t>
      </w:r>
      <w:r>
        <w:rPr>
          <w:sz w:val="18"/>
          <w:szCs w:val="18"/>
        </w:rPr>
        <w:t xml:space="preserve">-fe </w:t>
      </w:r>
      <w:del w:id="467" w:author="Stuart Jenkins" w:date="2019-08-12T11:20:00Z">
        <w:r w:rsidDel="00364129">
          <w:rPr>
            <w:sz w:val="18"/>
            <w:szCs w:val="18"/>
          </w:rPr>
          <w:delText>emission</w:delText>
        </w:r>
        <w:r w:rsidR="009D318B" w:rsidDel="00364129">
          <w:rPr>
            <w:sz w:val="18"/>
            <w:szCs w:val="18"/>
          </w:rPr>
          <w:delText>s</w:delText>
        </w:r>
      </w:del>
      <w:ins w:id="468" w:author="Stuart Jenkins" w:date="2019-08-12T11:20:00Z">
        <w:r w:rsidR="00364129">
          <w:rPr>
            <w:sz w:val="18"/>
            <w:szCs w:val="18"/>
          </w:rPr>
          <w:t>metric</w:t>
        </w:r>
      </w:ins>
      <w:r>
        <w:rPr>
          <w:sz w:val="18"/>
          <w:szCs w:val="18"/>
        </w:rPr>
        <w:t>.</w:t>
      </w:r>
      <w:r w:rsidR="00894856">
        <w:rPr>
          <w:sz w:val="18"/>
          <w:szCs w:val="18"/>
        </w:rPr>
        <w:t xml:space="preserve"> </w:t>
      </w:r>
      <w:r>
        <w:rPr>
          <w:sz w:val="18"/>
          <w:szCs w:val="18"/>
        </w:rPr>
        <w:t xml:space="preserve">By </w:t>
      </w:r>
    </w:p>
    <w:p w14:paraId="1928B4B0" w14:textId="63A399BE" w:rsidR="006A4781" w:rsidRDefault="006A4781" w:rsidP="001E7D0F">
      <w:pPr>
        <w:jc w:val="both"/>
        <w:rPr>
          <w:ins w:id="469" w:author="Stuart Jenkins" w:date="2019-08-12T11:47:00Z"/>
          <w:sz w:val="18"/>
          <w:szCs w:val="18"/>
        </w:rPr>
      </w:pPr>
      <w:r>
        <w:rPr>
          <w:noProof/>
          <w:sz w:val="18"/>
          <w:szCs w:val="18"/>
        </w:rPr>
        <w:lastRenderedPageBreak/>
        <mc:AlternateContent>
          <mc:Choice Requires="wpg">
            <w:drawing>
              <wp:anchor distT="0" distB="0" distL="114300" distR="114300" simplePos="0" relativeHeight="251666432" behindDoc="0" locked="0" layoutInCell="1" allowOverlap="1" wp14:anchorId="46D51191" wp14:editId="0DFEB516">
                <wp:simplePos x="0" y="0"/>
                <wp:positionH relativeFrom="column">
                  <wp:posOffset>58844</wp:posOffset>
                </wp:positionH>
                <wp:positionV relativeFrom="paragraph">
                  <wp:posOffset>-528320</wp:posOffset>
                </wp:positionV>
                <wp:extent cx="6184900" cy="6460066"/>
                <wp:effectExtent l="0" t="0" r="0" b="4445"/>
                <wp:wrapNone/>
                <wp:docPr id="15" name="Group 15"/>
                <wp:cNvGraphicFramePr/>
                <a:graphic xmlns:a="http://schemas.openxmlformats.org/drawingml/2006/main">
                  <a:graphicData uri="http://schemas.microsoft.com/office/word/2010/wordprocessingGroup">
                    <wpg:wgp>
                      <wpg:cNvGrpSpPr/>
                      <wpg:grpSpPr>
                        <a:xfrm>
                          <a:off x="0" y="0"/>
                          <a:ext cx="6184900" cy="6460066"/>
                          <a:chOff x="0" y="0"/>
                          <a:chExt cx="6184900" cy="6460066"/>
                        </a:xfrm>
                      </wpg:grpSpPr>
                      <pic:pic xmlns:pic="http://schemas.openxmlformats.org/drawingml/2006/picture">
                        <pic:nvPicPr>
                          <pic:cNvPr id="10" name="Picture 10"/>
                          <pic:cNvPicPr>
                            <a:picLocks noChangeAspect="1"/>
                          </pic:cNvPicPr>
                        </pic:nvPicPr>
                        <pic:blipFill rotWithShape="1">
                          <a:blip r:embed="rId10">
                            <a:extLst>
                              <a:ext uri="{28A0092B-C50C-407E-A947-70E740481C1C}">
                                <a14:useLocalDpi xmlns:a14="http://schemas.microsoft.com/office/drawing/2010/main" val="0"/>
                              </a:ext>
                            </a:extLst>
                          </a:blip>
                          <a:srcRect t="9035" b="3833"/>
                          <a:stretch/>
                        </pic:blipFill>
                        <pic:spPr bwMode="auto">
                          <a:xfrm>
                            <a:off x="0" y="0"/>
                            <a:ext cx="6184900" cy="5388610"/>
                          </a:xfrm>
                          <a:prstGeom prst="rect">
                            <a:avLst/>
                          </a:prstGeom>
                          <a:ln>
                            <a:noFill/>
                          </a:ln>
                          <a:extLst>
                            <a:ext uri="{53640926-AAD7-44D8-BBD7-CCE9431645EC}">
                              <a14:shadowObscured xmlns:a14="http://schemas.microsoft.com/office/drawing/2010/main"/>
                            </a:ext>
                          </a:extLst>
                        </pic:spPr>
                      </pic:pic>
                      <wps:wsp>
                        <wps:cNvPr id="13" name="Text Box 13"/>
                        <wps:cNvSpPr txBox="1"/>
                        <wps:spPr>
                          <a:xfrm>
                            <a:off x="76200" y="5274733"/>
                            <a:ext cx="6036733" cy="1185333"/>
                          </a:xfrm>
                          <a:prstGeom prst="rect">
                            <a:avLst/>
                          </a:prstGeom>
                          <a:solidFill>
                            <a:schemeClr val="lt1"/>
                          </a:solidFill>
                          <a:ln w="6350">
                            <a:noFill/>
                          </a:ln>
                        </wps:spPr>
                        <wps:txbx>
                          <w:txbxContent>
                            <w:p w14:paraId="6086A82C" w14:textId="22D9E2A3" w:rsidR="00E9530F" w:rsidRPr="00BE633F" w:rsidRDefault="00E9530F" w:rsidP="00E9530F">
                              <w:pPr>
                                <w:jc w:val="both"/>
                                <w:rPr>
                                  <w:sz w:val="18"/>
                                  <w:szCs w:val="18"/>
                                </w:rPr>
                              </w:pPr>
                              <w:r w:rsidRPr="00BE633F">
                                <w:rPr>
                                  <w:b/>
                                  <w:bCs/>
                                  <w:sz w:val="18"/>
                                  <w:szCs w:val="18"/>
                                </w:rPr>
                                <w:t xml:space="preserve">Figure </w:t>
                              </w:r>
                              <w:ins w:id="470" w:author="Stuart Jenkins" w:date="2019-08-12T11:30:00Z">
                                <w:r>
                                  <w:rPr>
                                    <w:b/>
                                    <w:bCs/>
                                    <w:sz w:val="18"/>
                                    <w:szCs w:val="18"/>
                                  </w:rPr>
                                  <w:t>4</w:t>
                                </w:r>
                              </w:ins>
                              <w:del w:id="471" w:author="Stuart Jenkins" w:date="2019-08-12T11:30:00Z">
                                <w:r w:rsidDel="00E9530F">
                                  <w:rPr>
                                    <w:b/>
                                    <w:bCs/>
                                    <w:sz w:val="18"/>
                                    <w:szCs w:val="18"/>
                                  </w:rPr>
                                  <w:delText>3</w:delText>
                                </w:r>
                              </w:del>
                              <w:r w:rsidRPr="00BE633F">
                                <w:rPr>
                                  <w:sz w:val="18"/>
                                  <w:szCs w:val="18"/>
                                </w:rPr>
                                <w:t xml:space="preserve">: </w:t>
                              </w:r>
                              <w:ins w:id="472" w:author="Stuart Jenkins" w:date="2019-08-12T11:30:00Z">
                                <w:r>
                                  <w:rPr>
                                    <w:sz w:val="18"/>
                                    <w:szCs w:val="18"/>
                                  </w:rPr>
                                  <w:t>The total</w:t>
                                </w:r>
                              </w:ins>
                              <w:ins w:id="473" w:author="Stuart Jenkins" w:date="2019-08-12T11:31:00Z">
                                <w:r w:rsidR="00305EFA">
                                  <w:rPr>
                                    <w:sz w:val="18"/>
                                    <w:szCs w:val="18"/>
                                  </w:rPr>
                                  <w:t xml:space="preserve"> CO</w:t>
                                </w:r>
                                <w:r w:rsidR="00305EFA" w:rsidRPr="00305EFA">
                                  <w:rPr>
                                    <w:sz w:val="18"/>
                                    <w:szCs w:val="18"/>
                                    <w:vertAlign w:val="subscript"/>
                                    <w:rPrChange w:id="474" w:author="Stuart Jenkins" w:date="2019-08-12T11:31:00Z">
                                      <w:rPr>
                                        <w:sz w:val="18"/>
                                        <w:szCs w:val="18"/>
                                      </w:rPr>
                                    </w:rPrChange>
                                  </w:rPr>
                                  <w:t>2</w:t>
                                </w:r>
                                <w:r w:rsidR="00305EFA">
                                  <w:rPr>
                                    <w:sz w:val="18"/>
                                    <w:szCs w:val="18"/>
                                  </w:rPr>
                                  <w:t>-fe</w:t>
                                </w:r>
                              </w:ins>
                              <w:ins w:id="475" w:author="Stuart Jenkins" w:date="2019-08-12T11:30:00Z">
                                <w:r>
                                  <w:rPr>
                                    <w:sz w:val="18"/>
                                    <w:szCs w:val="18"/>
                                  </w:rPr>
                                  <w:t xml:space="preserve"> budget</w:t>
                                </w:r>
                              </w:ins>
                              <w:ins w:id="476" w:author="Stuart Jenkins" w:date="2019-08-12T11:35:00Z">
                                <w:r w:rsidR="00305EFA">
                                  <w:rPr>
                                    <w:sz w:val="18"/>
                                    <w:szCs w:val="18"/>
                                  </w:rPr>
                                  <w:t xml:space="preserve"> allowable to remain below 1.5</w:t>
                                </w:r>
                              </w:ins>
                              <w:ins w:id="477" w:author="Stuart Jenkins" w:date="2019-08-12T11:36:00Z">
                                <w:r w:rsidR="00305EFA" w:rsidRPr="001E7D0F">
                                  <w:rPr>
                                    <w:rFonts w:ascii="Avenir Next" w:eastAsia="Cambria Math" w:hAnsi="Avenir Next"/>
                                    <w:sz w:val="18"/>
                                    <w:szCs w:val="18"/>
                                  </w:rPr>
                                  <w:t>℃</w:t>
                                </w:r>
                              </w:ins>
                              <w:ins w:id="478" w:author="Stuart Jenkins" w:date="2019-08-12T11:35:00Z">
                                <w:r w:rsidR="00305EFA">
                                  <w:rPr>
                                    <w:sz w:val="18"/>
                                    <w:szCs w:val="18"/>
                                  </w:rPr>
                                  <w:t xml:space="preserve"> temperature anomaly</w:t>
                                </w:r>
                              </w:ins>
                              <w:ins w:id="479" w:author="Stuart Jenkins" w:date="2019-08-12T11:30:00Z">
                                <w:r>
                                  <w:rPr>
                                    <w:sz w:val="18"/>
                                    <w:szCs w:val="18"/>
                                  </w:rPr>
                                  <w:t xml:space="preserve"> </w:t>
                                </w:r>
                                <w:proofErr w:type="gramStart"/>
                                <w:r>
                                  <w:rPr>
                                    <w:sz w:val="18"/>
                                    <w:szCs w:val="18"/>
                                  </w:rPr>
                                  <w:t>is plotte</w:t>
                                </w:r>
                              </w:ins>
                              <w:ins w:id="480" w:author="Stuart Jenkins" w:date="2019-08-12T11:36:00Z">
                                <w:r w:rsidR="00305EFA">
                                  <w:rPr>
                                    <w:sz w:val="18"/>
                                    <w:szCs w:val="18"/>
                                  </w:rPr>
                                  <w:t>d</w:t>
                                </w:r>
                                <w:proofErr w:type="gramEnd"/>
                                <w:r w:rsidR="00305EFA">
                                  <w:rPr>
                                    <w:sz w:val="18"/>
                                    <w:szCs w:val="18"/>
                                  </w:rPr>
                                  <w:t xml:space="preserve"> showing possible combinations of</w:t>
                                </w:r>
                              </w:ins>
                              <w:ins w:id="481" w:author="Stuart Jenkins" w:date="2019-08-12T11:30:00Z">
                                <w:r>
                                  <w:rPr>
                                    <w:sz w:val="18"/>
                                    <w:szCs w:val="18"/>
                                  </w:rPr>
                                  <w:t xml:space="preserve"> a CO</w:t>
                                </w:r>
                                <w:r w:rsidRPr="00E9530F">
                                  <w:rPr>
                                    <w:sz w:val="18"/>
                                    <w:szCs w:val="18"/>
                                    <w:vertAlign w:val="subscript"/>
                                    <w:rPrChange w:id="482" w:author="Stuart Jenkins" w:date="2019-08-12T11:31:00Z">
                                      <w:rPr>
                                        <w:sz w:val="18"/>
                                        <w:szCs w:val="18"/>
                                      </w:rPr>
                                    </w:rPrChange>
                                  </w:rPr>
                                  <w:t>2</w:t>
                                </w:r>
                                <w:r>
                                  <w:rPr>
                                    <w:sz w:val="18"/>
                                    <w:szCs w:val="18"/>
                                  </w:rPr>
                                  <w:t xml:space="preserve"> (horizontal </w:t>
                                </w:r>
                              </w:ins>
                              <w:ins w:id="483" w:author="Stuart Jenkins" w:date="2019-08-12T11:31:00Z">
                                <w:r>
                                  <w:rPr>
                                    <w:sz w:val="18"/>
                                    <w:szCs w:val="18"/>
                                  </w:rPr>
                                  <w:t>axis</w:t>
                                </w:r>
                              </w:ins>
                              <w:ins w:id="484" w:author="Stuart Jenkins" w:date="2019-08-12T11:30:00Z">
                                <w:r>
                                  <w:rPr>
                                    <w:sz w:val="18"/>
                                    <w:szCs w:val="18"/>
                                  </w:rPr>
                                  <w:t>)</w:t>
                                </w:r>
                              </w:ins>
                              <w:ins w:id="485" w:author="Stuart Jenkins" w:date="2019-08-12T11:31:00Z">
                                <w:r>
                                  <w:rPr>
                                    <w:sz w:val="18"/>
                                    <w:szCs w:val="18"/>
                                  </w:rPr>
                                  <w:t xml:space="preserve"> and non-CO</w:t>
                                </w:r>
                                <w:r w:rsidRPr="00E9530F">
                                  <w:rPr>
                                    <w:sz w:val="18"/>
                                    <w:szCs w:val="18"/>
                                    <w:vertAlign w:val="subscript"/>
                                    <w:rPrChange w:id="486" w:author="Stuart Jenkins" w:date="2019-08-12T11:31:00Z">
                                      <w:rPr>
                                        <w:sz w:val="18"/>
                                        <w:szCs w:val="18"/>
                                      </w:rPr>
                                    </w:rPrChange>
                                  </w:rPr>
                                  <w:t>2</w:t>
                                </w:r>
                                <w:r>
                                  <w:rPr>
                                    <w:sz w:val="18"/>
                                    <w:szCs w:val="18"/>
                                  </w:rPr>
                                  <w:t xml:space="preserve"> (vertical axis) </w:t>
                                </w:r>
                              </w:ins>
                              <w:ins w:id="487" w:author="Stuart Jenkins" w:date="2019-08-12T11:36:00Z">
                                <w:r w:rsidR="00305EFA">
                                  <w:rPr>
                                    <w:sz w:val="18"/>
                                    <w:szCs w:val="18"/>
                                  </w:rPr>
                                  <w:t>budgets</w:t>
                                </w:r>
                              </w:ins>
                              <w:ins w:id="488" w:author="Stuart Jenkins" w:date="2019-08-12T11:31:00Z">
                                <w:r w:rsidR="00305EFA">
                                  <w:rPr>
                                    <w:sz w:val="18"/>
                                    <w:szCs w:val="18"/>
                                  </w:rPr>
                                  <w:t>. Colo</w:t>
                                </w:r>
                              </w:ins>
                              <w:ins w:id="489" w:author="Stuart Jenkins" w:date="2019-08-12T11:32:00Z">
                                <w:r w:rsidR="00305EFA">
                                  <w:rPr>
                                    <w:sz w:val="18"/>
                                    <w:szCs w:val="18"/>
                                  </w:rPr>
                                  <w:t>u</w:t>
                                </w:r>
                              </w:ins>
                              <w:ins w:id="490" w:author="Stuart Jenkins" w:date="2019-08-12T11:31:00Z">
                                <w:r w:rsidR="00305EFA">
                                  <w:rPr>
                                    <w:sz w:val="18"/>
                                    <w:szCs w:val="18"/>
                                  </w:rPr>
                                  <w:t xml:space="preserve">rs </w:t>
                                </w:r>
                                <w:proofErr w:type="gramStart"/>
                                <w:r w:rsidR="00305EFA">
                                  <w:rPr>
                                    <w:sz w:val="18"/>
                                    <w:szCs w:val="18"/>
                                  </w:rPr>
                                  <w:t xml:space="preserve">are </w:t>
                                </w:r>
                              </w:ins>
                              <w:ins w:id="491" w:author="Stuart Jenkins" w:date="2019-08-12T11:32:00Z">
                                <w:r w:rsidR="00305EFA">
                                  <w:rPr>
                                    <w:sz w:val="18"/>
                                    <w:szCs w:val="18"/>
                                  </w:rPr>
                                  <w:t>marked</w:t>
                                </w:r>
                                <w:proofErr w:type="gramEnd"/>
                                <w:r w:rsidR="00305EFA">
                                  <w:rPr>
                                    <w:sz w:val="18"/>
                                    <w:szCs w:val="18"/>
                                  </w:rPr>
                                  <w:t xml:space="preserve"> with their corresponding TCRE value</w:t>
                                </w:r>
                              </w:ins>
                              <w:ins w:id="492" w:author="Stuart Jenkins" w:date="2019-08-12T11:34:00Z">
                                <w:r w:rsidR="00305EFA">
                                  <w:rPr>
                                    <w:sz w:val="18"/>
                                    <w:szCs w:val="18"/>
                                  </w:rPr>
                                  <w:t xml:space="preserve"> – higher </w:t>
                                </w:r>
                              </w:ins>
                              <w:ins w:id="493" w:author="Stuart Jenkins" w:date="2019-08-12T11:35:00Z">
                                <w:r w:rsidR="00305EFA">
                                  <w:rPr>
                                    <w:sz w:val="18"/>
                                    <w:szCs w:val="18"/>
                                  </w:rPr>
                                  <w:t>TCREs correspond to reduced total budget size</w:t>
                                </w:r>
                              </w:ins>
                              <w:ins w:id="494" w:author="Stuart Jenkins" w:date="2019-08-12T11:36:00Z">
                                <w:r w:rsidR="00305EFA">
                                  <w:rPr>
                                    <w:sz w:val="18"/>
                                    <w:szCs w:val="18"/>
                                  </w:rPr>
                                  <w:t xml:space="preserve"> remaining to </w:t>
                                </w:r>
                              </w:ins>
                              <w:ins w:id="495" w:author="Stuart Jenkins" w:date="2019-08-12T11:37:00Z">
                                <w:r w:rsidR="00305EFA">
                                  <w:rPr>
                                    <w:sz w:val="18"/>
                                    <w:szCs w:val="18"/>
                                  </w:rPr>
                                  <w:t>1.5</w:t>
                                </w:r>
                                <w:r w:rsidR="00305EFA" w:rsidRPr="001E7D0F">
                                  <w:rPr>
                                    <w:rFonts w:ascii="Avenir Next" w:eastAsia="Cambria Math" w:hAnsi="Avenir Next"/>
                                    <w:sz w:val="18"/>
                                    <w:szCs w:val="18"/>
                                  </w:rPr>
                                  <w:t>℃</w:t>
                                </w:r>
                              </w:ins>
                              <w:ins w:id="496" w:author="Stuart Jenkins" w:date="2019-08-12T11:43:00Z">
                                <w:r w:rsidR="00ED7714">
                                  <w:rPr>
                                    <w:sz w:val="18"/>
                                    <w:szCs w:val="18"/>
                                  </w:rPr>
                                  <w:t xml:space="preserve"> </w:t>
                                </w:r>
                              </w:ins>
                              <w:ins w:id="497" w:author="Stuart Jenkins" w:date="2019-08-12T11:37:00Z">
                                <w:r w:rsidR="00305EFA">
                                  <w:rPr>
                                    <w:sz w:val="18"/>
                                    <w:szCs w:val="18"/>
                                  </w:rPr>
                                  <w:t xml:space="preserve">from </w:t>
                                </w:r>
                              </w:ins>
                              <w:ins w:id="498" w:author="Stuart Jenkins" w:date="2019-08-12T11:43:00Z">
                                <w:r w:rsidR="00ED7714">
                                  <w:rPr>
                                    <w:sz w:val="18"/>
                                    <w:szCs w:val="18"/>
                                  </w:rPr>
                                  <w:t xml:space="preserve">2018 </w:t>
                                </w:r>
                              </w:ins>
                              <w:ins w:id="499" w:author="Stuart Jenkins" w:date="2019-08-12T11:37:00Z">
                                <w:r w:rsidR="00305EFA">
                                  <w:rPr>
                                    <w:sz w:val="18"/>
                                    <w:szCs w:val="18"/>
                                  </w:rPr>
                                  <w:t>(2018 temperature anomaly</w:t>
                                </w:r>
                              </w:ins>
                              <w:ins w:id="500" w:author="Stuart Jenkins" w:date="2019-08-12T11:38:00Z">
                                <w:r w:rsidR="00305EFA">
                                  <w:rPr>
                                    <w:sz w:val="18"/>
                                    <w:szCs w:val="18"/>
                                  </w:rPr>
                                  <w:t xml:space="preserve"> </w:t>
                                </w:r>
                              </w:ins>
                              <w:ins w:id="501" w:author="Stuart Jenkins" w:date="2019-08-12T11:39:00Z">
                                <w:r w:rsidR="00DC32AE">
                                  <w:rPr>
                                    <w:sz w:val="18"/>
                                    <w:szCs w:val="18"/>
                                  </w:rPr>
                                  <w:t>calculated as</w:t>
                                </w:r>
                              </w:ins>
                              <w:ins w:id="502" w:author="Stuart Jenkins" w:date="2019-08-12T11:37:00Z">
                                <w:r w:rsidR="00305EFA">
                                  <w:rPr>
                                    <w:sz w:val="18"/>
                                    <w:szCs w:val="18"/>
                                  </w:rPr>
                                  <w:t xml:space="preserve"> 1.04</w:t>
                                </w:r>
                                <w:r w:rsidR="00305EFA" w:rsidRPr="001E7D0F">
                                  <w:rPr>
                                    <w:rFonts w:ascii="Avenir Next" w:eastAsia="Cambria Math" w:hAnsi="Avenir Next"/>
                                    <w:sz w:val="18"/>
                                    <w:szCs w:val="18"/>
                                  </w:rPr>
                                  <w:t>℃</w:t>
                                </w:r>
                              </w:ins>
                              <w:ins w:id="503" w:author="Stuart Jenkins" w:date="2019-08-12T11:38:00Z">
                                <w:r w:rsidR="00305EFA">
                                  <w:rPr>
                                    <w:sz w:val="18"/>
                                    <w:szCs w:val="18"/>
                                  </w:rPr>
                                  <w:t xml:space="preserve"> compared to preindustrial). </w:t>
                                </w:r>
                              </w:ins>
                              <w:ins w:id="504" w:author="Stuart Jenkins" w:date="2019-08-12T11:40:00Z">
                                <w:r w:rsidR="00DC32AE">
                                  <w:rPr>
                                    <w:sz w:val="18"/>
                                    <w:szCs w:val="18"/>
                                  </w:rPr>
                                  <w:t>Black dots show</w:t>
                                </w:r>
                              </w:ins>
                              <w:ins w:id="505" w:author="Stuart Jenkins" w:date="2019-08-12T11:42:00Z">
                                <w:r w:rsidR="00ED7714">
                                  <w:rPr>
                                    <w:sz w:val="18"/>
                                    <w:szCs w:val="18"/>
                                  </w:rPr>
                                  <w:t xml:space="preserve"> the position of</w:t>
                                </w:r>
                              </w:ins>
                              <w:ins w:id="506" w:author="Stuart Jenkins" w:date="2019-08-12T11:40:00Z">
                                <w:r w:rsidR="00DC32AE">
                                  <w:rPr>
                                    <w:sz w:val="18"/>
                                    <w:szCs w:val="18"/>
                                  </w:rPr>
                                  <w:t xml:space="preserve"> the</w:t>
                                </w:r>
                              </w:ins>
                              <w:ins w:id="507" w:author="Stuart Jenkins" w:date="2019-08-12T11:43:00Z">
                                <w:r w:rsidR="00ED7714">
                                  <w:rPr>
                                    <w:sz w:val="18"/>
                                    <w:szCs w:val="18"/>
                                  </w:rPr>
                                  <w:t xml:space="preserve"> IIASA SR15</w:t>
                                </w:r>
                              </w:ins>
                              <w:ins w:id="508" w:author="Stuart Jenkins" w:date="2019-08-12T11:40:00Z">
                                <w:r w:rsidR="00DC32AE">
                                  <w:rPr>
                                    <w:sz w:val="18"/>
                                    <w:szCs w:val="18"/>
                                  </w:rPr>
                                  <w:t xml:space="preserve"> </w:t>
                                </w:r>
                              </w:ins>
                              <w:ins w:id="509" w:author="Stuart Jenkins" w:date="2019-08-12T11:41:00Z">
                                <w:r w:rsidR="00ED7714">
                                  <w:rPr>
                                    <w:sz w:val="18"/>
                                    <w:szCs w:val="18"/>
                                  </w:rPr>
                                  <w:t>1.5</w:t>
                                </w:r>
                                <w:r w:rsidR="00ED7714" w:rsidRPr="001E7D0F">
                                  <w:rPr>
                                    <w:rFonts w:ascii="Avenir Next" w:eastAsia="Cambria Math" w:hAnsi="Avenir Next"/>
                                    <w:sz w:val="18"/>
                                    <w:szCs w:val="18"/>
                                  </w:rPr>
                                  <w:t>℃</w:t>
                                </w:r>
                                <w:r w:rsidR="00ED7714">
                                  <w:rPr>
                                    <w:sz w:val="18"/>
                                    <w:szCs w:val="18"/>
                                  </w:rPr>
                                  <w:t>-compatible scenarios from figure 1</w:t>
                                </w:r>
                                <w:proofErr w:type="gramStart"/>
                                <w:r w:rsidR="00ED7714">
                                  <w:rPr>
                                    <w:sz w:val="18"/>
                                    <w:szCs w:val="18"/>
                                  </w:rPr>
                                  <w:t>c,</w:t>
                                </w:r>
                              </w:ins>
                              <w:ins w:id="510" w:author="Stuart Jenkins" w:date="2019-08-12T11:42:00Z">
                                <w:r w:rsidR="00ED7714">
                                  <w:rPr>
                                    <w:sz w:val="18"/>
                                    <w:szCs w:val="18"/>
                                  </w:rPr>
                                  <w:t>d.</w:t>
                                </w:r>
                                <w:proofErr w:type="gramEnd"/>
                                <w:r w:rsidR="00ED7714">
                                  <w:rPr>
                                    <w:sz w:val="18"/>
                                    <w:szCs w:val="18"/>
                                  </w:rPr>
                                  <w:t xml:space="preserve"> The horizontal and vertical </w:t>
                                </w:r>
                              </w:ins>
                              <w:ins w:id="511" w:author="Stuart Jenkins" w:date="2019-08-12T11:47:00Z">
                                <w:r w:rsidR="00ED7714">
                                  <w:rPr>
                                    <w:sz w:val="18"/>
                                    <w:szCs w:val="18"/>
                                  </w:rPr>
                                  <w:t>dashed</w:t>
                                </w:r>
                              </w:ins>
                              <w:ins w:id="512" w:author="Stuart Jenkins" w:date="2019-08-12T11:42:00Z">
                                <w:r w:rsidR="00ED7714">
                                  <w:rPr>
                                    <w:sz w:val="18"/>
                                    <w:szCs w:val="18"/>
                                  </w:rPr>
                                  <w:t xml:space="preserve"> lines show the extremities of the distribution of the IIASA SR15 1.5-compatible scenarios.</w:t>
                                </w:r>
                              </w:ins>
                              <w:ins w:id="513" w:author="Stuart Jenkins" w:date="2019-08-12T11:43:00Z">
                                <w:r w:rsidR="00ED7714">
                                  <w:rPr>
                                    <w:sz w:val="18"/>
                                    <w:szCs w:val="18"/>
                                  </w:rPr>
                                  <w:t xml:space="preserve"> </w:t>
                                </w:r>
                              </w:ins>
                              <w:ins w:id="514" w:author="Stuart Jenkins" w:date="2019-08-12T11:44:00Z">
                                <w:r w:rsidR="00ED7714">
                                  <w:rPr>
                                    <w:sz w:val="18"/>
                                    <w:szCs w:val="18"/>
                                  </w:rPr>
                                  <w:t>The blue dot shows</w:t>
                                </w:r>
                              </w:ins>
                              <w:ins w:id="515" w:author="Stuart Jenkins" w:date="2019-08-12T11:45:00Z">
                                <w:r w:rsidR="00ED7714">
                                  <w:rPr>
                                    <w:sz w:val="18"/>
                                    <w:szCs w:val="18"/>
                                  </w:rPr>
                                  <w:t xml:space="preserve"> the median 1.5</w:t>
                                </w:r>
                                <w:r w:rsidR="00ED7714" w:rsidRPr="001E7D0F">
                                  <w:rPr>
                                    <w:rFonts w:ascii="Avenir Next" w:eastAsia="Cambria Math" w:hAnsi="Avenir Next"/>
                                    <w:sz w:val="18"/>
                                    <w:szCs w:val="18"/>
                                  </w:rPr>
                                  <w:t>℃</w:t>
                                </w:r>
                                <w:r w:rsidR="00ED7714">
                                  <w:rPr>
                                    <w:sz w:val="18"/>
                                    <w:szCs w:val="18"/>
                                  </w:rPr>
                                  <w:t xml:space="preserve">-compatible scenario. </w:t>
                                </w:r>
                              </w:ins>
                              <w:ins w:id="516" w:author="Stuart Jenkins" w:date="2019-08-12T11:43:00Z">
                                <w:r w:rsidR="00ED7714">
                                  <w:rPr>
                                    <w:sz w:val="18"/>
                                    <w:szCs w:val="18"/>
                                  </w:rPr>
                                  <w:t>Diagonal dot-</w:t>
                                </w:r>
                              </w:ins>
                              <w:ins w:id="517" w:author="Stuart Jenkins" w:date="2019-08-12T11:44:00Z">
                                <w:r w:rsidR="00ED7714">
                                  <w:rPr>
                                    <w:sz w:val="18"/>
                                    <w:szCs w:val="18"/>
                                  </w:rPr>
                                  <w:t xml:space="preserve">dashed lines show the likely-range of TCRE values, computed in section 3 and similar to the quoted likely range in IPCC’s AR5 text. </w:t>
                                </w:r>
                              </w:ins>
                              <w:del w:id="518" w:author="Stuart Jenkins" w:date="2019-08-12T11:30:00Z">
                                <w:r w:rsidDel="00E9530F">
                                  <w:rPr>
                                    <w:sz w:val="18"/>
                                    <w:szCs w:val="18"/>
                                  </w:rPr>
                                  <w:delText xml:space="preserve">Panel a plots anthropogenic (orange) and natural (sky blue) components of the globally averaged radiative forcing. 10 representative scenarios are plotted which span the range of a 1000-member ensemble of equiprobable RFs are chosen. Panel b plots the most-likely contribution to the global temperature anomaly for these 10 representative timeseries. We use the method of Haustein </w:delText>
                                </w:r>
                                <w:r w:rsidRPr="009229AB" w:rsidDel="00E9530F">
                                  <w:rPr>
                                    <w:i/>
                                    <w:iCs/>
                                    <w:sz w:val="18"/>
                                    <w:szCs w:val="18"/>
                                  </w:rPr>
                                  <w:delText>et al.</w:delText>
                                </w:r>
                                <w:r w:rsidDel="00E9530F">
                                  <w:rPr>
                                    <w:i/>
                                    <w:iCs/>
                                    <w:sz w:val="18"/>
                                    <w:szCs w:val="18"/>
                                  </w:rPr>
                                  <w:delText xml:space="preserve"> (2017)</w:delText>
                                </w:r>
                                <w:r w:rsidDel="00E9530F">
                                  <w:rPr>
                                    <w:sz w:val="18"/>
                                    <w:szCs w:val="18"/>
                                  </w:rPr>
                                  <w:delText xml:space="preserve"> to define the most-likely anthropogenic and natural contributions to observed temperatures. Panel c plots cumulative CO</w:delText>
                                </w:r>
                                <w:r w:rsidRPr="00633D60" w:rsidDel="00E9530F">
                                  <w:rPr>
                                    <w:sz w:val="18"/>
                                    <w:szCs w:val="18"/>
                                    <w:vertAlign w:val="subscript"/>
                                  </w:rPr>
                                  <w:delText>2</w:delText>
                                </w:r>
                                <w:r w:rsidDel="00E9530F">
                                  <w:rPr>
                                    <w:sz w:val="18"/>
                                    <w:szCs w:val="18"/>
                                  </w:rPr>
                                  <w:delText>-fe emissions against the best estimate anthropogenic contribution to warming for each RF ensemble member. The grey shaded region shows the 5-95</w:delText>
                                </w:r>
                                <w:r w:rsidRPr="00633D60" w:rsidDel="00E9530F">
                                  <w:rPr>
                                    <w:sz w:val="18"/>
                                    <w:szCs w:val="18"/>
                                    <w:vertAlign w:val="superscript"/>
                                  </w:rPr>
                                  <w:delText>th</w:delText>
                                </w:r>
                                <w:r w:rsidDel="00E9530F">
                                  <w:rPr>
                                    <w:sz w:val="18"/>
                                    <w:szCs w:val="18"/>
                                  </w:rPr>
                                  <w:delText xml:space="preserve"> percentile range. Inset is the distribution of TCREs, binned by their angle in cumulative emissions vs. temperature anomaly space. Panel d plots timeseries of the anthropogenic total (orange), CO</w:delText>
                                </w:r>
                                <w:r w:rsidRPr="00633D60" w:rsidDel="00E9530F">
                                  <w:rPr>
                                    <w:sz w:val="18"/>
                                    <w:szCs w:val="18"/>
                                    <w:vertAlign w:val="subscript"/>
                                  </w:rPr>
                                  <w:delText>2</w:delText>
                                </w:r>
                                <w:r w:rsidDel="00E9530F">
                                  <w:rPr>
                                    <w:sz w:val="18"/>
                                    <w:szCs w:val="18"/>
                                  </w:rPr>
                                  <w:delText xml:space="preserve"> (red) and non-CO</w:delText>
                                </w:r>
                                <w:r w:rsidRPr="00633D60" w:rsidDel="00E9530F">
                                  <w:rPr>
                                    <w:sz w:val="18"/>
                                    <w:szCs w:val="18"/>
                                    <w:vertAlign w:val="subscript"/>
                                  </w:rPr>
                                  <w:delText>2</w:delText>
                                </w:r>
                                <w:r w:rsidDel="00E9530F">
                                  <w:rPr>
                                    <w:sz w:val="18"/>
                                    <w:szCs w:val="18"/>
                                  </w:rPr>
                                  <w:delText xml:space="preserve"> (blue) contributions to a historical CO</w:delText>
                                </w:r>
                                <w:r w:rsidRPr="00633D60" w:rsidDel="00E9530F">
                                  <w:rPr>
                                    <w:sz w:val="18"/>
                                    <w:szCs w:val="18"/>
                                    <w:vertAlign w:val="subscript"/>
                                  </w:rPr>
                                  <w:delText>2</w:delText>
                                </w:r>
                                <w:r w:rsidDel="00E9530F">
                                  <w:rPr>
                                    <w:sz w:val="18"/>
                                    <w:szCs w:val="18"/>
                                  </w:rPr>
                                  <w:delText>-fe budget (baselined over period 1850-1900). Error bars show the 5-95</w:delText>
                                </w:r>
                                <w:r w:rsidRPr="00633D60" w:rsidDel="00E9530F">
                                  <w:rPr>
                                    <w:sz w:val="18"/>
                                    <w:szCs w:val="18"/>
                                    <w:vertAlign w:val="superscript"/>
                                  </w:rPr>
                                  <w:delText>th</w:delText>
                                </w:r>
                                <w:r w:rsidDel="00E9530F">
                                  <w:rPr>
                                    <w:sz w:val="18"/>
                                    <w:szCs w:val="18"/>
                                  </w:rPr>
                                  <w:delText xml:space="preserve"> percentile range from the full 1000-member ensemble. </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D51191" id="Group 15" o:spid="_x0000_s1031" style="position:absolute;left:0;text-align:left;margin-left:4.65pt;margin-top:-41.6pt;width:487pt;height:508.65pt;z-index:251666432" coordsize="61849,6460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">
                <v:shape id="Picture 10" o:spid="_x0000_s1032" type="#_x0000_t75" style="position:absolute;width:61849;height:538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">
                  <v:imagedata r:id="rId11" o:title="" croptop="5921f" cropbottom="2512f"/>
                </v:shape>
                <v:shape id="Text Box 13" o:spid="_x0000_s1033" type="#_x0000_t202" style="position:absolute;left:762;top:52747;width:60367;height:118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" fillcolor="white [3201]" stroked="f" strokeweight=".5pt">
                  <v:textbox>
                    <w:txbxContent>
                      <w:p w14:paraId="6086A82C" w14:textId="22D9E2A3" w:rsidR="00E9530F" w:rsidRPr="00BE633F" w:rsidRDefault="00E9530F" w:rsidP="00E9530F">
                        <w:pPr>
                          <w:jc w:val="both"/>
                          <w:rPr>
                            <w:sz w:val="18"/>
                            <w:szCs w:val="18"/>
                          </w:rPr>
                        </w:pPr>
                        <w:r w:rsidRPr="00BE633F">
                          <w:rPr>
                            <w:b/>
                            <w:bCs/>
                            <w:sz w:val="18"/>
                            <w:szCs w:val="18"/>
                          </w:rPr>
                          <w:t xml:space="preserve">Figure </w:t>
                        </w:r>
                        <w:ins w:id="519" w:author="Stuart Jenkins" w:date="2019-08-12T11:30:00Z">
                          <w:r>
                            <w:rPr>
                              <w:b/>
                              <w:bCs/>
                              <w:sz w:val="18"/>
                              <w:szCs w:val="18"/>
                            </w:rPr>
                            <w:t>4</w:t>
                          </w:r>
                        </w:ins>
                        <w:del w:id="520" w:author="Stuart Jenkins" w:date="2019-08-12T11:30:00Z">
                          <w:r w:rsidDel="00E9530F">
                            <w:rPr>
                              <w:b/>
                              <w:bCs/>
                              <w:sz w:val="18"/>
                              <w:szCs w:val="18"/>
                            </w:rPr>
                            <w:delText>3</w:delText>
                          </w:r>
                        </w:del>
                        <w:r w:rsidRPr="00BE633F">
                          <w:rPr>
                            <w:sz w:val="18"/>
                            <w:szCs w:val="18"/>
                          </w:rPr>
                          <w:t xml:space="preserve">: </w:t>
                        </w:r>
                        <w:ins w:id="521" w:author="Stuart Jenkins" w:date="2019-08-12T11:30:00Z">
                          <w:r>
                            <w:rPr>
                              <w:sz w:val="18"/>
                              <w:szCs w:val="18"/>
                            </w:rPr>
                            <w:t>The total</w:t>
                          </w:r>
                        </w:ins>
                        <w:ins w:id="522" w:author="Stuart Jenkins" w:date="2019-08-12T11:31:00Z">
                          <w:r w:rsidR="00305EFA">
                            <w:rPr>
                              <w:sz w:val="18"/>
                              <w:szCs w:val="18"/>
                            </w:rPr>
                            <w:t xml:space="preserve"> CO</w:t>
                          </w:r>
                          <w:r w:rsidR="00305EFA" w:rsidRPr="00305EFA">
                            <w:rPr>
                              <w:sz w:val="18"/>
                              <w:szCs w:val="18"/>
                              <w:vertAlign w:val="subscript"/>
                              <w:rPrChange w:id="523" w:author="Stuart Jenkins" w:date="2019-08-12T11:31:00Z">
                                <w:rPr>
                                  <w:sz w:val="18"/>
                                  <w:szCs w:val="18"/>
                                </w:rPr>
                              </w:rPrChange>
                            </w:rPr>
                            <w:t>2</w:t>
                          </w:r>
                          <w:r w:rsidR="00305EFA">
                            <w:rPr>
                              <w:sz w:val="18"/>
                              <w:szCs w:val="18"/>
                            </w:rPr>
                            <w:t>-fe</w:t>
                          </w:r>
                        </w:ins>
                        <w:ins w:id="524" w:author="Stuart Jenkins" w:date="2019-08-12T11:30:00Z">
                          <w:r>
                            <w:rPr>
                              <w:sz w:val="18"/>
                              <w:szCs w:val="18"/>
                            </w:rPr>
                            <w:t xml:space="preserve"> budget</w:t>
                          </w:r>
                        </w:ins>
                        <w:ins w:id="525" w:author="Stuart Jenkins" w:date="2019-08-12T11:35:00Z">
                          <w:r w:rsidR="00305EFA">
                            <w:rPr>
                              <w:sz w:val="18"/>
                              <w:szCs w:val="18"/>
                            </w:rPr>
                            <w:t xml:space="preserve"> allowable to remain below 1.5</w:t>
                          </w:r>
                        </w:ins>
                        <w:ins w:id="526" w:author="Stuart Jenkins" w:date="2019-08-12T11:36:00Z">
                          <w:r w:rsidR="00305EFA" w:rsidRPr="001E7D0F">
                            <w:rPr>
                              <w:rFonts w:ascii="Avenir Next" w:eastAsia="Cambria Math" w:hAnsi="Avenir Next"/>
                              <w:sz w:val="18"/>
                              <w:szCs w:val="18"/>
                            </w:rPr>
                            <w:t>℃</w:t>
                          </w:r>
                        </w:ins>
                        <w:ins w:id="527" w:author="Stuart Jenkins" w:date="2019-08-12T11:35:00Z">
                          <w:r w:rsidR="00305EFA">
                            <w:rPr>
                              <w:sz w:val="18"/>
                              <w:szCs w:val="18"/>
                            </w:rPr>
                            <w:t xml:space="preserve"> temperature anomaly</w:t>
                          </w:r>
                        </w:ins>
                        <w:ins w:id="528" w:author="Stuart Jenkins" w:date="2019-08-12T11:30:00Z">
                          <w:r>
                            <w:rPr>
                              <w:sz w:val="18"/>
                              <w:szCs w:val="18"/>
                            </w:rPr>
                            <w:t xml:space="preserve"> </w:t>
                          </w:r>
                          <w:proofErr w:type="gramStart"/>
                          <w:r>
                            <w:rPr>
                              <w:sz w:val="18"/>
                              <w:szCs w:val="18"/>
                            </w:rPr>
                            <w:t>is plotte</w:t>
                          </w:r>
                        </w:ins>
                        <w:ins w:id="529" w:author="Stuart Jenkins" w:date="2019-08-12T11:36:00Z">
                          <w:r w:rsidR="00305EFA">
                            <w:rPr>
                              <w:sz w:val="18"/>
                              <w:szCs w:val="18"/>
                            </w:rPr>
                            <w:t>d</w:t>
                          </w:r>
                          <w:proofErr w:type="gramEnd"/>
                          <w:r w:rsidR="00305EFA">
                            <w:rPr>
                              <w:sz w:val="18"/>
                              <w:szCs w:val="18"/>
                            </w:rPr>
                            <w:t xml:space="preserve"> showing possible combinations of</w:t>
                          </w:r>
                        </w:ins>
                        <w:ins w:id="530" w:author="Stuart Jenkins" w:date="2019-08-12T11:30:00Z">
                          <w:r>
                            <w:rPr>
                              <w:sz w:val="18"/>
                              <w:szCs w:val="18"/>
                            </w:rPr>
                            <w:t xml:space="preserve"> a CO</w:t>
                          </w:r>
                          <w:r w:rsidRPr="00E9530F">
                            <w:rPr>
                              <w:sz w:val="18"/>
                              <w:szCs w:val="18"/>
                              <w:vertAlign w:val="subscript"/>
                              <w:rPrChange w:id="531" w:author="Stuart Jenkins" w:date="2019-08-12T11:31:00Z">
                                <w:rPr>
                                  <w:sz w:val="18"/>
                                  <w:szCs w:val="18"/>
                                </w:rPr>
                              </w:rPrChange>
                            </w:rPr>
                            <w:t>2</w:t>
                          </w:r>
                          <w:r>
                            <w:rPr>
                              <w:sz w:val="18"/>
                              <w:szCs w:val="18"/>
                            </w:rPr>
                            <w:t xml:space="preserve"> (horizontal </w:t>
                          </w:r>
                        </w:ins>
                        <w:ins w:id="532" w:author="Stuart Jenkins" w:date="2019-08-12T11:31:00Z">
                          <w:r>
                            <w:rPr>
                              <w:sz w:val="18"/>
                              <w:szCs w:val="18"/>
                            </w:rPr>
                            <w:t>axis</w:t>
                          </w:r>
                        </w:ins>
                        <w:ins w:id="533" w:author="Stuart Jenkins" w:date="2019-08-12T11:30:00Z">
                          <w:r>
                            <w:rPr>
                              <w:sz w:val="18"/>
                              <w:szCs w:val="18"/>
                            </w:rPr>
                            <w:t>)</w:t>
                          </w:r>
                        </w:ins>
                        <w:ins w:id="534" w:author="Stuart Jenkins" w:date="2019-08-12T11:31:00Z">
                          <w:r>
                            <w:rPr>
                              <w:sz w:val="18"/>
                              <w:szCs w:val="18"/>
                            </w:rPr>
                            <w:t xml:space="preserve"> and non-CO</w:t>
                          </w:r>
                          <w:r w:rsidRPr="00E9530F">
                            <w:rPr>
                              <w:sz w:val="18"/>
                              <w:szCs w:val="18"/>
                              <w:vertAlign w:val="subscript"/>
                              <w:rPrChange w:id="535" w:author="Stuart Jenkins" w:date="2019-08-12T11:31:00Z">
                                <w:rPr>
                                  <w:sz w:val="18"/>
                                  <w:szCs w:val="18"/>
                                </w:rPr>
                              </w:rPrChange>
                            </w:rPr>
                            <w:t>2</w:t>
                          </w:r>
                          <w:r>
                            <w:rPr>
                              <w:sz w:val="18"/>
                              <w:szCs w:val="18"/>
                            </w:rPr>
                            <w:t xml:space="preserve"> (vertical axis) </w:t>
                          </w:r>
                        </w:ins>
                        <w:ins w:id="536" w:author="Stuart Jenkins" w:date="2019-08-12T11:36:00Z">
                          <w:r w:rsidR="00305EFA">
                            <w:rPr>
                              <w:sz w:val="18"/>
                              <w:szCs w:val="18"/>
                            </w:rPr>
                            <w:t>budgets</w:t>
                          </w:r>
                        </w:ins>
                        <w:ins w:id="537" w:author="Stuart Jenkins" w:date="2019-08-12T11:31:00Z">
                          <w:r w:rsidR="00305EFA">
                            <w:rPr>
                              <w:sz w:val="18"/>
                              <w:szCs w:val="18"/>
                            </w:rPr>
                            <w:t>. Colo</w:t>
                          </w:r>
                        </w:ins>
                        <w:ins w:id="538" w:author="Stuart Jenkins" w:date="2019-08-12T11:32:00Z">
                          <w:r w:rsidR="00305EFA">
                            <w:rPr>
                              <w:sz w:val="18"/>
                              <w:szCs w:val="18"/>
                            </w:rPr>
                            <w:t>u</w:t>
                          </w:r>
                        </w:ins>
                        <w:ins w:id="539" w:author="Stuart Jenkins" w:date="2019-08-12T11:31:00Z">
                          <w:r w:rsidR="00305EFA">
                            <w:rPr>
                              <w:sz w:val="18"/>
                              <w:szCs w:val="18"/>
                            </w:rPr>
                            <w:t xml:space="preserve">rs </w:t>
                          </w:r>
                          <w:proofErr w:type="gramStart"/>
                          <w:r w:rsidR="00305EFA">
                            <w:rPr>
                              <w:sz w:val="18"/>
                              <w:szCs w:val="18"/>
                            </w:rPr>
                            <w:t xml:space="preserve">are </w:t>
                          </w:r>
                        </w:ins>
                        <w:ins w:id="540" w:author="Stuart Jenkins" w:date="2019-08-12T11:32:00Z">
                          <w:r w:rsidR="00305EFA">
                            <w:rPr>
                              <w:sz w:val="18"/>
                              <w:szCs w:val="18"/>
                            </w:rPr>
                            <w:t>marked</w:t>
                          </w:r>
                          <w:proofErr w:type="gramEnd"/>
                          <w:r w:rsidR="00305EFA">
                            <w:rPr>
                              <w:sz w:val="18"/>
                              <w:szCs w:val="18"/>
                            </w:rPr>
                            <w:t xml:space="preserve"> with their corresponding TCRE value</w:t>
                          </w:r>
                        </w:ins>
                        <w:ins w:id="541" w:author="Stuart Jenkins" w:date="2019-08-12T11:34:00Z">
                          <w:r w:rsidR="00305EFA">
                            <w:rPr>
                              <w:sz w:val="18"/>
                              <w:szCs w:val="18"/>
                            </w:rPr>
                            <w:t xml:space="preserve"> – higher </w:t>
                          </w:r>
                        </w:ins>
                        <w:ins w:id="542" w:author="Stuart Jenkins" w:date="2019-08-12T11:35:00Z">
                          <w:r w:rsidR="00305EFA">
                            <w:rPr>
                              <w:sz w:val="18"/>
                              <w:szCs w:val="18"/>
                            </w:rPr>
                            <w:t>TCREs correspond to reduced total budget size</w:t>
                          </w:r>
                        </w:ins>
                        <w:ins w:id="543" w:author="Stuart Jenkins" w:date="2019-08-12T11:36:00Z">
                          <w:r w:rsidR="00305EFA">
                            <w:rPr>
                              <w:sz w:val="18"/>
                              <w:szCs w:val="18"/>
                            </w:rPr>
                            <w:t xml:space="preserve"> remaining to </w:t>
                          </w:r>
                        </w:ins>
                        <w:ins w:id="544" w:author="Stuart Jenkins" w:date="2019-08-12T11:37:00Z">
                          <w:r w:rsidR="00305EFA">
                            <w:rPr>
                              <w:sz w:val="18"/>
                              <w:szCs w:val="18"/>
                            </w:rPr>
                            <w:t>1.5</w:t>
                          </w:r>
                          <w:r w:rsidR="00305EFA" w:rsidRPr="001E7D0F">
                            <w:rPr>
                              <w:rFonts w:ascii="Avenir Next" w:eastAsia="Cambria Math" w:hAnsi="Avenir Next"/>
                              <w:sz w:val="18"/>
                              <w:szCs w:val="18"/>
                            </w:rPr>
                            <w:t>℃</w:t>
                          </w:r>
                        </w:ins>
                        <w:ins w:id="545" w:author="Stuart Jenkins" w:date="2019-08-12T11:43:00Z">
                          <w:r w:rsidR="00ED7714">
                            <w:rPr>
                              <w:sz w:val="18"/>
                              <w:szCs w:val="18"/>
                            </w:rPr>
                            <w:t xml:space="preserve"> </w:t>
                          </w:r>
                        </w:ins>
                        <w:ins w:id="546" w:author="Stuart Jenkins" w:date="2019-08-12T11:37:00Z">
                          <w:r w:rsidR="00305EFA">
                            <w:rPr>
                              <w:sz w:val="18"/>
                              <w:szCs w:val="18"/>
                            </w:rPr>
                            <w:t xml:space="preserve">from </w:t>
                          </w:r>
                        </w:ins>
                        <w:ins w:id="547" w:author="Stuart Jenkins" w:date="2019-08-12T11:43:00Z">
                          <w:r w:rsidR="00ED7714">
                            <w:rPr>
                              <w:sz w:val="18"/>
                              <w:szCs w:val="18"/>
                            </w:rPr>
                            <w:t xml:space="preserve">2018 </w:t>
                          </w:r>
                        </w:ins>
                        <w:ins w:id="548" w:author="Stuart Jenkins" w:date="2019-08-12T11:37:00Z">
                          <w:r w:rsidR="00305EFA">
                            <w:rPr>
                              <w:sz w:val="18"/>
                              <w:szCs w:val="18"/>
                            </w:rPr>
                            <w:t>(2018 temperature anomaly</w:t>
                          </w:r>
                        </w:ins>
                        <w:ins w:id="549" w:author="Stuart Jenkins" w:date="2019-08-12T11:38:00Z">
                          <w:r w:rsidR="00305EFA">
                            <w:rPr>
                              <w:sz w:val="18"/>
                              <w:szCs w:val="18"/>
                            </w:rPr>
                            <w:t xml:space="preserve"> </w:t>
                          </w:r>
                        </w:ins>
                        <w:ins w:id="550" w:author="Stuart Jenkins" w:date="2019-08-12T11:39:00Z">
                          <w:r w:rsidR="00DC32AE">
                            <w:rPr>
                              <w:sz w:val="18"/>
                              <w:szCs w:val="18"/>
                            </w:rPr>
                            <w:t>calculated as</w:t>
                          </w:r>
                        </w:ins>
                        <w:ins w:id="551" w:author="Stuart Jenkins" w:date="2019-08-12T11:37:00Z">
                          <w:r w:rsidR="00305EFA">
                            <w:rPr>
                              <w:sz w:val="18"/>
                              <w:szCs w:val="18"/>
                            </w:rPr>
                            <w:t xml:space="preserve"> 1.04</w:t>
                          </w:r>
                          <w:r w:rsidR="00305EFA" w:rsidRPr="001E7D0F">
                            <w:rPr>
                              <w:rFonts w:ascii="Avenir Next" w:eastAsia="Cambria Math" w:hAnsi="Avenir Next"/>
                              <w:sz w:val="18"/>
                              <w:szCs w:val="18"/>
                            </w:rPr>
                            <w:t>℃</w:t>
                          </w:r>
                        </w:ins>
                        <w:ins w:id="552" w:author="Stuart Jenkins" w:date="2019-08-12T11:38:00Z">
                          <w:r w:rsidR="00305EFA">
                            <w:rPr>
                              <w:sz w:val="18"/>
                              <w:szCs w:val="18"/>
                            </w:rPr>
                            <w:t xml:space="preserve"> compared to preindustrial). </w:t>
                          </w:r>
                        </w:ins>
                        <w:ins w:id="553" w:author="Stuart Jenkins" w:date="2019-08-12T11:40:00Z">
                          <w:r w:rsidR="00DC32AE">
                            <w:rPr>
                              <w:sz w:val="18"/>
                              <w:szCs w:val="18"/>
                            </w:rPr>
                            <w:t>Black dots show</w:t>
                          </w:r>
                        </w:ins>
                        <w:ins w:id="554" w:author="Stuart Jenkins" w:date="2019-08-12T11:42:00Z">
                          <w:r w:rsidR="00ED7714">
                            <w:rPr>
                              <w:sz w:val="18"/>
                              <w:szCs w:val="18"/>
                            </w:rPr>
                            <w:t xml:space="preserve"> the position of</w:t>
                          </w:r>
                        </w:ins>
                        <w:ins w:id="555" w:author="Stuart Jenkins" w:date="2019-08-12T11:40:00Z">
                          <w:r w:rsidR="00DC32AE">
                            <w:rPr>
                              <w:sz w:val="18"/>
                              <w:szCs w:val="18"/>
                            </w:rPr>
                            <w:t xml:space="preserve"> the</w:t>
                          </w:r>
                        </w:ins>
                        <w:ins w:id="556" w:author="Stuart Jenkins" w:date="2019-08-12T11:43:00Z">
                          <w:r w:rsidR="00ED7714">
                            <w:rPr>
                              <w:sz w:val="18"/>
                              <w:szCs w:val="18"/>
                            </w:rPr>
                            <w:t xml:space="preserve"> IIASA SR15</w:t>
                          </w:r>
                        </w:ins>
                        <w:ins w:id="557" w:author="Stuart Jenkins" w:date="2019-08-12T11:40:00Z">
                          <w:r w:rsidR="00DC32AE">
                            <w:rPr>
                              <w:sz w:val="18"/>
                              <w:szCs w:val="18"/>
                            </w:rPr>
                            <w:t xml:space="preserve"> </w:t>
                          </w:r>
                        </w:ins>
                        <w:ins w:id="558" w:author="Stuart Jenkins" w:date="2019-08-12T11:41:00Z">
                          <w:r w:rsidR="00ED7714">
                            <w:rPr>
                              <w:sz w:val="18"/>
                              <w:szCs w:val="18"/>
                            </w:rPr>
                            <w:t>1.5</w:t>
                          </w:r>
                          <w:r w:rsidR="00ED7714" w:rsidRPr="001E7D0F">
                            <w:rPr>
                              <w:rFonts w:ascii="Avenir Next" w:eastAsia="Cambria Math" w:hAnsi="Avenir Next"/>
                              <w:sz w:val="18"/>
                              <w:szCs w:val="18"/>
                            </w:rPr>
                            <w:t>℃</w:t>
                          </w:r>
                          <w:r w:rsidR="00ED7714">
                            <w:rPr>
                              <w:sz w:val="18"/>
                              <w:szCs w:val="18"/>
                            </w:rPr>
                            <w:t>-compatible scenarios from figure 1</w:t>
                          </w:r>
                          <w:proofErr w:type="gramStart"/>
                          <w:r w:rsidR="00ED7714">
                            <w:rPr>
                              <w:sz w:val="18"/>
                              <w:szCs w:val="18"/>
                            </w:rPr>
                            <w:t>c,</w:t>
                          </w:r>
                        </w:ins>
                        <w:ins w:id="559" w:author="Stuart Jenkins" w:date="2019-08-12T11:42:00Z">
                          <w:r w:rsidR="00ED7714">
                            <w:rPr>
                              <w:sz w:val="18"/>
                              <w:szCs w:val="18"/>
                            </w:rPr>
                            <w:t>d.</w:t>
                          </w:r>
                          <w:proofErr w:type="gramEnd"/>
                          <w:r w:rsidR="00ED7714">
                            <w:rPr>
                              <w:sz w:val="18"/>
                              <w:szCs w:val="18"/>
                            </w:rPr>
                            <w:t xml:space="preserve"> The horizontal and vertical </w:t>
                          </w:r>
                        </w:ins>
                        <w:ins w:id="560" w:author="Stuart Jenkins" w:date="2019-08-12T11:47:00Z">
                          <w:r w:rsidR="00ED7714">
                            <w:rPr>
                              <w:sz w:val="18"/>
                              <w:szCs w:val="18"/>
                            </w:rPr>
                            <w:t>dashed</w:t>
                          </w:r>
                        </w:ins>
                        <w:ins w:id="561" w:author="Stuart Jenkins" w:date="2019-08-12T11:42:00Z">
                          <w:r w:rsidR="00ED7714">
                            <w:rPr>
                              <w:sz w:val="18"/>
                              <w:szCs w:val="18"/>
                            </w:rPr>
                            <w:t xml:space="preserve"> lines show the extremities of the distribution of the IIASA SR15 1.5-compatible scenarios.</w:t>
                          </w:r>
                        </w:ins>
                        <w:ins w:id="562" w:author="Stuart Jenkins" w:date="2019-08-12T11:43:00Z">
                          <w:r w:rsidR="00ED7714">
                            <w:rPr>
                              <w:sz w:val="18"/>
                              <w:szCs w:val="18"/>
                            </w:rPr>
                            <w:t xml:space="preserve"> </w:t>
                          </w:r>
                        </w:ins>
                        <w:ins w:id="563" w:author="Stuart Jenkins" w:date="2019-08-12T11:44:00Z">
                          <w:r w:rsidR="00ED7714">
                            <w:rPr>
                              <w:sz w:val="18"/>
                              <w:szCs w:val="18"/>
                            </w:rPr>
                            <w:t>The blue dot shows</w:t>
                          </w:r>
                        </w:ins>
                        <w:ins w:id="564" w:author="Stuart Jenkins" w:date="2019-08-12T11:45:00Z">
                          <w:r w:rsidR="00ED7714">
                            <w:rPr>
                              <w:sz w:val="18"/>
                              <w:szCs w:val="18"/>
                            </w:rPr>
                            <w:t xml:space="preserve"> the median 1.5</w:t>
                          </w:r>
                          <w:r w:rsidR="00ED7714" w:rsidRPr="001E7D0F">
                            <w:rPr>
                              <w:rFonts w:ascii="Avenir Next" w:eastAsia="Cambria Math" w:hAnsi="Avenir Next"/>
                              <w:sz w:val="18"/>
                              <w:szCs w:val="18"/>
                            </w:rPr>
                            <w:t>℃</w:t>
                          </w:r>
                          <w:r w:rsidR="00ED7714">
                            <w:rPr>
                              <w:sz w:val="18"/>
                              <w:szCs w:val="18"/>
                            </w:rPr>
                            <w:t xml:space="preserve">-compatible scenario. </w:t>
                          </w:r>
                        </w:ins>
                        <w:ins w:id="565" w:author="Stuart Jenkins" w:date="2019-08-12T11:43:00Z">
                          <w:r w:rsidR="00ED7714">
                            <w:rPr>
                              <w:sz w:val="18"/>
                              <w:szCs w:val="18"/>
                            </w:rPr>
                            <w:t>Diagonal dot-</w:t>
                          </w:r>
                        </w:ins>
                        <w:ins w:id="566" w:author="Stuart Jenkins" w:date="2019-08-12T11:44:00Z">
                          <w:r w:rsidR="00ED7714">
                            <w:rPr>
                              <w:sz w:val="18"/>
                              <w:szCs w:val="18"/>
                            </w:rPr>
                            <w:t xml:space="preserve">dashed lines show the likely-range of TCRE values, computed in section 3 and similar to the quoted likely range in IPCC’s AR5 text. </w:t>
                          </w:r>
                        </w:ins>
                        <w:del w:id="567" w:author="Stuart Jenkins" w:date="2019-08-12T11:30:00Z">
                          <w:r w:rsidDel="00E9530F">
                            <w:rPr>
                              <w:sz w:val="18"/>
                              <w:szCs w:val="18"/>
                            </w:rPr>
                            <w:delText xml:space="preserve">Panel a plots anthropogenic (orange) and natural (sky blue) components of the globally averaged radiative forcing. 10 representative scenarios are plotted which span the range of a 1000-member ensemble of equiprobable RFs are chosen. Panel b plots the most-likely contribution to the global temperature anomaly for these 10 representative timeseries. We use the method of Haustein </w:delText>
                          </w:r>
                          <w:r w:rsidRPr="009229AB" w:rsidDel="00E9530F">
                            <w:rPr>
                              <w:i/>
                              <w:iCs/>
                              <w:sz w:val="18"/>
                              <w:szCs w:val="18"/>
                            </w:rPr>
                            <w:delText>et al.</w:delText>
                          </w:r>
                          <w:r w:rsidDel="00E9530F">
                            <w:rPr>
                              <w:i/>
                              <w:iCs/>
                              <w:sz w:val="18"/>
                              <w:szCs w:val="18"/>
                            </w:rPr>
                            <w:delText xml:space="preserve"> (2017)</w:delText>
                          </w:r>
                          <w:r w:rsidDel="00E9530F">
                            <w:rPr>
                              <w:sz w:val="18"/>
                              <w:szCs w:val="18"/>
                            </w:rPr>
                            <w:delText xml:space="preserve"> to define the most-likely anthropogenic and natural contributions to observed temperatures. Panel c plots cumulative CO</w:delText>
                          </w:r>
                          <w:r w:rsidRPr="00633D60" w:rsidDel="00E9530F">
                            <w:rPr>
                              <w:sz w:val="18"/>
                              <w:szCs w:val="18"/>
                              <w:vertAlign w:val="subscript"/>
                            </w:rPr>
                            <w:delText>2</w:delText>
                          </w:r>
                          <w:r w:rsidDel="00E9530F">
                            <w:rPr>
                              <w:sz w:val="18"/>
                              <w:szCs w:val="18"/>
                            </w:rPr>
                            <w:delText>-fe emissions against the best estimate anthropogenic contribution to warming for each RF ensemble member. The grey shaded region shows the 5-95</w:delText>
                          </w:r>
                          <w:r w:rsidRPr="00633D60" w:rsidDel="00E9530F">
                            <w:rPr>
                              <w:sz w:val="18"/>
                              <w:szCs w:val="18"/>
                              <w:vertAlign w:val="superscript"/>
                            </w:rPr>
                            <w:delText>th</w:delText>
                          </w:r>
                          <w:r w:rsidDel="00E9530F">
                            <w:rPr>
                              <w:sz w:val="18"/>
                              <w:szCs w:val="18"/>
                            </w:rPr>
                            <w:delText xml:space="preserve"> percentile range. Inset is the distribution of TCREs, binned by their angle in cumulative emissions vs. temperature anomaly space. Panel d plots timeseries of the anthropogenic total (orange), CO</w:delText>
                          </w:r>
                          <w:r w:rsidRPr="00633D60" w:rsidDel="00E9530F">
                            <w:rPr>
                              <w:sz w:val="18"/>
                              <w:szCs w:val="18"/>
                              <w:vertAlign w:val="subscript"/>
                            </w:rPr>
                            <w:delText>2</w:delText>
                          </w:r>
                          <w:r w:rsidDel="00E9530F">
                            <w:rPr>
                              <w:sz w:val="18"/>
                              <w:szCs w:val="18"/>
                            </w:rPr>
                            <w:delText xml:space="preserve"> (red) and non-CO</w:delText>
                          </w:r>
                          <w:r w:rsidRPr="00633D60" w:rsidDel="00E9530F">
                            <w:rPr>
                              <w:sz w:val="18"/>
                              <w:szCs w:val="18"/>
                              <w:vertAlign w:val="subscript"/>
                            </w:rPr>
                            <w:delText>2</w:delText>
                          </w:r>
                          <w:r w:rsidDel="00E9530F">
                            <w:rPr>
                              <w:sz w:val="18"/>
                              <w:szCs w:val="18"/>
                            </w:rPr>
                            <w:delText xml:space="preserve"> (blue) contributions to a historical CO</w:delText>
                          </w:r>
                          <w:r w:rsidRPr="00633D60" w:rsidDel="00E9530F">
                            <w:rPr>
                              <w:sz w:val="18"/>
                              <w:szCs w:val="18"/>
                              <w:vertAlign w:val="subscript"/>
                            </w:rPr>
                            <w:delText>2</w:delText>
                          </w:r>
                          <w:r w:rsidDel="00E9530F">
                            <w:rPr>
                              <w:sz w:val="18"/>
                              <w:szCs w:val="18"/>
                            </w:rPr>
                            <w:delText>-fe budget (baselined over period 1850-1900). Error bars show the 5-95</w:delText>
                          </w:r>
                          <w:r w:rsidRPr="00633D60" w:rsidDel="00E9530F">
                            <w:rPr>
                              <w:sz w:val="18"/>
                              <w:szCs w:val="18"/>
                              <w:vertAlign w:val="superscript"/>
                            </w:rPr>
                            <w:delText>th</w:delText>
                          </w:r>
                          <w:r w:rsidDel="00E9530F">
                            <w:rPr>
                              <w:sz w:val="18"/>
                              <w:szCs w:val="18"/>
                            </w:rPr>
                            <w:delText xml:space="preserve"> percentile range from the full 1000-member ensemble. </w:delText>
                          </w:r>
                        </w:del>
                      </w:p>
                    </w:txbxContent>
                  </v:textbox>
                </v:shape>
              </v:group>
            </w:pict>
          </mc:Fallback>
        </mc:AlternateContent>
      </w:r>
    </w:p>
    <w:p w14:paraId="5ECED11E" w14:textId="77777777" w:rsidR="006A4781" w:rsidRDefault="006A4781" w:rsidP="001E7D0F">
      <w:pPr>
        <w:jc w:val="both"/>
        <w:rPr>
          <w:ins w:id="568" w:author="Stuart Jenkins" w:date="2019-08-12T11:47:00Z"/>
          <w:sz w:val="18"/>
          <w:szCs w:val="18"/>
        </w:rPr>
      </w:pPr>
    </w:p>
    <w:p w14:paraId="16A7ADA2" w14:textId="77777777" w:rsidR="006A4781" w:rsidRDefault="006A4781" w:rsidP="001E7D0F">
      <w:pPr>
        <w:jc w:val="both"/>
        <w:rPr>
          <w:ins w:id="569" w:author="Stuart Jenkins" w:date="2019-08-12T11:47:00Z"/>
          <w:sz w:val="18"/>
          <w:szCs w:val="18"/>
        </w:rPr>
      </w:pPr>
    </w:p>
    <w:p w14:paraId="1C126E8B" w14:textId="4C1F43E0" w:rsidR="006A4781" w:rsidRDefault="006A4781" w:rsidP="001E7D0F">
      <w:pPr>
        <w:jc w:val="both"/>
        <w:rPr>
          <w:ins w:id="570" w:author="Stuart Jenkins" w:date="2019-08-12T11:47:00Z"/>
          <w:sz w:val="18"/>
          <w:szCs w:val="18"/>
        </w:rPr>
      </w:pPr>
    </w:p>
    <w:p w14:paraId="2AB08D42" w14:textId="77777777" w:rsidR="006A4781" w:rsidRDefault="006A4781" w:rsidP="001E7D0F">
      <w:pPr>
        <w:jc w:val="both"/>
        <w:rPr>
          <w:ins w:id="571" w:author="Stuart Jenkins" w:date="2019-08-12T11:47:00Z"/>
          <w:sz w:val="18"/>
          <w:szCs w:val="18"/>
        </w:rPr>
      </w:pPr>
    </w:p>
    <w:p w14:paraId="5D74984D" w14:textId="46FA9C6D" w:rsidR="006A4781" w:rsidRDefault="006A4781" w:rsidP="001E7D0F">
      <w:pPr>
        <w:jc w:val="both"/>
        <w:rPr>
          <w:ins w:id="572" w:author="Stuart Jenkins" w:date="2019-08-12T11:47:00Z"/>
          <w:sz w:val="18"/>
          <w:szCs w:val="18"/>
        </w:rPr>
      </w:pPr>
    </w:p>
    <w:p w14:paraId="70F2CFE9" w14:textId="77777777" w:rsidR="006A4781" w:rsidRDefault="006A4781" w:rsidP="001E7D0F">
      <w:pPr>
        <w:jc w:val="both"/>
        <w:rPr>
          <w:ins w:id="573" w:author="Stuart Jenkins" w:date="2019-08-12T11:47:00Z"/>
          <w:sz w:val="18"/>
          <w:szCs w:val="18"/>
        </w:rPr>
      </w:pPr>
    </w:p>
    <w:p w14:paraId="77B26311" w14:textId="77777777" w:rsidR="006A4781" w:rsidRDefault="006A4781" w:rsidP="001E7D0F">
      <w:pPr>
        <w:jc w:val="both"/>
        <w:rPr>
          <w:ins w:id="574" w:author="Stuart Jenkins" w:date="2019-08-12T11:47:00Z"/>
          <w:sz w:val="18"/>
          <w:szCs w:val="18"/>
        </w:rPr>
      </w:pPr>
    </w:p>
    <w:p w14:paraId="46FB313A" w14:textId="5EC6E2B2" w:rsidR="006A4781" w:rsidRDefault="006A4781" w:rsidP="001E7D0F">
      <w:pPr>
        <w:jc w:val="both"/>
        <w:rPr>
          <w:ins w:id="575" w:author="Stuart Jenkins" w:date="2019-08-12T11:47:00Z"/>
          <w:sz w:val="18"/>
          <w:szCs w:val="18"/>
        </w:rPr>
      </w:pPr>
    </w:p>
    <w:p w14:paraId="6346E768" w14:textId="77777777" w:rsidR="006A4781" w:rsidRDefault="006A4781" w:rsidP="001E7D0F">
      <w:pPr>
        <w:jc w:val="both"/>
        <w:rPr>
          <w:ins w:id="576" w:author="Stuart Jenkins" w:date="2019-08-12T11:47:00Z"/>
          <w:sz w:val="18"/>
          <w:szCs w:val="18"/>
        </w:rPr>
      </w:pPr>
    </w:p>
    <w:p w14:paraId="559E8417" w14:textId="77777777" w:rsidR="006A4781" w:rsidRDefault="006A4781" w:rsidP="001E7D0F">
      <w:pPr>
        <w:jc w:val="both"/>
        <w:rPr>
          <w:ins w:id="577" w:author="Stuart Jenkins" w:date="2019-08-12T11:47:00Z"/>
          <w:sz w:val="18"/>
          <w:szCs w:val="18"/>
        </w:rPr>
      </w:pPr>
    </w:p>
    <w:p w14:paraId="1A289935" w14:textId="2486F368" w:rsidR="006A4781" w:rsidRDefault="006A4781" w:rsidP="001E7D0F">
      <w:pPr>
        <w:jc w:val="both"/>
        <w:rPr>
          <w:ins w:id="578" w:author="Stuart Jenkins" w:date="2019-08-12T11:47:00Z"/>
          <w:sz w:val="18"/>
          <w:szCs w:val="18"/>
        </w:rPr>
      </w:pPr>
    </w:p>
    <w:p w14:paraId="2CEC6010" w14:textId="77777777" w:rsidR="006A4781" w:rsidRDefault="006A4781" w:rsidP="001E7D0F">
      <w:pPr>
        <w:jc w:val="both"/>
        <w:rPr>
          <w:ins w:id="579" w:author="Stuart Jenkins" w:date="2019-08-12T11:47:00Z"/>
          <w:sz w:val="18"/>
          <w:szCs w:val="18"/>
        </w:rPr>
      </w:pPr>
    </w:p>
    <w:p w14:paraId="1905D7EC" w14:textId="77777777" w:rsidR="006A4781" w:rsidRDefault="006A4781" w:rsidP="001E7D0F">
      <w:pPr>
        <w:jc w:val="both"/>
        <w:rPr>
          <w:ins w:id="580" w:author="Stuart Jenkins" w:date="2019-08-12T11:47:00Z"/>
          <w:sz w:val="18"/>
          <w:szCs w:val="18"/>
        </w:rPr>
      </w:pPr>
    </w:p>
    <w:p w14:paraId="00922C0F" w14:textId="689CD4FB" w:rsidR="006A4781" w:rsidRDefault="006A4781" w:rsidP="001E7D0F">
      <w:pPr>
        <w:jc w:val="both"/>
        <w:rPr>
          <w:ins w:id="581" w:author="Stuart Jenkins" w:date="2019-08-12T11:47:00Z"/>
          <w:sz w:val="18"/>
          <w:szCs w:val="18"/>
        </w:rPr>
      </w:pPr>
    </w:p>
    <w:p w14:paraId="56F920B8" w14:textId="04110442" w:rsidR="006A4781" w:rsidRDefault="006A4781" w:rsidP="001E7D0F">
      <w:pPr>
        <w:jc w:val="both"/>
        <w:rPr>
          <w:ins w:id="582" w:author="Stuart Jenkins" w:date="2019-08-12T11:47:00Z"/>
          <w:sz w:val="18"/>
          <w:szCs w:val="18"/>
        </w:rPr>
      </w:pPr>
    </w:p>
    <w:p w14:paraId="13107291" w14:textId="3C18D67F" w:rsidR="006A4781" w:rsidRDefault="006A4781" w:rsidP="001E7D0F">
      <w:pPr>
        <w:jc w:val="both"/>
        <w:rPr>
          <w:ins w:id="583" w:author="Stuart Jenkins" w:date="2019-08-12T11:48:00Z"/>
          <w:sz w:val="18"/>
          <w:szCs w:val="18"/>
        </w:rPr>
      </w:pPr>
    </w:p>
    <w:p w14:paraId="3EF32B35" w14:textId="77777777" w:rsidR="006A4781" w:rsidRDefault="006A4781" w:rsidP="001E7D0F">
      <w:pPr>
        <w:jc w:val="both"/>
        <w:rPr>
          <w:ins w:id="584" w:author="Stuart Jenkins" w:date="2019-08-12T11:48:00Z"/>
          <w:sz w:val="18"/>
          <w:szCs w:val="18"/>
        </w:rPr>
      </w:pPr>
    </w:p>
    <w:p w14:paraId="11859FB8" w14:textId="77777777" w:rsidR="006A4781" w:rsidRDefault="006A4781" w:rsidP="001E7D0F">
      <w:pPr>
        <w:jc w:val="both"/>
        <w:rPr>
          <w:ins w:id="585" w:author="Stuart Jenkins" w:date="2019-08-12T11:48:00Z"/>
          <w:sz w:val="18"/>
          <w:szCs w:val="18"/>
        </w:rPr>
      </w:pPr>
    </w:p>
    <w:p w14:paraId="7F11C1F0" w14:textId="45D0706C" w:rsidR="006A4781" w:rsidRDefault="006A4781" w:rsidP="001E7D0F">
      <w:pPr>
        <w:jc w:val="both"/>
        <w:rPr>
          <w:ins w:id="586" w:author="Stuart Jenkins" w:date="2019-08-12T11:48:00Z"/>
          <w:sz w:val="18"/>
          <w:szCs w:val="18"/>
        </w:rPr>
      </w:pPr>
    </w:p>
    <w:p w14:paraId="1DE66A22" w14:textId="77777777" w:rsidR="006A4781" w:rsidRDefault="006A4781" w:rsidP="001E7D0F">
      <w:pPr>
        <w:jc w:val="both"/>
        <w:rPr>
          <w:ins w:id="587" w:author="Stuart Jenkins" w:date="2019-08-12T11:48:00Z"/>
          <w:sz w:val="18"/>
          <w:szCs w:val="18"/>
        </w:rPr>
      </w:pPr>
    </w:p>
    <w:p w14:paraId="41CDE5BB" w14:textId="01D5B968" w:rsidR="006A4781" w:rsidRDefault="006A4781" w:rsidP="001E7D0F">
      <w:pPr>
        <w:jc w:val="both"/>
        <w:rPr>
          <w:ins w:id="588" w:author="Stuart Jenkins" w:date="2019-08-12T11:48:00Z"/>
          <w:sz w:val="18"/>
          <w:szCs w:val="18"/>
        </w:rPr>
      </w:pPr>
    </w:p>
    <w:p w14:paraId="1036805B" w14:textId="77777777" w:rsidR="006A4781" w:rsidRDefault="006A4781" w:rsidP="001E7D0F">
      <w:pPr>
        <w:jc w:val="both"/>
        <w:rPr>
          <w:ins w:id="589" w:author="Stuart Jenkins" w:date="2019-08-12T11:48:00Z"/>
          <w:sz w:val="18"/>
          <w:szCs w:val="18"/>
        </w:rPr>
      </w:pPr>
    </w:p>
    <w:p w14:paraId="56FFD211" w14:textId="77777777" w:rsidR="006A4781" w:rsidRDefault="006A4781" w:rsidP="001E7D0F">
      <w:pPr>
        <w:jc w:val="both"/>
        <w:rPr>
          <w:ins w:id="590" w:author="Stuart Jenkins" w:date="2019-08-12T11:48:00Z"/>
          <w:sz w:val="18"/>
          <w:szCs w:val="18"/>
        </w:rPr>
      </w:pPr>
    </w:p>
    <w:p w14:paraId="135BFEE1" w14:textId="77777777" w:rsidR="006A4781" w:rsidRDefault="006A4781" w:rsidP="001E7D0F">
      <w:pPr>
        <w:jc w:val="both"/>
        <w:rPr>
          <w:ins w:id="591" w:author="Stuart Jenkins" w:date="2019-08-12T11:48:00Z"/>
          <w:sz w:val="18"/>
          <w:szCs w:val="18"/>
        </w:rPr>
      </w:pPr>
    </w:p>
    <w:p w14:paraId="7F2CB5CB" w14:textId="0B585346" w:rsidR="006A4781" w:rsidRDefault="006A4781" w:rsidP="001E7D0F">
      <w:pPr>
        <w:jc w:val="both"/>
        <w:rPr>
          <w:ins w:id="592" w:author="Stuart Jenkins" w:date="2019-08-12T11:48:00Z"/>
          <w:sz w:val="18"/>
          <w:szCs w:val="18"/>
        </w:rPr>
      </w:pPr>
    </w:p>
    <w:p w14:paraId="54464492" w14:textId="77777777" w:rsidR="006A4781" w:rsidRDefault="006A4781" w:rsidP="001E7D0F">
      <w:pPr>
        <w:jc w:val="both"/>
        <w:rPr>
          <w:ins w:id="593" w:author="Stuart Jenkins" w:date="2019-08-12T11:48:00Z"/>
          <w:sz w:val="18"/>
          <w:szCs w:val="18"/>
        </w:rPr>
      </w:pPr>
    </w:p>
    <w:p w14:paraId="668AF69D" w14:textId="77777777" w:rsidR="006A4781" w:rsidRDefault="006A4781" w:rsidP="001E7D0F">
      <w:pPr>
        <w:jc w:val="both"/>
        <w:rPr>
          <w:ins w:id="594" w:author="Stuart Jenkins" w:date="2019-08-12T11:48:00Z"/>
          <w:sz w:val="18"/>
          <w:szCs w:val="18"/>
        </w:rPr>
      </w:pPr>
    </w:p>
    <w:p w14:paraId="064C7BC9" w14:textId="77777777" w:rsidR="006A4781" w:rsidRDefault="006A4781" w:rsidP="001E7D0F">
      <w:pPr>
        <w:jc w:val="both"/>
        <w:rPr>
          <w:ins w:id="595" w:author="Stuart Jenkins" w:date="2019-08-12T11:48:00Z"/>
          <w:sz w:val="18"/>
          <w:szCs w:val="18"/>
        </w:rPr>
      </w:pPr>
    </w:p>
    <w:p w14:paraId="04F49CF3" w14:textId="77777777" w:rsidR="006A4781" w:rsidRDefault="006A4781" w:rsidP="001E7D0F">
      <w:pPr>
        <w:jc w:val="both"/>
        <w:rPr>
          <w:ins w:id="596" w:author="Stuart Jenkins" w:date="2019-08-12T11:48:00Z"/>
          <w:sz w:val="18"/>
          <w:szCs w:val="18"/>
        </w:rPr>
      </w:pPr>
    </w:p>
    <w:p w14:paraId="22AFA3A3" w14:textId="7A2109C8" w:rsidR="006A4781" w:rsidRDefault="006A4781" w:rsidP="001E7D0F">
      <w:pPr>
        <w:jc w:val="both"/>
        <w:rPr>
          <w:ins w:id="597" w:author="Stuart Jenkins" w:date="2019-08-12T11:48:00Z"/>
          <w:sz w:val="18"/>
          <w:szCs w:val="18"/>
        </w:rPr>
      </w:pPr>
    </w:p>
    <w:p w14:paraId="003460DF" w14:textId="77777777" w:rsidR="006A4781" w:rsidRDefault="006A4781" w:rsidP="001E7D0F">
      <w:pPr>
        <w:jc w:val="both"/>
        <w:rPr>
          <w:ins w:id="598" w:author="Stuart Jenkins" w:date="2019-08-12T11:48:00Z"/>
          <w:sz w:val="18"/>
          <w:szCs w:val="18"/>
        </w:rPr>
      </w:pPr>
    </w:p>
    <w:p w14:paraId="47091672" w14:textId="77777777" w:rsidR="006A4781" w:rsidRDefault="006A4781" w:rsidP="001E7D0F">
      <w:pPr>
        <w:jc w:val="both"/>
        <w:rPr>
          <w:ins w:id="599" w:author="Stuart Jenkins" w:date="2019-08-12T11:48:00Z"/>
          <w:sz w:val="18"/>
          <w:szCs w:val="18"/>
        </w:rPr>
      </w:pPr>
    </w:p>
    <w:p w14:paraId="4CB69DF0" w14:textId="77777777" w:rsidR="006A4781" w:rsidRDefault="006A4781" w:rsidP="001E7D0F">
      <w:pPr>
        <w:jc w:val="both"/>
        <w:rPr>
          <w:ins w:id="600" w:author="Stuart Jenkins" w:date="2019-08-12T11:48:00Z"/>
          <w:sz w:val="18"/>
          <w:szCs w:val="18"/>
        </w:rPr>
      </w:pPr>
    </w:p>
    <w:p w14:paraId="6D5EB617" w14:textId="77777777" w:rsidR="006A4781" w:rsidRDefault="006A4781" w:rsidP="001E7D0F">
      <w:pPr>
        <w:jc w:val="both"/>
        <w:rPr>
          <w:ins w:id="601" w:author="Stuart Jenkins" w:date="2019-08-12T11:48:00Z"/>
          <w:sz w:val="18"/>
          <w:szCs w:val="18"/>
        </w:rPr>
      </w:pPr>
    </w:p>
    <w:p w14:paraId="72AC3EC5" w14:textId="77777777" w:rsidR="006A4781" w:rsidRDefault="006A4781" w:rsidP="001E7D0F">
      <w:pPr>
        <w:jc w:val="both"/>
        <w:rPr>
          <w:ins w:id="602" w:author="Stuart Jenkins" w:date="2019-08-12T11:48:00Z"/>
          <w:sz w:val="18"/>
          <w:szCs w:val="18"/>
        </w:rPr>
      </w:pPr>
    </w:p>
    <w:p w14:paraId="3A2D26A1" w14:textId="77777777" w:rsidR="006A4781" w:rsidRDefault="006A4781" w:rsidP="001E7D0F">
      <w:pPr>
        <w:jc w:val="both"/>
        <w:rPr>
          <w:ins w:id="603" w:author="Stuart Jenkins" w:date="2019-08-12T11:48:00Z"/>
          <w:sz w:val="18"/>
          <w:szCs w:val="18"/>
        </w:rPr>
      </w:pPr>
    </w:p>
    <w:p w14:paraId="4DCF5699" w14:textId="159D5024" w:rsidR="006A4781" w:rsidRDefault="006A4781" w:rsidP="001E7D0F">
      <w:pPr>
        <w:jc w:val="both"/>
        <w:rPr>
          <w:ins w:id="604" w:author="Stuart Jenkins" w:date="2019-08-12T11:48:00Z"/>
          <w:sz w:val="18"/>
          <w:szCs w:val="18"/>
        </w:rPr>
      </w:pPr>
    </w:p>
    <w:p w14:paraId="1A5398E4" w14:textId="77777777" w:rsidR="006A4781" w:rsidRDefault="006A4781" w:rsidP="001E7D0F">
      <w:pPr>
        <w:jc w:val="both"/>
        <w:rPr>
          <w:ins w:id="605" w:author="Stuart Jenkins" w:date="2019-08-12T11:48:00Z"/>
          <w:sz w:val="18"/>
          <w:szCs w:val="18"/>
        </w:rPr>
      </w:pPr>
    </w:p>
    <w:p w14:paraId="3F76CBC3" w14:textId="77777777" w:rsidR="006A4781" w:rsidRDefault="006A4781" w:rsidP="001E7D0F">
      <w:pPr>
        <w:jc w:val="both"/>
        <w:rPr>
          <w:ins w:id="606" w:author="Stuart Jenkins" w:date="2019-08-12T11:48:00Z"/>
          <w:sz w:val="18"/>
          <w:szCs w:val="18"/>
        </w:rPr>
      </w:pPr>
    </w:p>
    <w:p w14:paraId="32E42D0B" w14:textId="77777777" w:rsidR="006A4781" w:rsidRDefault="006A4781" w:rsidP="001E7D0F">
      <w:pPr>
        <w:jc w:val="both"/>
        <w:rPr>
          <w:ins w:id="607" w:author="Stuart Jenkins" w:date="2019-08-12T11:48:00Z"/>
          <w:sz w:val="18"/>
          <w:szCs w:val="18"/>
        </w:rPr>
      </w:pPr>
    </w:p>
    <w:p w14:paraId="1110796C" w14:textId="77777777" w:rsidR="006A4781" w:rsidRDefault="006A4781" w:rsidP="001E7D0F">
      <w:pPr>
        <w:jc w:val="both"/>
        <w:rPr>
          <w:ins w:id="608" w:author="Stuart Jenkins" w:date="2019-08-12T11:48:00Z"/>
          <w:sz w:val="18"/>
          <w:szCs w:val="18"/>
        </w:rPr>
      </w:pPr>
    </w:p>
    <w:p w14:paraId="13F7B87B" w14:textId="77777777" w:rsidR="006A4781" w:rsidRDefault="006A4781" w:rsidP="001E7D0F">
      <w:pPr>
        <w:jc w:val="both"/>
        <w:rPr>
          <w:ins w:id="609" w:author="Stuart Jenkins" w:date="2019-08-12T11:48:00Z"/>
          <w:sz w:val="18"/>
          <w:szCs w:val="18"/>
        </w:rPr>
      </w:pPr>
    </w:p>
    <w:p w14:paraId="6ECFC517" w14:textId="736F3AC9" w:rsidR="00E9530F" w:rsidRDefault="00E9530F" w:rsidP="001E7D0F">
      <w:pPr>
        <w:jc w:val="both"/>
        <w:rPr>
          <w:ins w:id="610" w:author="Stuart Jenkins" w:date="2019-08-12T11:29:00Z"/>
          <w:sz w:val="18"/>
          <w:szCs w:val="18"/>
        </w:rPr>
      </w:pPr>
    </w:p>
    <w:p w14:paraId="7118E72C" w14:textId="2B6834E3" w:rsidR="00E9530F" w:rsidRDefault="00E9530F" w:rsidP="001E7D0F">
      <w:pPr>
        <w:jc w:val="both"/>
        <w:rPr>
          <w:ins w:id="611" w:author="Stuart Jenkins" w:date="2019-08-12T11:29:00Z"/>
          <w:sz w:val="18"/>
          <w:szCs w:val="18"/>
        </w:rPr>
      </w:pPr>
    </w:p>
    <w:p w14:paraId="1BA8689F" w14:textId="383214C7" w:rsidR="00894856" w:rsidRDefault="00894856" w:rsidP="001E7D0F">
      <w:pPr>
        <w:jc w:val="both"/>
        <w:rPr>
          <w:sz w:val="18"/>
          <w:szCs w:val="18"/>
        </w:rPr>
      </w:pPr>
      <w:r>
        <w:rPr>
          <w:sz w:val="18"/>
          <w:szCs w:val="18"/>
        </w:rPr>
        <w:t>computing CO</w:t>
      </w:r>
      <w:r w:rsidRPr="00894856">
        <w:rPr>
          <w:sz w:val="18"/>
          <w:szCs w:val="18"/>
          <w:vertAlign w:val="subscript"/>
        </w:rPr>
        <w:t>2</w:t>
      </w:r>
      <w:r>
        <w:rPr>
          <w:sz w:val="18"/>
          <w:szCs w:val="18"/>
        </w:rPr>
        <w:t xml:space="preserve">-fe emissions directly instead of inferring them from a temperature response to </w:t>
      </w:r>
      <w:r w:rsidR="00B617C8">
        <w:rPr>
          <w:sz w:val="18"/>
          <w:szCs w:val="18"/>
        </w:rPr>
        <w:t xml:space="preserve">the </w:t>
      </w:r>
      <w:r>
        <w:rPr>
          <w:sz w:val="18"/>
          <w:szCs w:val="18"/>
        </w:rPr>
        <w:t>non-CO</w:t>
      </w:r>
      <w:r w:rsidRPr="00894856">
        <w:rPr>
          <w:sz w:val="18"/>
          <w:szCs w:val="18"/>
          <w:vertAlign w:val="subscript"/>
        </w:rPr>
        <w:t>2</w:t>
      </w:r>
      <w:r>
        <w:rPr>
          <w:sz w:val="18"/>
          <w:szCs w:val="18"/>
        </w:rPr>
        <w:t xml:space="preserve"> pollutants</w:t>
      </w:r>
      <w:r w:rsidR="00C14D67">
        <w:rPr>
          <w:sz w:val="18"/>
          <w:szCs w:val="18"/>
        </w:rPr>
        <w:t xml:space="preserve"> the uncertainty we compute for the likely</w:t>
      </w:r>
      <w:ins w:id="612" w:author="Stuart Jenkins" w:date="2019-08-12T11:20:00Z">
        <w:r w:rsidR="00D50110">
          <w:rPr>
            <w:sz w:val="18"/>
            <w:szCs w:val="18"/>
          </w:rPr>
          <w:t>-</w:t>
        </w:r>
      </w:ins>
      <w:del w:id="613" w:author="Stuart Jenkins" w:date="2019-08-12T11:20:00Z">
        <w:r w:rsidR="00C14D67" w:rsidDel="00D50110">
          <w:rPr>
            <w:sz w:val="18"/>
            <w:szCs w:val="18"/>
          </w:rPr>
          <w:delText xml:space="preserve"> </w:delText>
        </w:r>
      </w:del>
      <w:r w:rsidR="00C14D67">
        <w:rPr>
          <w:sz w:val="18"/>
          <w:szCs w:val="18"/>
        </w:rPr>
        <w:t xml:space="preserve">range </w:t>
      </w:r>
      <w:ins w:id="614" w:author="Stuart Jenkins" w:date="2019-08-12T11:21:00Z">
        <w:r w:rsidR="00D50110">
          <w:rPr>
            <w:sz w:val="18"/>
            <w:szCs w:val="18"/>
          </w:rPr>
          <w:t xml:space="preserve">of </w:t>
        </w:r>
      </w:ins>
      <w:r w:rsidR="00C14D67">
        <w:rPr>
          <w:sz w:val="18"/>
          <w:szCs w:val="18"/>
        </w:rPr>
        <w:t xml:space="preserve">carbon budgets is </w:t>
      </w:r>
      <w:proofErr w:type="gramStart"/>
      <w:r w:rsidR="00C14D67">
        <w:rPr>
          <w:sz w:val="18"/>
          <w:szCs w:val="18"/>
        </w:rPr>
        <w:t>reduced</w:t>
      </w:r>
      <w:ins w:id="615" w:author="Stuart Jenkins" w:date="2019-08-12T11:21:00Z">
        <w:r w:rsidR="00D50110">
          <w:rPr>
            <w:sz w:val="18"/>
            <w:szCs w:val="18"/>
          </w:rPr>
          <w:t>[</w:t>
        </w:r>
        <w:proofErr w:type="gramEnd"/>
        <w:r w:rsidR="00D50110">
          <w:rPr>
            <w:sz w:val="18"/>
            <w:szCs w:val="18"/>
          </w:rPr>
          <w:t>!explain or reference!</w:t>
        </w:r>
        <w:r w:rsidR="00FD5FDC">
          <w:rPr>
            <w:sz w:val="18"/>
            <w:szCs w:val="18"/>
          </w:rPr>
          <w:t xml:space="preserve">, </w:t>
        </w:r>
      </w:ins>
      <w:ins w:id="616" w:author="Stuart Jenkins" w:date="2019-08-12T11:22:00Z">
        <w:r w:rsidR="005154EE">
          <w:rPr>
            <w:sz w:val="18"/>
            <w:szCs w:val="18"/>
          </w:rPr>
          <w:t xml:space="preserve">or </w:t>
        </w:r>
      </w:ins>
      <w:ins w:id="617" w:author="Stuart Jenkins" w:date="2019-08-12T11:21:00Z">
        <w:r w:rsidR="00FD5FDC">
          <w:rPr>
            <w:sz w:val="18"/>
            <w:szCs w:val="18"/>
          </w:rPr>
          <w:t>using schematic fi</w:t>
        </w:r>
      </w:ins>
      <w:ins w:id="618" w:author="Stuart Jenkins" w:date="2019-08-12T11:22:00Z">
        <w:r w:rsidR="00FD5FDC">
          <w:rPr>
            <w:sz w:val="18"/>
            <w:szCs w:val="18"/>
          </w:rPr>
          <w:t>gure in second section</w:t>
        </w:r>
        <w:r w:rsidR="00385CAE">
          <w:rPr>
            <w:sz w:val="18"/>
            <w:szCs w:val="18"/>
          </w:rPr>
          <w:t>?</w:t>
        </w:r>
      </w:ins>
      <w:ins w:id="619" w:author="Stuart Jenkins" w:date="2019-08-12T11:21:00Z">
        <w:r w:rsidR="00D50110">
          <w:rPr>
            <w:sz w:val="18"/>
            <w:szCs w:val="18"/>
          </w:rPr>
          <w:t>]</w:t>
        </w:r>
      </w:ins>
      <w:r>
        <w:rPr>
          <w:sz w:val="18"/>
          <w:szCs w:val="18"/>
        </w:rPr>
        <w:t>.</w:t>
      </w:r>
    </w:p>
    <w:p w14:paraId="053933CF" w14:textId="0CDF3736" w:rsidR="00894856" w:rsidRDefault="00894856" w:rsidP="001E7D0F">
      <w:pPr>
        <w:jc w:val="both"/>
        <w:rPr>
          <w:sz w:val="18"/>
          <w:szCs w:val="18"/>
        </w:rPr>
      </w:pPr>
    </w:p>
    <w:p w14:paraId="1B14CCF6" w14:textId="4CB1F92D" w:rsidR="00654E0F" w:rsidDel="00DC32AE" w:rsidRDefault="004D2371" w:rsidP="001E7D0F">
      <w:pPr>
        <w:jc w:val="both"/>
        <w:rPr>
          <w:del w:id="620" w:author="Stuart Jenkins" w:date="2019-08-12T11:40:00Z"/>
          <w:sz w:val="18"/>
          <w:szCs w:val="18"/>
        </w:rPr>
      </w:pPr>
      <w:r>
        <w:rPr>
          <w:sz w:val="18"/>
          <w:szCs w:val="18"/>
        </w:rPr>
        <w:t>Figure 4 shows how a range of cumulative CO</w:t>
      </w:r>
      <w:r w:rsidRPr="004D2371">
        <w:rPr>
          <w:sz w:val="18"/>
          <w:szCs w:val="18"/>
          <w:vertAlign w:val="subscript"/>
        </w:rPr>
        <w:t>2</w:t>
      </w:r>
      <w:r>
        <w:rPr>
          <w:sz w:val="18"/>
          <w:szCs w:val="18"/>
        </w:rPr>
        <w:t xml:space="preserve"> and non-CO</w:t>
      </w:r>
      <w:r w:rsidRPr="004D2371">
        <w:rPr>
          <w:sz w:val="18"/>
          <w:szCs w:val="18"/>
          <w:vertAlign w:val="subscript"/>
        </w:rPr>
        <w:t>2</w:t>
      </w:r>
      <w:r>
        <w:rPr>
          <w:sz w:val="18"/>
          <w:szCs w:val="18"/>
        </w:rPr>
        <w:t xml:space="preserve"> CO</w:t>
      </w:r>
      <w:r w:rsidRPr="004D2371">
        <w:rPr>
          <w:sz w:val="18"/>
          <w:szCs w:val="18"/>
          <w:vertAlign w:val="subscript"/>
        </w:rPr>
        <w:t>2</w:t>
      </w:r>
      <w:r>
        <w:rPr>
          <w:sz w:val="18"/>
          <w:szCs w:val="18"/>
        </w:rPr>
        <w:t>-fe budgets combine to create 1.5</w:t>
      </w:r>
      <w:r w:rsidRPr="001E7D0F">
        <w:rPr>
          <w:rFonts w:ascii="Avenir Next" w:eastAsia="Cambria Math" w:hAnsi="Avenir Next"/>
          <w:sz w:val="18"/>
          <w:szCs w:val="18"/>
        </w:rPr>
        <w:t>℃</w:t>
      </w:r>
      <w:r>
        <w:rPr>
          <w:sz w:val="18"/>
          <w:szCs w:val="18"/>
        </w:rPr>
        <w:t>-compatible total</w:t>
      </w:r>
      <w:ins w:id="621" w:author="Stuart Jenkins" w:date="2019-08-12T11:46:00Z">
        <w:r w:rsidR="00ED7714">
          <w:rPr>
            <w:sz w:val="18"/>
            <w:szCs w:val="18"/>
          </w:rPr>
          <w:t xml:space="preserve"> CO</w:t>
        </w:r>
        <w:r w:rsidR="00ED7714" w:rsidRPr="00ED7714">
          <w:rPr>
            <w:sz w:val="18"/>
            <w:szCs w:val="18"/>
            <w:vertAlign w:val="subscript"/>
            <w:rPrChange w:id="622" w:author="Stuart Jenkins" w:date="2019-08-12T11:46:00Z">
              <w:rPr>
                <w:sz w:val="18"/>
                <w:szCs w:val="18"/>
              </w:rPr>
            </w:rPrChange>
          </w:rPr>
          <w:t>2</w:t>
        </w:r>
        <w:r w:rsidR="00ED7714">
          <w:rPr>
            <w:sz w:val="18"/>
            <w:szCs w:val="18"/>
          </w:rPr>
          <w:t xml:space="preserve"> budgets</w:t>
        </w:r>
      </w:ins>
      <w:del w:id="623" w:author="Stuart Jenkins" w:date="2019-08-12T11:46:00Z">
        <w:r w:rsidDel="00ED7714">
          <w:rPr>
            <w:sz w:val="18"/>
            <w:szCs w:val="18"/>
          </w:rPr>
          <w:delText>s such as is remaining under the most ambitious goal set in the Paris Agreement</w:delText>
        </w:r>
      </w:del>
      <w:r>
        <w:rPr>
          <w:sz w:val="18"/>
          <w:szCs w:val="18"/>
        </w:rPr>
        <w:t xml:space="preserve">. </w:t>
      </w:r>
      <w:r w:rsidR="00DF0F64">
        <w:rPr>
          <w:sz w:val="18"/>
          <w:szCs w:val="18"/>
        </w:rPr>
        <w:t xml:space="preserve">We use the </w:t>
      </w:r>
      <w:proofErr w:type="spellStart"/>
      <w:r w:rsidR="00DF0F64">
        <w:rPr>
          <w:sz w:val="18"/>
          <w:szCs w:val="18"/>
        </w:rPr>
        <w:t>Haustein</w:t>
      </w:r>
      <w:proofErr w:type="spellEnd"/>
      <w:r w:rsidR="00DF0F64">
        <w:rPr>
          <w:sz w:val="18"/>
          <w:szCs w:val="18"/>
        </w:rPr>
        <w:t xml:space="preserve"> </w:t>
      </w:r>
      <w:r w:rsidR="00DF0F64" w:rsidRPr="00DF0F64">
        <w:rPr>
          <w:i/>
          <w:iCs/>
          <w:sz w:val="18"/>
          <w:szCs w:val="18"/>
        </w:rPr>
        <w:t>et al</w:t>
      </w:r>
      <w:r w:rsidR="00DF0F64">
        <w:rPr>
          <w:sz w:val="18"/>
          <w:szCs w:val="18"/>
        </w:rPr>
        <w:t>.</w:t>
      </w:r>
      <w:r w:rsidR="00DF0F64">
        <w:rPr>
          <w:sz w:val="18"/>
          <w:szCs w:val="18"/>
        </w:rPr>
        <w:fldChar w:fldCharType="begin"/>
      </w:r>
      <w:ins w:id="624" w:author="Stuart Jenkins" w:date="2019-08-09T14:41:00Z">
        <w:r w:rsidR="00962A94">
          <w:rPr>
            <w:sz w:val="18"/>
            <w:szCs w:val="18"/>
          </w:rPr>
          <w:instrText xml:space="preserve"> ADDIN ZOTERO_ITEM CSL_CITATION {"citationID":"TTB7ZNZY","properties":{"formattedCitation":"\\super 13\\nosupersub{}","plainCitation":"13","noteIndex":0},"citationItems":[{"id":24,"uris":["http://zotero.org/users/local/uNYZvaCf/items/DPEAEVXQ"],"uri":["http://zotero.org/users/local/uNYZvaCf/items/DPEAEVXQ"],"itemData":{"id":24,"type":"article-journal","title":"A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instrText>
        </w:r>
      </w:ins>
      <w:del w:id="625" w:author="Stuart Jenkins" w:date="2019-08-09T14:16:00Z">
        <w:r w:rsidR="00DF0F64" w:rsidDel="00045CB8">
          <w:rPr>
            <w:sz w:val="18"/>
            <w:szCs w:val="18"/>
          </w:rPr>
          <w:delInstrText xml:space="preserve"> ADDIN ZOTERO_ITEM CSL_CITATION {"citationID":"TTB7ZNZY","properties":{"formattedCitation":"\\super 2\\nosupersub{}","plainCitation":"2","noteIndex":0},"citationItems":[{"id":24,"uris":["http://zotero.org/users/local/uNYZvaCf/items/DPEAEVXQ"],"uri":["http://zotero.org/users/local/uNYZvaCf/items/DPEAEVXQ"],"itemData":{"id":24,"type":"article-journal","title":"A real-time Global Warming Index","container-title":"Scientific Reports","page":"15417","volume":"7","issue":"1","source":"www.nature.com","abstract":"We propose a simple real-time index of global human-induced warming and assess its robustness to uncertainties in climate forcing and short-term climate fluctuations. This index provides improved scientific context for temperature stabilisation targets and has the potential to decrease the volatility of climate policy. We quantify uncertainties arising from temperature observations, climate radiative forcings, internal variability and the model response. Our index and the associated rate of human-induced warming is compatible with a range of other more sophisticated methods to estimate the human contribution to observed global temperature change.","DOI":"10.1038/s41598-017-14828-5","ISSN":"2045-2322","language":"en","author":[{"family":"Haustein","given":"K."},{"family":"Allen","given":"M. R."},{"family":"Forster","given":"P. M."},{"family":"Otto","given":"F. E. L."},{"family":"Mitchell","given":"D. M."},{"family":"Matthews","given":"H. D."},{"family":"Frame","given":"D. J."}],"issued":{"date-parts":[["2017",11,13]]}}}],"schema":"https://github.com/citation-style-language/schema/raw/master/csl-citation.json"} </w:delInstrText>
        </w:r>
      </w:del>
      <w:r w:rsidR="00DF0F64">
        <w:rPr>
          <w:sz w:val="18"/>
          <w:szCs w:val="18"/>
        </w:rPr>
        <w:fldChar w:fldCharType="separate"/>
      </w:r>
      <w:ins w:id="626" w:author="Stuart Jenkins" w:date="2019-08-09T14:41:00Z">
        <w:r w:rsidR="00962A94" w:rsidRPr="00962A94">
          <w:rPr>
            <w:rFonts w:ascii="Calibri" w:cs="Calibri"/>
            <w:sz w:val="18"/>
            <w:vertAlign w:val="superscript"/>
            <w:rPrChange w:id="627" w:author="Stuart Jenkins" w:date="2019-08-09T14:41:00Z">
              <w:rPr>
                <w:rFonts w:ascii="Times New Roman" w:hAnsi="Times New Roman" w:cs="Times New Roman"/>
                <w:vertAlign w:val="superscript"/>
              </w:rPr>
            </w:rPrChange>
          </w:rPr>
          <w:t>13</w:t>
        </w:r>
      </w:ins>
      <w:del w:id="628" w:author="Stuart Jenkins" w:date="2019-08-09T14:16:00Z">
        <w:r w:rsidR="00DF0F64" w:rsidRPr="00CB2E69" w:rsidDel="00045CB8">
          <w:rPr>
            <w:rFonts w:ascii="Calibri" w:cs="Calibri"/>
            <w:sz w:val="18"/>
            <w:vertAlign w:val="superscript"/>
          </w:rPr>
          <w:delText>2</w:delText>
        </w:r>
      </w:del>
      <w:r w:rsidR="00DF0F64">
        <w:rPr>
          <w:sz w:val="18"/>
          <w:szCs w:val="18"/>
        </w:rPr>
        <w:fldChar w:fldCharType="end"/>
      </w:r>
      <w:r w:rsidR="00DF0F64">
        <w:rPr>
          <w:sz w:val="18"/>
          <w:szCs w:val="18"/>
        </w:rPr>
        <w:t xml:space="preserve"> optimal fingerprinting technique with best-estimate RF timeseries to estimate the present day temperature anomaly (1.04</w:t>
      </w:r>
      <w:r w:rsidR="00DF0F64" w:rsidRPr="001E7D0F">
        <w:rPr>
          <w:rFonts w:ascii="Avenir Next" w:eastAsia="Cambria Math" w:hAnsi="Avenir Next"/>
          <w:sz w:val="18"/>
          <w:szCs w:val="18"/>
        </w:rPr>
        <w:t>℃</w:t>
      </w:r>
      <w:r w:rsidR="00DF0F64">
        <w:rPr>
          <w:sz w:val="18"/>
          <w:szCs w:val="18"/>
        </w:rPr>
        <w:t xml:space="preserve"> above 1850-1900 preindustrial period). We use this and a range of TCRE values to calculate total remaining carbon budget</w:t>
      </w:r>
      <w:ins w:id="629" w:author="Stuart Jenkins" w:date="2019-08-12T11:48:00Z">
        <w:r w:rsidR="00E70C1B">
          <w:rPr>
            <w:sz w:val="18"/>
            <w:szCs w:val="18"/>
          </w:rPr>
          <w:t xml:space="preserve">s, which are </w:t>
        </w:r>
      </w:ins>
      <w:del w:id="630" w:author="Stuart Jenkins" w:date="2019-08-12T11:48:00Z">
        <w:r w:rsidR="00DF0F64" w:rsidDel="00E70C1B">
          <w:rPr>
            <w:sz w:val="18"/>
            <w:szCs w:val="18"/>
          </w:rPr>
          <w:delText xml:space="preserve">s. These can be </w:delText>
        </w:r>
      </w:del>
      <w:r w:rsidR="00DF0F64">
        <w:rPr>
          <w:sz w:val="18"/>
          <w:szCs w:val="18"/>
        </w:rPr>
        <w:t>split between CO</w:t>
      </w:r>
      <w:r w:rsidR="00DF0F64" w:rsidRPr="00DF0F64">
        <w:rPr>
          <w:sz w:val="18"/>
          <w:szCs w:val="18"/>
          <w:vertAlign w:val="subscript"/>
        </w:rPr>
        <w:t>2</w:t>
      </w:r>
      <w:r w:rsidR="00DF0F64">
        <w:rPr>
          <w:sz w:val="18"/>
          <w:szCs w:val="18"/>
        </w:rPr>
        <w:t xml:space="preserve"> </w:t>
      </w:r>
      <w:ins w:id="631" w:author="Stuart Jenkins" w:date="2019-08-12T11:49:00Z">
        <w:r w:rsidR="00C20A41">
          <w:rPr>
            <w:sz w:val="18"/>
            <w:szCs w:val="18"/>
          </w:rPr>
          <w:t xml:space="preserve">(horizontal axis) </w:t>
        </w:r>
      </w:ins>
      <w:r w:rsidR="00DF0F64">
        <w:rPr>
          <w:sz w:val="18"/>
          <w:szCs w:val="18"/>
        </w:rPr>
        <w:t>and non-CO</w:t>
      </w:r>
      <w:r w:rsidR="00DF0F64" w:rsidRPr="00DF0F64">
        <w:rPr>
          <w:sz w:val="18"/>
          <w:szCs w:val="18"/>
          <w:vertAlign w:val="subscript"/>
        </w:rPr>
        <w:t>2</w:t>
      </w:r>
      <w:r w:rsidR="00DF0F64">
        <w:rPr>
          <w:sz w:val="18"/>
          <w:szCs w:val="18"/>
        </w:rPr>
        <w:t xml:space="preserve"> </w:t>
      </w:r>
      <w:ins w:id="632" w:author="Stuart Jenkins" w:date="2019-08-12T11:49:00Z">
        <w:r w:rsidR="00C20A41">
          <w:rPr>
            <w:sz w:val="18"/>
            <w:szCs w:val="18"/>
          </w:rPr>
          <w:t xml:space="preserve">(vertical axis) </w:t>
        </w:r>
      </w:ins>
      <w:r w:rsidR="00DF0F64">
        <w:rPr>
          <w:sz w:val="18"/>
          <w:szCs w:val="18"/>
        </w:rPr>
        <w:t xml:space="preserve">sources. </w:t>
      </w:r>
    </w:p>
    <w:p w14:paraId="2D082368" w14:textId="2AFB8BBF" w:rsidR="00654E0F" w:rsidDel="00DC32AE" w:rsidRDefault="009615C3" w:rsidP="001E7D0F">
      <w:pPr>
        <w:jc w:val="both"/>
        <w:rPr>
          <w:del w:id="633" w:author="Stuart Jenkins" w:date="2019-08-12T11:40:00Z"/>
          <w:sz w:val="18"/>
          <w:szCs w:val="18"/>
        </w:rPr>
      </w:pPr>
      <w:r>
        <w:rPr>
          <w:noProof/>
        </w:rPr>
        <mc:AlternateContent>
          <mc:Choice Requires="wps">
            <w:drawing>
              <wp:anchor distT="0" distB="0" distL="114300" distR="114300" simplePos="0" relativeHeight="251663360" behindDoc="0" locked="0" layoutInCell="1" allowOverlap="1" wp14:anchorId="180723DD" wp14:editId="6E04553B">
                <wp:simplePos x="0" y="0"/>
                <wp:positionH relativeFrom="column">
                  <wp:posOffset>59267</wp:posOffset>
                </wp:positionH>
                <wp:positionV relativeFrom="paragraph">
                  <wp:posOffset>4953000</wp:posOffset>
                </wp:positionV>
                <wp:extent cx="6036733" cy="1193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036733" cy="1193800"/>
                        </a:xfrm>
                        <a:prstGeom prst="rect">
                          <a:avLst/>
                        </a:prstGeom>
                        <a:solidFill>
                          <a:schemeClr val="lt1"/>
                        </a:solidFill>
                        <a:ln w="6350">
                          <a:noFill/>
                        </a:ln>
                      </wps:spPr>
                      <wps:txbx>
                        <w:txbxContent>
                          <w:p w14:paraId="06CEF8F1" w14:textId="1642A080" w:rsidR="004C1720" w:rsidRPr="00BE633F" w:rsidRDefault="004C1720" w:rsidP="00654E0F">
                            <w:pPr>
                              <w:jc w:val="both"/>
                              <w:rPr>
                                <w:sz w:val="18"/>
                                <w:szCs w:val="18"/>
                              </w:rPr>
                            </w:pPr>
                            <w:r w:rsidRPr="00BE633F">
                              <w:rPr>
                                <w:b/>
                                <w:bCs/>
                                <w:sz w:val="18"/>
                                <w:szCs w:val="18"/>
                              </w:rPr>
                              <w:t xml:space="preserve">Figure </w:t>
                            </w:r>
                            <w:r>
                              <w:rPr>
                                <w:b/>
                                <w:bCs/>
                                <w:sz w:val="18"/>
                                <w:szCs w:val="18"/>
                              </w:rPr>
                              <w:t>4</w:t>
                            </w:r>
                            <w:r w:rsidRPr="00BE633F">
                              <w:rPr>
                                <w:sz w:val="18"/>
                                <w:szCs w:val="18"/>
                              </w:rPr>
                              <w:t xml:space="preserve">: </w:t>
                            </w:r>
                            <w:r>
                              <w:rPr>
                                <w:sz w:val="18"/>
                                <w:szCs w:val="18"/>
                              </w:rPr>
                              <w:t>Remaining emissions budgets consistent with a 1.5</w:t>
                            </w:r>
                            <w:r w:rsidRPr="001E7D0F">
                              <w:rPr>
                                <w:rFonts w:ascii="Avenir Next" w:eastAsia="Cambria Math" w:hAnsi="Avenir Next"/>
                                <w:sz w:val="18"/>
                                <w:szCs w:val="18"/>
                              </w:rPr>
                              <w:t>℃</w:t>
                            </w:r>
                            <w:r>
                              <w:rPr>
                                <w:sz w:val="18"/>
                                <w:szCs w:val="18"/>
                              </w:rPr>
                              <w:t xml:space="preserve"> world split between a carbon and non-CO</w:t>
                            </w:r>
                            <w:r w:rsidRPr="00654E0F">
                              <w:rPr>
                                <w:sz w:val="18"/>
                                <w:szCs w:val="18"/>
                                <w:vertAlign w:val="subscript"/>
                              </w:rPr>
                              <w:t>2</w:t>
                            </w:r>
                            <w:r>
                              <w:rPr>
                                <w:sz w:val="18"/>
                                <w:szCs w:val="18"/>
                              </w:rPr>
                              <w:t xml:space="preserve"> CO</w:t>
                            </w:r>
                            <w:r w:rsidRPr="00654E0F">
                              <w:rPr>
                                <w:sz w:val="18"/>
                                <w:szCs w:val="18"/>
                                <w:vertAlign w:val="subscript"/>
                              </w:rPr>
                              <w:t>2</w:t>
                            </w:r>
                            <w:r>
                              <w:rPr>
                                <w:sz w:val="18"/>
                                <w:szCs w:val="18"/>
                              </w:rPr>
                              <w:t xml:space="preserve">-fe budget. The TCRE affects the total budget remaining to a given temperature anomaly (shading shows size of remaining total budget or equivalently TCRE value). The </w:t>
                            </w:r>
                            <w:proofErr w:type="gramStart"/>
                            <w:r>
                              <w:rPr>
                                <w:sz w:val="18"/>
                                <w:szCs w:val="18"/>
                              </w:rPr>
                              <w:t>present day</w:t>
                            </w:r>
                            <w:proofErr w:type="gramEnd"/>
                            <w:r>
                              <w:rPr>
                                <w:sz w:val="18"/>
                                <w:szCs w:val="18"/>
                              </w:rPr>
                              <w:t xml:space="preserve"> temperature anomaly is taken as 1.04</w:t>
                            </w:r>
                            <w:r w:rsidRPr="001E7D0F">
                              <w:rPr>
                                <w:rFonts w:ascii="Avenir Next" w:eastAsia="Cambria Math" w:hAnsi="Avenir Next"/>
                                <w:sz w:val="18"/>
                                <w:szCs w:val="18"/>
                              </w:rPr>
                              <w:t>℃</w:t>
                            </w:r>
                            <w:r>
                              <w:rPr>
                                <w:sz w:val="18"/>
                                <w:szCs w:val="18"/>
                              </w:rPr>
                              <w:t xml:space="preserve"> (computed using </w:t>
                            </w:r>
                            <w:proofErr w:type="spellStart"/>
                            <w:r>
                              <w:rPr>
                                <w:sz w:val="18"/>
                                <w:szCs w:val="18"/>
                              </w:rPr>
                              <w:t>Haustein</w:t>
                            </w:r>
                            <w:proofErr w:type="spellEnd"/>
                            <w:r>
                              <w:rPr>
                                <w:sz w:val="18"/>
                                <w:szCs w:val="18"/>
                              </w:rPr>
                              <w:t xml:space="preserve"> </w:t>
                            </w:r>
                            <w:r w:rsidRPr="009615C3">
                              <w:rPr>
                                <w:i/>
                                <w:iCs/>
                                <w:sz w:val="18"/>
                                <w:szCs w:val="18"/>
                              </w:rPr>
                              <w:t>et al.</w:t>
                            </w:r>
                            <w:r>
                              <w:rPr>
                                <w:sz w:val="18"/>
                                <w:szCs w:val="18"/>
                              </w:rPr>
                              <w:t xml:space="preserve"> (2017) methodology). Solid black circles show the location of all 1.5</w:t>
                            </w:r>
                            <w:r w:rsidRPr="001E7D0F">
                              <w:rPr>
                                <w:rFonts w:ascii="Avenir Next" w:eastAsia="Cambria Math" w:hAnsi="Avenir Next"/>
                                <w:sz w:val="18"/>
                                <w:szCs w:val="18"/>
                              </w:rPr>
                              <w:t>℃</w:t>
                            </w:r>
                            <w:r>
                              <w:rPr>
                                <w:sz w:val="18"/>
                                <w:szCs w:val="18"/>
                              </w:rPr>
                              <w:t>-compatible scenarios plotted in figure 1</w:t>
                            </w:r>
                            <w:proofErr w:type="gramStart"/>
                            <w:r>
                              <w:rPr>
                                <w:sz w:val="18"/>
                                <w:szCs w:val="18"/>
                              </w:rPr>
                              <w:t>c,d</w:t>
                            </w:r>
                            <w:proofErr w:type="gramEnd"/>
                            <w:r>
                              <w:rPr>
                                <w:sz w:val="18"/>
                                <w:szCs w:val="18"/>
                              </w:rPr>
                              <w:t xml:space="preserve"> (coloured in dark blue). Large blue circle shows the median of all 1.5</w:t>
                            </w:r>
                            <w:r w:rsidRPr="001E7D0F">
                              <w:rPr>
                                <w:rFonts w:ascii="Avenir Next" w:eastAsia="Cambria Math" w:hAnsi="Avenir Next"/>
                                <w:sz w:val="18"/>
                                <w:szCs w:val="18"/>
                              </w:rPr>
                              <w:t>℃</w:t>
                            </w:r>
                            <w:r>
                              <w:rPr>
                                <w:sz w:val="18"/>
                                <w:szCs w:val="18"/>
                              </w:rPr>
                              <w:t>-compatible scenario. Vertical and horizontal lines highlight the total spread of CO</w:t>
                            </w:r>
                            <w:r w:rsidRPr="007445F7">
                              <w:rPr>
                                <w:sz w:val="18"/>
                                <w:szCs w:val="18"/>
                                <w:vertAlign w:val="subscript"/>
                              </w:rPr>
                              <w:t>2</w:t>
                            </w:r>
                            <w:r>
                              <w:rPr>
                                <w:sz w:val="18"/>
                                <w:szCs w:val="18"/>
                              </w:rPr>
                              <w:t xml:space="preserve"> and non-CO</w:t>
                            </w:r>
                            <w:r w:rsidRPr="007445F7">
                              <w:rPr>
                                <w:sz w:val="18"/>
                                <w:szCs w:val="18"/>
                                <w:vertAlign w:val="subscript"/>
                              </w:rPr>
                              <w:t>2</w:t>
                            </w:r>
                            <w:r>
                              <w:rPr>
                                <w:sz w:val="18"/>
                                <w:szCs w:val="18"/>
                              </w:rPr>
                              <w:t xml:space="preserve"> CO</w:t>
                            </w:r>
                            <w:r w:rsidRPr="007445F7">
                              <w:rPr>
                                <w:sz w:val="18"/>
                                <w:szCs w:val="18"/>
                                <w:vertAlign w:val="subscript"/>
                              </w:rPr>
                              <w:t>2</w:t>
                            </w:r>
                            <w:r>
                              <w:rPr>
                                <w:sz w:val="18"/>
                                <w:szCs w:val="18"/>
                              </w:rPr>
                              <w:t>-fe emissions budgets, while diagonal lines show the range of budgets accessible over the full uncertainty range of the TCRE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0723DD" id="Text Box 11" o:spid="_x0000_s1034" type="#_x0000_t202" style="position:absolute;left:0;text-align:left;margin-left:4.65pt;margin-top:390pt;width:475.35pt;height:9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" fillcolor="white [3201]" stroked="f" strokeweight=".5pt">
                <v:textbox>
                  <w:txbxContent>
                    <w:p w14:paraId="06CEF8F1" w14:textId="1642A080" w:rsidR="004C1720" w:rsidRPr="00BE633F" w:rsidRDefault="004C1720" w:rsidP="00654E0F">
                      <w:pPr>
                        <w:jc w:val="both"/>
                        <w:rPr>
                          <w:sz w:val="18"/>
                          <w:szCs w:val="18"/>
                        </w:rPr>
                      </w:pPr>
                      <w:r w:rsidRPr="00BE633F">
                        <w:rPr>
                          <w:b/>
                          <w:bCs/>
                          <w:sz w:val="18"/>
                          <w:szCs w:val="18"/>
                        </w:rPr>
                        <w:t xml:space="preserve">Figure </w:t>
                      </w:r>
                      <w:r>
                        <w:rPr>
                          <w:b/>
                          <w:bCs/>
                          <w:sz w:val="18"/>
                          <w:szCs w:val="18"/>
                        </w:rPr>
                        <w:t>4</w:t>
                      </w:r>
                      <w:r w:rsidRPr="00BE633F">
                        <w:rPr>
                          <w:sz w:val="18"/>
                          <w:szCs w:val="18"/>
                        </w:rPr>
                        <w:t xml:space="preserve">: </w:t>
                      </w:r>
                      <w:r>
                        <w:rPr>
                          <w:sz w:val="18"/>
                          <w:szCs w:val="18"/>
                        </w:rPr>
                        <w:t>Remaining emissions budgets consistent with a 1.5</w:t>
                      </w:r>
                      <w:r w:rsidRPr="001E7D0F">
                        <w:rPr>
                          <w:rFonts w:ascii="Avenir Next" w:eastAsia="Cambria Math" w:hAnsi="Avenir Next"/>
                          <w:sz w:val="18"/>
                          <w:szCs w:val="18"/>
                        </w:rPr>
                        <w:t>℃</w:t>
                      </w:r>
                      <w:r>
                        <w:rPr>
                          <w:sz w:val="18"/>
                          <w:szCs w:val="18"/>
                        </w:rPr>
                        <w:t xml:space="preserve"> world split between a carbon and non-CO</w:t>
                      </w:r>
                      <w:r w:rsidRPr="00654E0F">
                        <w:rPr>
                          <w:sz w:val="18"/>
                          <w:szCs w:val="18"/>
                          <w:vertAlign w:val="subscript"/>
                        </w:rPr>
                        <w:t>2</w:t>
                      </w:r>
                      <w:r>
                        <w:rPr>
                          <w:sz w:val="18"/>
                          <w:szCs w:val="18"/>
                        </w:rPr>
                        <w:t xml:space="preserve"> CO</w:t>
                      </w:r>
                      <w:r w:rsidRPr="00654E0F">
                        <w:rPr>
                          <w:sz w:val="18"/>
                          <w:szCs w:val="18"/>
                          <w:vertAlign w:val="subscript"/>
                        </w:rPr>
                        <w:t>2</w:t>
                      </w:r>
                      <w:r>
                        <w:rPr>
                          <w:sz w:val="18"/>
                          <w:szCs w:val="18"/>
                        </w:rPr>
                        <w:t xml:space="preserve">-fe budget. The TCRE affects the total budget remaining to a given temperature anomaly (shading shows size of remaining total budget or equivalently TCRE value). The </w:t>
                      </w:r>
                      <w:proofErr w:type="gramStart"/>
                      <w:r>
                        <w:rPr>
                          <w:sz w:val="18"/>
                          <w:szCs w:val="18"/>
                        </w:rPr>
                        <w:t>present day</w:t>
                      </w:r>
                      <w:proofErr w:type="gramEnd"/>
                      <w:r>
                        <w:rPr>
                          <w:sz w:val="18"/>
                          <w:szCs w:val="18"/>
                        </w:rPr>
                        <w:t xml:space="preserve"> temperature anomaly is taken as 1.04</w:t>
                      </w:r>
                      <w:r w:rsidRPr="001E7D0F">
                        <w:rPr>
                          <w:rFonts w:ascii="Avenir Next" w:eastAsia="Cambria Math" w:hAnsi="Avenir Next"/>
                          <w:sz w:val="18"/>
                          <w:szCs w:val="18"/>
                        </w:rPr>
                        <w:t>℃</w:t>
                      </w:r>
                      <w:r>
                        <w:rPr>
                          <w:sz w:val="18"/>
                          <w:szCs w:val="18"/>
                        </w:rPr>
                        <w:t xml:space="preserve"> (computed using </w:t>
                      </w:r>
                      <w:proofErr w:type="spellStart"/>
                      <w:r>
                        <w:rPr>
                          <w:sz w:val="18"/>
                          <w:szCs w:val="18"/>
                        </w:rPr>
                        <w:t>Haustein</w:t>
                      </w:r>
                      <w:proofErr w:type="spellEnd"/>
                      <w:r>
                        <w:rPr>
                          <w:sz w:val="18"/>
                          <w:szCs w:val="18"/>
                        </w:rPr>
                        <w:t xml:space="preserve"> </w:t>
                      </w:r>
                      <w:r w:rsidRPr="009615C3">
                        <w:rPr>
                          <w:i/>
                          <w:iCs/>
                          <w:sz w:val="18"/>
                          <w:szCs w:val="18"/>
                        </w:rPr>
                        <w:t>et al.</w:t>
                      </w:r>
                      <w:r>
                        <w:rPr>
                          <w:sz w:val="18"/>
                          <w:szCs w:val="18"/>
                        </w:rPr>
                        <w:t xml:space="preserve"> (2017) methodology). Solid black circles show the location of all 1.5</w:t>
                      </w:r>
                      <w:r w:rsidRPr="001E7D0F">
                        <w:rPr>
                          <w:rFonts w:ascii="Avenir Next" w:eastAsia="Cambria Math" w:hAnsi="Avenir Next"/>
                          <w:sz w:val="18"/>
                          <w:szCs w:val="18"/>
                        </w:rPr>
                        <w:t>℃</w:t>
                      </w:r>
                      <w:r>
                        <w:rPr>
                          <w:sz w:val="18"/>
                          <w:szCs w:val="18"/>
                        </w:rPr>
                        <w:t>-compatible scenarios plotted in figure 1</w:t>
                      </w:r>
                      <w:proofErr w:type="gramStart"/>
                      <w:r>
                        <w:rPr>
                          <w:sz w:val="18"/>
                          <w:szCs w:val="18"/>
                        </w:rPr>
                        <w:t>c,d</w:t>
                      </w:r>
                      <w:proofErr w:type="gramEnd"/>
                      <w:r>
                        <w:rPr>
                          <w:sz w:val="18"/>
                          <w:szCs w:val="18"/>
                        </w:rPr>
                        <w:t xml:space="preserve"> (coloured in dark blue). Large blue circle shows the median of all 1.5</w:t>
                      </w:r>
                      <w:r w:rsidRPr="001E7D0F">
                        <w:rPr>
                          <w:rFonts w:ascii="Avenir Next" w:eastAsia="Cambria Math" w:hAnsi="Avenir Next"/>
                          <w:sz w:val="18"/>
                          <w:szCs w:val="18"/>
                        </w:rPr>
                        <w:t>℃</w:t>
                      </w:r>
                      <w:r>
                        <w:rPr>
                          <w:sz w:val="18"/>
                          <w:szCs w:val="18"/>
                        </w:rPr>
                        <w:t>-compatible scenario. Vertical and horizontal lines highlight the total spread of CO</w:t>
                      </w:r>
                      <w:r w:rsidRPr="007445F7">
                        <w:rPr>
                          <w:sz w:val="18"/>
                          <w:szCs w:val="18"/>
                          <w:vertAlign w:val="subscript"/>
                        </w:rPr>
                        <w:t>2</w:t>
                      </w:r>
                      <w:r>
                        <w:rPr>
                          <w:sz w:val="18"/>
                          <w:szCs w:val="18"/>
                        </w:rPr>
                        <w:t xml:space="preserve"> and non-CO</w:t>
                      </w:r>
                      <w:r w:rsidRPr="007445F7">
                        <w:rPr>
                          <w:sz w:val="18"/>
                          <w:szCs w:val="18"/>
                          <w:vertAlign w:val="subscript"/>
                        </w:rPr>
                        <w:t>2</w:t>
                      </w:r>
                      <w:r>
                        <w:rPr>
                          <w:sz w:val="18"/>
                          <w:szCs w:val="18"/>
                        </w:rPr>
                        <w:t xml:space="preserve"> CO</w:t>
                      </w:r>
                      <w:r w:rsidRPr="007445F7">
                        <w:rPr>
                          <w:sz w:val="18"/>
                          <w:szCs w:val="18"/>
                          <w:vertAlign w:val="subscript"/>
                        </w:rPr>
                        <w:t>2</w:t>
                      </w:r>
                      <w:r>
                        <w:rPr>
                          <w:sz w:val="18"/>
                          <w:szCs w:val="18"/>
                        </w:rPr>
                        <w:t>-fe emissions budgets, while diagonal lines show the range of budgets accessible over the full uncertainty range of the TCRE parameter.</w:t>
                      </w:r>
                    </w:p>
                  </w:txbxContent>
                </v:textbox>
              </v:shape>
            </w:pict>
          </mc:Fallback>
        </mc:AlternateContent>
      </w:r>
    </w:p>
    <w:p w14:paraId="224B0BB1" w14:textId="2B018514" w:rsidR="00654E0F" w:rsidDel="00DC32AE" w:rsidRDefault="00654E0F" w:rsidP="001E7D0F">
      <w:pPr>
        <w:jc w:val="both"/>
        <w:rPr>
          <w:del w:id="634" w:author="Stuart Jenkins" w:date="2019-08-12T11:40:00Z"/>
          <w:sz w:val="18"/>
          <w:szCs w:val="18"/>
        </w:rPr>
      </w:pPr>
    </w:p>
    <w:p w14:paraId="5809EC80" w14:textId="4FEE88EC" w:rsidR="00654E0F" w:rsidDel="00DC32AE" w:rsidRDefault="00654E0F" w:rsidP="001E7D0F">
      <w:pPr>
        <w:jc w:val="both"/>
        <w:rPr>
          <w:del w:id="635" w:author="Stuart Jenkins" w:date="2019-08-12T11:40:00Z"/>
          <w:sz w:val="18"/>
          <w:szCs w:val="18"/>
        </w:rPr>
      </w:pPr>
    </w:p>
    <w:p w14:paraId="4131C9E7" w14:textId="38B951CB" w:rsidR="00654E0F" w:rsidDel="00DC32AE" w:rsidRDefault="00654E0F" w:rsidP="001E7D0F">
      <w:pPr>
        <w:jc w:val="both"/>
        <w:rPr>
          <w:del w:id="636" w:author="Stuart Jenkins" w:date="2019-08-12T11:40:00Z"/>
          <w:sz w:val="18"/>
          <w:szCs w:val="18"/>
        </w:rPr>
      </w:pPr>
    </w:p>
    <w:p w14:paraId="3883B8E1" w14:textId="77777777" w:rsidR="00654E0F" w:rsidDel="00DC32AE" w:rsidRDefault="00654E0F" w:rsidP="001E7D0F">
      <w:pPr>
        <w:jc w:val="both"/>
        <w:rPr>
          <w:del w:id="637" w:author="Stuart Jenkins" w:date="2019-08-12T11:40:00Z"/>
          <w:sz w:val="18"/>
          <w:szCs w:val="18"/>
        </w:rPr>
      </w:pPr>
    </w:p>
    <w:p w14:paraId="6F3A93E5" w14:textId="77777777" w:rsidR="00654E0F" w:rsidDel="00DC32AE" w:rsidRDefault="00654E0F" w:rsidP="001E7D0F">
      <w:pPr>
        <w:jc w:val="both"/>
        <w:rPr>
          <w:del w:id="638" w:author="Stuart Jenkins" w:date="2019-08-12T11:40:00Z"/>
          <w:sz w:val="18"/>
          <w:szCs w:val="18"/>
        </w:rPr>
      </w:pPr>
    </w:p>
    <w:p w14:paraId="3BB3A475" w14:textId="77777777" w:rsidR="007445F7" w:rsidDel="00DC32AE" w:rsidRDefault="007445F7" w:rsidP="001E7D0F">
      <w:pPr>
        <w:jc w:val="both"/>
        <w:rPr>
          <w:del w:id="639" w:author="Stuart Jenkins" w:date="2019-08-12T11:40:00Z"/>
          <w:sz w:val="18"/>
          <w:szCs w:val="18"/>
        </w:rPr>
      </w:pPr>
    </w:p>
    <w:p w14:paraId="548D171B" w14:textId="77777777" w:rsidR="007445F7" w:rsidDel="00DC32AE" w:rsidRDefault="007445F7" w:rsidP="001E7D0F">
      <w:pPr>
        <w:jc w:val="both"/>
        <w:rPr>
          <w:del w:id="640" w:author="Stuart Jenkins" w:date="2019-08-12T11:40:00Z"/>
          <w:sz w:val="18"/>
          <w:szCs w:val="18"/>
        </w:rPr>
      </w:pPr>
    </w:p>
    <w:p w14:paraId="277378B4" w14:textId="77777777" w:rsidR="007445F7" w:rsidDel="00DC32AE" w:rsidRDefault="007445F7" w:rsidP="001E7D0F">
      <w:pPr>
        <w:jc w:val="both"/>
        <w:rPr>
          <w:del w:id="641" w:author="Stuart Jenkins" w:date="2019-08-12T11:40:00Z"/>
          <w:sz w:val="18"/>
          <w:szCs w:val="18"/>
        </w:rPr>
      </w:pPr>
    </w:p>
    <w:p w14:paraId="20ADE44D" w14:textId="77777777" w:rsidR="007445F7" w:rsidDel="00DC32AE" w:rsidRDefault="007445F7" w:rsidP="001E7D0F">
      <w:pPr>
        <w:jc w:val="both"/>
        <w:rPr>
          <w:del w:id="642" w:author="Stuart Jenkins" w:date="2019-08-12T11:40:00Z"/>
          <w:sz w:val="18"/>
          <w:szCs w:val="18"/>
        </w:rPr>
      </w:pPr>
    </w:p>
    <w:p w14:paraId="1011A701" w14:textId="52C49E1A" w:rsidR="00DF0F64" w:rsidRDefault="00DF0F64" w:rsidP="001E7D0F">
      <w:pPr>
        <w:jc w:val="both"/>
        <w:rPr>
          <w:sz w:val="18"/>
          <w:szCs w:val="18"/>
        </w:rPr>
      </w:pPr>
      <w:del w:id="643" w:author="Stuart Jenkins" w:date="2019-08-12T11:40:00Z">
        <w:r w:rsidDel="00DC32AE">
          <w:rPr>
            <w:sz w:val="18"/>
            <w:szCs w:val="18"/>
          </w:rPr>
          <w:delText>**</w:delText>
        </w:r>
      </w:del>
      <w:r>
        <w:rPr>
          <w:sz w:val="18"/>
          <w:szCs w:val="18"/>
        </w:rPr>
        <w:t>Supplementary material contains the same calculation for</w:t>
      </w:r>
      <w:del w:id="644" w:author="Stuart Jenkins" w:date="2019-08-12T11:48:00Z">
        <w:r w:rsidDel="007723B1">
          <w:rPr>
            <w:sz w:val="18"/>
            <w:szCs w:val="18"/>
          </w:rPr>
          <w:delText xml:space="preserve"> the</w:delText>
        </w:r>
      </w:del>
      <w:r>
        <w:rPr>
          <w:sz w:val="18"/>
          <w:szCs w:val="18"/>
        </w:rPr>
        <w:t xml:space="preserve"> </w:t>
      </w:r>
      <w:del w:id="645" w:author="Stuart Jenkins" w:date="2019-08-12T11:48:00Z">
        <w:r w:rsidDel="00E70C1B">
          <w:rPr>
            <w:sz w:val="18"/>
            <w:szCs w:val="18"/>
          </w:rPr>
          <w:delText xml:space="preserve">Paris </w:delText>
        </w:r>
      </w:del>
      <w:r>
        <w:rPr>
          <w:sz w:val="18"/>
          <w:szCs w:val="18"/>
        </w:rPr>
        <w:t>2.0</w:t>
      </w:r>
      <w:r w:rsidRPr="001E7D0F">
        <w:rPr>
          <w:rFonts w:ascii="Avenir Next" w:eastAsia="Cambria Math" w:hAnsi="Avenir Next"/>
          <w:sz w:val="18"/>
          <w:szCs w:val="18"/>
        </w:rPr>
        <w:t>℃</w:t>
      </w:r>
      <w:r>
        <w:rPr>
          <w:sz w:val="18"/>
          <w:szCs w:val="18"/>
        </w:rPr>
        <w:t xml:space="preserve"> </w:t>
      </w:r>
      <w:ins w:id="646" w:author="Stuart Jenkins" w:date="2019-08-12T11:48:00Z">
        <w:r w:rsidR="00E70C1B">
          <w:rPr>
            <w:sz w:val="18"/>
            <w:szCs w:val="18"/>
          </w:rPr>
          <w:t>compatible budgets</w:t>
        </w:r>
      </w:ins>
      <w:del w:id="647" w:author="Stuart Jenkins" w:date="2019-08-12T11:48:00Z">
        <w:r w:rsidDel="00E70C1B">
          <w:rPr>
            <w:sz w:val="18"/>
            <w:szCs w:val="18"/>
          </w:rPr>
          <w:delText>target</w:delText>
        </w:r>
      </w:del>
      <w:r>
        <w:rPr>
          <w:sz w:val="18"/>
          <w:szCs w:val="18"/>
        </w:rPr>
        <w:t>.</w:t>
      </w:r>
      <w:del w:id="648" w:author="Stuart Jenkins" w:date="2019-08-12T11:40:00Z">
        <w:r w:rsidDel="00DC32AE">
          <w:rPr>
            <w:sz w:val="18"/>
            <w:szCs w:val="18"/>
          </w:rPr>
          <w:delText>**</w:delText>
        </w:r>
      </w:del>
      <w:r>
        <w:rPr>
          <w:sz w:val="18"/>
          <w:szCs w:val="18"/>
        </w:rPr>
        <w:t xml:space="preserve"> </w:t>
      </w:r>
      <w:r w:rsidR="00181495">
        <w:rPr>
          <w:sz w:val="18"/>
          <w:szCs w:val="18"/>
        </w:rPr>
        <w:t>**Should quote best estimate remaining total budget to 1.5</w:t>
      </w:r>
      <w:proofErr w:type="gramStart"/>
      <w:r w:rsidR="00181495" w:rsidRPr="001E7D0F">
        <w:rPr>
          <w:rFonts w:ascii="Avenir Next" w:eastAsia="Cambria Math" w:hAnsi="Avenir Next"/>
          <w:sz w:val="18"/>
          <w:szCs w:val="18"/>
        </w:rPr>
        <w:t>℃</w:t>
      </w:r>
      <w:r w:rsidR="003B07F6" w:rsidRPr="003B07F6">
        <w:rPr>
          <w:rFonts w:eastAsia="Cambria Math" w:cstheme="minorHAnsi"/>
          <w:sz w:val="18"/>
          <w:szCs w:val="18"/>
        </w:rPr>
        <w:t>?</w:t>
      </w:r>
      <w:r w:rsidR="00181495" w:rsidRPr="003B07F6">
        <w:rPr>
          <w:rFonts w:eastAsia="Cambria Math" w:cstheme="minorHAnsi"/>
          <w:sz w:val="18"/>
          <w:szCs w:val="18"/>
        </w:rPr>
        <w:t>*</w:t>
      </w:r>
      <w:proofErr w:type="gramEnd"/>
      <w:r w:rsidR="00181495" w:rsidRPr="003B07F6">
        <w:rPr>
          <w:rFonts w:eastAsia="Cambria Math" w:cstheme="minorHAnsi"/>
          <w:sz w:val="18"/>
          <w:szCs w:val="18"/>
        </w:rPr>
        <w:t>*</w:t>
      </w:r>
    </w:p>
    <w:p w14:paraId="28E0E4EE" w14:textId="20B21280" w:rsidR="00DF0F64" w:rsidRDefault="00DF0F64" w:rsidP="001E7D0F">
      <w:pPr>
        <w:jc w:val="both"/>
        <w:rPr>
          <w:sz w:val="18"/>
          <w:szCs w:val="18"/>
        </w:rPr>
      </w:pPr>
    </w:p>
    <w:p w14:paraId="694075C9" w14:textId="71C77B3F" w:rsidR="00DF0F64" w:rsidRDefault="00C20A41" w:rsidP="001E7D0F">
      <w:pPr>
        <w:jc w:val="both"/>
        <w:rPr>
          <w:sz w:val="18"/>
          <w:szCs w:val="18"/>
        </w:rPr>
      </w:pPr>
      <w:ins w:id="649" w:author="Stuart Jenkins" w:date="2019-08-12T11:49:00Z">
        <w:r>
          <w:rPr>
            <w:sz w:val="18"/>
            <w:szCs w:val="18"/>
          </w:rPr>
          <w:t>Regions are coloured based on their TCRE</w:t>
        </w:r>
      </w:ins>
      <w:ins w:id="650" w:author="Stuart Jenkins" w:date="2019-08-12T11:50:00Z">
        <w:r>
          <w:rPr>
            <w:sz w:val="18"/>
            <w:szCs w:val="18"/>
          </w:rPr>
          <w:t>, with each marked with the TCRE value on the left</w:t>
        </w:r>
      </w:ins>
      <w:ins w:id="651" w:author="Stuart Jenkins" w:date="2019-08-12T11:51:00Z">
        <w:r>
          <w:rPr>
            <w:sz w:val="18"/>
            <w:szCs w:val="18"/>
          </w:rPr>
          <w:t>-</w:t>
        </w:r>
      </w:ins>
      <w:ins w:id="652" w:author="Stuart Jenkins" w:date="2019-08-12T11:50:00Z">
        <w:r>
          <w:rPr>
            <w:sz w:val="18"/>
            <w:szCs w:val="18"/>
          </w:rPr>
          <w:t xml:space="preserve">hand </w:t>
        </w:r>
      </w:ins>
      <w:ins w:id="653" w:author="Stuart Jenkins" w:date="2019-08-12T11:51:00Z">
        <w:r>
          <w:rPr>
            <w:sz w:val="18"/>
            <w:szCs w:val="18"/>
          </w:rPr>
          <w:t>edge of that region</w:t>
        </w:r>
      </w:ins>
      <w:ins w:id="654" w:author="Stuart Jenkins" w:date="2019-08-12T11:50:00Z">
        <w:r>
          <w:rPr>
            <w:sz w:val="18"/>
            <w:szCs w:val="18"/>
          </w:rPr>
          <w:t xml:space="preserve">. </w:t>
        </w:r>
      </w:ins>
      <w:r w:rsidR="00DF0F64">
        <w:rPr>
          <w:sz w:val="18"/>
          <w:szCs w:val="18"/>
        </w:rPr>
        <w:t xml:space="preserve">Higher TCREs correspond to smaller remaining </w:t>
      </w:r>
      <w:ins w:id="655" w:author="Stuart Jenkins" w:date="2019-08-12T11:49:00Z">
        <w:r>
          <w:rPr>
            <w:sz w:val="18"/>
            <w:szCs w:val="18"/>
          </w:rPr>
          <w:t xml:space="preserve">total </w:t>
        </w:r>
      </w:ins>
      <w:r w:rsidR="00DF0F64">
        <w:rPr>
          <w:sz w:val="18"/>
          <w:szCs w:val="18"/>
        </w:rPr>
        <w:t>budgets and vice versa. Black filled circles show the position of each scenarios CO</w:t>
      </w:r>
      <w:r w:rsidR="00DF0F64" w:rsidRPr="00DF0F64">
        <w:rPr>
          <w:sz w:val="18"/>
          <w:szCs w:val="18"/>
          <w:vertAlign w:val="subscript"/>
        </w:rPr>
        <w:t>2</w:t>
      </w:r>
      <w:r w:rsidR="00DF0F64">
        <w:rPr>
          <w:sz w:val="18"/>
          <w:szCs w:val="18"/>
        </w:rPr>
        <w:t xml:space="preserve"> and non-CO</w:t>
      </w:r>
      <w:r w:rsidR="00DF0F64" w:rsidRPr="00DF0F64">
        <w:rPr>
          <w:sz w:val="18"/>
          <w:szCs w:val="18"/>
          <w:vertAlign w:val="subscript"/>
        </w:rPr>
        <w:t>2</w:t>
      </w:r>
      <w:r w:rsidR="00DF0F64">
        <w:rPr>
          <w:sz w:val="18"/>
          <w:szCs w:val="18"/>
        </w:rPr>
        <w:t xml:space="preserve"> CO</w:t>
      </w:r>
      <w:r w:rsidR="00DF0F64" w:rsidRPr="00DF0F64">
        <w:rPr>
          <w:sz w:val="18"/>
          <w:szCs w:val="18"/>
          <w:vertAlign w:val="subscript"/>
        </w:rPr>
        <w:t>2</w:t>
      </w:r>
      <w:r w:rsidR="00DF0F64">
        <w:rPr>
          <w:sz w:val="18"/>
          <w:szCs w:val="18"/>
        </w:rPr>
        <w:t>-fe emissions budgets for all 1.5</w:t>
      </w:r>
      <w:r w:rsidR="00DF0F64" w:rsidRPr="001E7D0F">
        <w:rPr>
          <w:rFonts w:ascii="Avenir Next" w:eastAsia="Cambria Math" w:hAnsi="Avenir Next"/>
          <w:sz w:val="18"/>
          <w:szCs w:val="18"/>
        </w:rPr>
        <w:t>℃</w:t>
      </w:r>
      <w:r w:rsidR="00DF0F64">
        <w:rPr>
          <w:sz w:val="18"/>
          <w:szCs w:val="18"/>
        </w:rPr>
        <w:t>-compatible scenarios plotted in figure 1</w:t>
      </w:r>
      <w:proofErr w:type="gramStart"/>
      <w:r w:rsidR="00DF0F64">
        <w:rPr>
          <w:sz w:val="18"/>
          <w:szCs w:val="18"/>
        </w:rPr>
        <w:t>c,d</w:t>
      </w:r>
      <w:proofErr w:type="gramEnd"/>
      <w:r w:rsidR="00181495">
        <w:rPr>
          <w:sz w:val="18"/>
          <w:szCs w:val="18"/>
        </w:rPr>
        <w:t xml:space="preserve"> (coloured dark blue)</w:t>
      </w:r>
      <w:r w:rsidR="00DF0F64">
        <w:rPr>
          <w:sz w:val="18"/>
          <w:szCs w:val="18"/>
        </w:rPr>
        <w:t>.</w:t>
      </w:r>
      <w:r w:rsidR="00181495">
        <w:rPr>
          <w:sz w:val="18"/>
          <w:szCs w:val="18"/>
        </w:rPr>
        <w:t xml:space="preserve"> Vertical and horizontal </w:t>
      </w:r>
      <w:del w:id="656" w:author="Stuart Jenkins" w:date="2019-08-12T11:47:00Z">
        <w:r w:rsidR="00181495" w:rsidDel="00ED7714">
          <w:rPr>
            <w:sz w:val="18"/>
            <w:szCs w:val="18"/>
          </w:rPr>
          <w:delText xml:space="preserve">dotted </w:delText>
        </w:r>
      </w:del>
      <w:ins w:id="657" w:author="Stuart Jenkins" w:date="2019-08-12T11:47:00Z">
        <w:r w:rsidR="00ED7714">
          <w:rPr>
            <w:sz w:val="18"/>
            <w:szCs w:val="18"/>
          </w:rPr>
          <w:t>dashed</w:t>
        </w:r>
        <w:r w:rsidR="00ED7714">
          <w:rPr>
            <w:sz w:val="18"/>
            <w:szCs w:val="18"/>
          </w:rPr>
          <w:t xml:space="preserve"> </w:t>
        </w:r>
      </w:ins>
      <w:r w:rsidR="00181495">
        <w:rPr>
          <w:sz w:val="18"/>
          <w:szCs w:val="18"/>
        </w:rPr>
        <w:t xml:space="preserve">lines highlight the range of budgets sampled by the </w:t>
      </w:r>
      <w:ins w:id="658" w:author="Stuart Jenkins" w:date="2019-08-12T11:51:00Z">
        <w:r>
          <w:rPr>
            <w:sz w:val="18"/>
            <w:szCs w:val="18"/>
          </w:rPr>
          <w:t xml:space="preserve">IIASA </w:t>
        </w:r>
      </w:ins>
      <w:r w:rsidR="00181495">
        <w:rPr>
          <w:sz w:val="18"/>
          <w:szCs w:val="18"/>
        </w:rPr>
        <w:t>SR15 scenario database</w:t>
      </w:r>
      <w:ins w:id="659" w:author="Stuart Jenkins" w:date="2019-08-12T11:51:00Z">
        <w:r>
          <w:rPr>
            <w:sz w:val="18"/>
            <w:szCs w:val="18"/>
          </w:rPr>
          <w:fldChar w:fldCharType="begin"/>
        </w:r>
        <w:r>
          <w:rPr>
            <w:sz w:val="18"/>
            <w:szCs w:val="18"/>
          </w:rPr>
          <w:instrText xml:space="preserve"> ADDIN ZOTERO_ITEM CSL_CITATION {"citationID":"N3qB8Ydu","properties":{"formattedCitation":"\\super 8\\nosupersub{}","plainCitation":"8","noteIndex":0},"citationItems":[{"id":219,"uris":["http://zotero.org/users/local/uNYZvaCf/items/LX65DKCI"],"uri":["http://zotero.org/users/local/uNYZvaCf/items/LX65DKCI"],"itemData":{"id":219,"type":"book","title":"IAMC 1.5°C Scenario Explorer and Data hosted by IIASA","publisher":"Integrated Assessment Modeling Consortium &amp; International Institute for Applied Systems Analysis","note":"Published: Integrated Assessment Modeling Consortium &amp; International Institute for Applied Systems Analysis\nDOI: 10.22022/SR15/08-2018.15429","author":[{"family":"Huppmann","given":"Daniel"},{"family":"Kriegler","given":"Elmar"},{"family":"Krey","given":"Volker"},{"family":"Riahi","given":"Keywan"},{"family":"Rogelj","given":"Joeri"},{"family":"Rose","given":"Steven K."},{"family":"Weyant","given":"John"},{"family":"Bauer","given":"Nico"},{"family":"Bertram","given":"Christoph"},{"family":"Bosetti","given":"Valentina"},{"family":"Calvin","given":"Katherine"},{"family":"Doelman","given":"Jonathan"},{"family":"Drouet","given":"Laurent"},{"family":"Emmerling","given":"Johannes"},{"family":"Frank","given":"Stefan"},{"family":"Fujimori","given":"Shinichiro"},{"family":"Gernaat","given":"David"},{"family":"Grubler","given":"Arnulf"},{"family":"Guivarch","given":"Celine"},{"family":"Haigh","given":"Martin"},{"family":"Holz","given":"Christian"},{"family":"Iyer","given":"Gokul"},{"family":"Kato","given":"Etsushi"},{"family":"Keramidas","given":"Kimon"},{"family":"Kitous","given":"Alban"},{"family":"Leblanc","given":"Florian"},{"family":"Liu","given":"Jing-Yu"},{"family":"Löffler","given":"Konstantin"},{"family":"Luderer","given":"Gunnar"},{"family":"Marcucci","given":"Adriana"},{"family":"McCollum","given":"David"},{"family":"Mima","given":"Silvana"},{"family":"Popp","given":"Alexander"},{"family":"Sands","given":"Ronald D."},{"family":"Sano","given":"Fuminori"},{"family":"Strefler","given":"Jessica"},{"family":"Tsutsui","given":"Junichi"},{"family":"Van Vuuren","given":"Detlef"},{"family":"Vrontisi","given":"Zoi"},{"family":"Wise","given":"Marshall"},{"family":"Zhang","given":"Runsen"}],"issued":{"date-parts":[["2018"]]}}}],"schema":"https://github.com/citation-style-language/schema/raw/master/csl-citation.json"} </w:instrText>
        </w:r>
      </w:ins>
      <w:r>
        <w:rPr>
          <w:sz w:val="18"/>
          <w:szCs w:val="18"/>
        </w:rPr>
        <w:fldChar w:fldCharType="separate"/>
      </w:r>
      <w:ins w:id="660" w:author="Stuart Jenkins" w:date="2019-08-12T11:51:00Z">
        <w:r w:rsidRPr="00C20A41">
          <w:rPr>
            <w:rFonts w:ascii="Calibri" w:cs="Calibri"/>
            <w:sz w:val="18"/>
            <w:vertAlign w:val="superscript"/>
            <w:rPrChange w:id="661" w:author="Stuart Jenkins" w:date="2019-08-12T11:51:00Z">
              <w:rPr>
                <w:rFonts w:ascii="Times New Roman" w:hAnsi="Times New Roman" w:cs="Times New Roman"/>
                <w:vertAlign w:val="superscript"/>
              </w:rPr>
            </w:rPrChange>
          </w:rPr>
          <w:t>8</w:t>
        </w:r>
        <w:r>
          <w:rPr>
            <w:sz w:val="18"/>
            <w:szCs w:val="18"/>
          </w:rPr>
          <w:fldChar w:fldCharType="end"/>
        </w:r>
      </w:ins>
      <w:r w:rsidR="00181495">
        <w:rPr>
          <w:sz w:val="18"/>
          <w:szCs w:val="18"/>
        </w:rPr>
        <w:t xml:space="preserve">. Diagonal </w:t>
      </w:r>
      <w:ins w:id="662" w:author="Stuart Jenkins" w:date="2019-08-12T11:52:00Z">
        <w:r>
          <w:rPr>
            <w:sz w:val="18"/>
            <w:szCs w:val="18"/>
          </w:rPr>
          <w:t xml:space="preserve">dash-dotted </w:t>
        </w:r>
      </w:ins>
      <w:r w:rsidR="00181495">
        <w:rPr>
          <w:sz w:val="18"/>
          <w:szCs w:val="18"/>
        </w:rPr>
        <w:t>lines show the 5-95</w:t>
      </w:r>
      <w:r w:rsidR="00181495" w:rsidRPr="00181495">
        <w:rPr>
          <w:sz w:val="18"/>
          <w:szCs w:val="18"/>
          <w:vertAlign w:val="superscript"/>
        </w:rPr>
        <w:t>th</w:t>
      </w:r>
      <w:r w:rsidR="00181495">
        <w:rPr>
          <w:sz w:val="18"/>
          <w:szCs w:val="18"/>
        </w:rPr>
        <w:t xml:space="preserve"> percentile range of TCRE values from the distribution plotted inset in figure 3c</w:t>
      </w:r>
      <w:ins w:id="663" w:author="Stuart Jenkins" w:date="2019-08-12T11:52:00Z">
        <w:r>
          <w:rPr>
            <w:sz w:val="18"/>
            <w:szCs w:val="18"/>
          </w:rPr>
          <w:t>, and verified with the quoted likely-range in IPCCs AR5</w:t>
        </w:r>
        <w:r>
          <w:rPr>
            <w:sz w:val="18"/>
            <w:szCs w:val="18"/>
          </w:rPr>
          <w:fldChar w:fldCharType="begin"/>
        </w:r>
      </w:ins>
      <w:ins w:id="664" w:author="Stuart Jenkins" w:date="2019-08-12T11:53:00Z">
        <w:r>
          <w:rPr>
            <w:sz w:val="18"/>
            <w:szCs w:val="18"/>
          </w:rPr>
          <w:instrText xml:space="preserve"> ADDIN ZOTERO_ITEM CSL_CITATION {"citationID":"qPKX5ukR","properties":{"formattedCitation":"\\super 14\\nosupersub{}","plainCitation":"14","noteIndex":0},"citationItems":[{"id":271,"uris":["http://zotero.org/users/local/uNYZvaCf/items/T893RJ6Q"],"uri":["http://zotero.org/users/local/uNYZvaCf/items/T893RJ6Q"],"itemData":{"id":271,"type":"article-journal","title":"Long-term Climate Change: Projections, Commitments and Irreversibility","page":"108","source":"Zotero","language":"en","author":[{"family":"Collins","given":"Matthew"},{"family":"Knutti","given":"Reto"},{"family":"Arblaster","given":"Julie"},{"family":"Dufresne","given":"Jean-Louis"},{"family":"Fichefet","given":"Thierry"},{"family":"Gao","given":"Xuejie"},{"family":"Jr","given":"William J Gutowski"},{"family":"Johns","given":"Tim"},{"family":"Krinner","given":"Gerhard"},{"family":"Shongwe","given":"Mxolisi"},{"family":"Weaver","given":"Andrew J"},{"family":"Wehner","given":"Michael"},{"family":"Allen","given":"Myles R"},{"family":"Andrews","given":"Tim"},{"family":"Beyerle","given":"Urs"},{"family":"Bitz","given":"Cecilia M"},{"family":"Bony","given":"Sandrine"},{"family":"Booth","given":"Ben B B"},{"family":"Brooks","given":"Harold E"},{"family":"Brovkin","given":"Victor"},{"family":"Browne","given":"Oliver"},{"family":"Brutel-Vuilmet","given":"Claire"},{"family":"Cane","given":"Mark"},{"family":"Chadwick","given":"Robin"},{"family":"Cook","given":"Ed"},{"family":"Cook","given":"Kerry H"},{"family":"Eby","given":"Michael"},{"family":"Fasullo","given":"John"},{"family":"Forest","given":"Chris E"},{"family":"Forster","given":"Piers"},{"family":"Good","given":"Peter"},{"family":"Goosse","given":"Hugues"},{"family":"Gregory","given":"Jonathan M"},{"family":"Hegerl","given":"Gabriele C"},{"family":"Hezel","given":"Paul J"},{"family":"Hodges","given":"Kevin I"},{"family":"Holland","given":"Marika M"},{"family":"Huber","given":"Markus"},{"family":"Joshi","given":"Manoj"},{"family":"Kharin","given":"Viatcheslav"},{"family":"Kushnir","given":"Yochanan"},{"family":"Lawrence","given":"David M"},{"family":"Lee","given":"Robert W"},{"family":"Liddicoat","given":"Spencer"},{"family":"Lucas","given":"Christopher"},{"family":"Lucht","given":"Wolfgang"},{"family":"Marotzke","given":"Jochem"},{"family":"Massonnet","given":"François"},{"family":"Matthews","given":"H Damon"},{"family":"Meinshausen","given":"Malte"},{"family":"Morice","given":"Colin"},{"family":"Otto","given":"Alexander"},{"family":"Patricola","given":"Christina M"},{"family":"Philippon","given":"Gwenaëlle"},{"family":"Rahmstorf","given":"Stefan"},{"family":"Riley","given":"William J"},{"family":"Saenko","given":"Oleg"},{"family":"Seager","given":"Richard"},{"family":"Sedláček","given":"Jan"},{"family":"Shaffrey","given":"Len C"},{"family":"Shindell","given":"Drew"},{"family":"Sillmann","given":"Jana"},{"family":"Stevens","given":"Bjorn"},{"family":"Stott","given":"Peter A"},{"family":"Webb","given":"Robert"},{"family":"Zappa","given":"Giuseppe"},{"family":"Zickfeld","given":"Kirsten"},{"family":"Joussaume","given":"Sylvie"},{"family":"Mokssit","given":"Abdalah"},{"family":"Taylor","given":"Karl"},{"family":"Tett","given":"Simon"}]}}],"schema":"https://github.com/citation-style-language/schema/raw/master/csl-citation.json"} </w:instrText>
        </w:r>
      </w:ins>
      <w:r>
        <w:rPr>
          <w:sz w:val="18"/>
          <w:szCs w:val="18"/>
        </w:rPr>
        <w:fldChar w:fldCharType="separate"/>
      </w:r>
      <w:ins w:id="665" w:author="Stuart Jenkins" w:date="2019-08-12T11:53:00Z">
        <w:r w:rsidRPr="00C20A41">
          <w:rPr>
            <w:rFonts w:ascii="Calibri" w:cs="Calibri"/>
            <w:sz w:val="18"/>
            <w:vertAlign w:val="superscript"/>
            <w:rPrChange w:id="666" w:author="Stuart Jenkins" w:date="2019-08-12T11:53:00Z">
              <w:rPr>
                <w:rFonts w:ascii="Times New Roman" w:hAnsi="Times New Roman" w:cs="Times New Roman"/>
                <w:vertAlign w:val="superscript"/>
              </w:rPr>
            </w:rPrChange>
          </w:rPr>
          <w:t>14</w:t>
        </w:r>
      </w:ins>
      <w:ins w:id="667" w:author="Stuart Jenkins" w:date="2019-08-12T11:52:00Z">
        <w:r>
          <w:rPr>
            <w:sz w:val="18"/>
            <w:szCs w:val="18"/>
          </w:rPr>
          <w:fldChar w:fldCharType="end"/>
        </w:r>
      </w:ins>
      <w:r w:rsidR="00181495">
        <w:rPr>
          <w:sz w:val="18"/>
          <w:szCs w:val="18"/>
        </w:rPr>
        <w:t>.</w:t>
      </w:r>
      <w:ins w:id="668" w:author="Stuart Jenkins" w:date="2019-08-12T11:53:00Z">
        <w:r>
          <w:rPr>
            <w:sz w:val="18"/>
            <w:szCs w:val="18"/>
          </w:rPr>
          <w:t xml:space="preserve"> </w:t>
        </w:r>
      </w:ins>
      <w:del w:id="669" w:author="Stuart Jenkins" w:date="2019-08-12T11:53:00Z">
        <w:r w:rsidR="00181495" w:rsidDel="00C20A41">
          <w:rPr>
            <w:sz w:val="18"/>
            <w:szCs w:val="18"/>
          </w:rPr>
          <w:delText xml:space="preserve"> </w:delText>
        </w:r>
      </w:del>
      <w:r w:rsidR="00181495">
        <w:rPr>
          <w:sz w:val="18"/>
          <w:szCs w:val="18"/>
        </w:rPr>
        <w:t>The large blue dot shows the median SR15 1.5</w:t>
      </w:r>
      <w:r w:rsidR="00181495" w:rsidRPr="001E7D0F">
        <w:rPr>
          <w:rFonts w:ascii="Avenir Next" w:eastAsia="Cambria Math" w:hAnsi="Avenir Next"/>
          <w:sz w:val="18"/>
          <w:szCs w:val="18"/>
        </w:rPr>
        <w:t>℃</w:t>
      </w:r>
      <w:r w:rsidR="00181495">
        <w:rPr>
          <w:sz w:val="18"/>
          <w:szCs w:val="18"/>
        </w:rPr>
        <w:t xml:space="preserve">-compatible scenario. </w:t>
      </w:r>
    </w:p>
    <w:p w14:paraId="328E31C4" w14:textId="3FA125EF" w:rsidR="00181495" w:rsidRDefault="00181495" w:rsidP="001E7D0F">
      <w:pPr>
        <w:jc w:val="both"/>
        <w:rPr>
          <w:sz w:val="18"/>
          <w:szCs w:val="18"/>
        </w:rPr>
      </w:pPr>
    </w:p>
    <w:p w14:paraId="76903DFA" w14:textId="4EDB99B7" w:rsidR="00181495" w:rsidRDefault="00C20A41" w:rsidP="001E7D0F">
      <w:pPr>
        <w:jc w:val="both"/>
        <w:rPr>
          <w:sz w:val="18"/>
          <w:szCs w:val="18"/>
        </w:rPr>
      </w:pPr>
      <w:ins w:id="670" w:author="Stuart Jenkins" w:date="2019-08-12T11:53:00Z">
        <w:r>
          <w:rPr>
            <w:sz w:val="18"/>
            <w:szCs w:val="18"/>
          </w:rPr>
          <w:lastRenderedPageBreak/>
          <w:t>F</w:t>
        </w:r>
      </w:ins>
      <w:del w:id="671" w:author="Stuart Jenkins" w:date="2019-08-12T11:53:00Z">
        <w:r w:rsidR="0041704B" w:rsidDel="00C20A41">
          <w:rPr>
            <w:sz w:val="18"/>
            <w:szCs w:val="18"/>
          </w:rPr>
          <w:delText>F</w:delText>
        </w:r>
      </w:del>
      <w:r w:rsidR="0041704B">
        <w:rPr>
          <w:sz w:val="18"/>
          <w:szCs w:val="18"/>
        </w:rPr>
        <w:t xml:space="preserve">igure 4 </w:t>
      </w:r>
      <w:ins w:id="672" w:author="Stuart Jenkins" w:date="2019-08-12T11:53:00Z">
        <w:r>
          <w:rPr>
            <w:sz w:val="18"/>
            <w:szCs w:val="18"/>
          </w:rPr>
          <w:t>suggest</w:t>
        </w:r>
      </w:ins>
      <w:del w:id="673" w:author="Stuart Jenkins" w:date="2019-08-12T11:53:00Z">
        <w:r w:rsidR="0041704B" w:rsidDel="00C20A41">
          <w:rPr>
            <w:sz w:val="18"/>
            <w:szCs w:val="18"/>
          </w:rPr>
          <w:delText>show</w:delText>
        </w:r>
      </w:del>
      <w:r w:rsidR="0041704B">
        <w:rPr>
          <w:sz w:val="18"/>
          <w:szCs w:val="18"/>
        </w:rPr>
        <w:t>s t</w:t>
      </w:r>
      <w:r w:rsidR="00181495">
        <w:rPr>
          <w:sz w:val="18"/>
          <w:szCs w:val="18"/>
        </w:rPr>
        <w:t xml:space="preserve">he IIASA SR15 database under-samples the total </w:t>
      </w:r>
      <w:r w:rsidR="0094692D">
        <w:rPr>
          <w:sz w:val="18"/>
          <w:szCs w:val="18"/>
        </w:rPr>
        <w:t>‘</w:t>
      </w:r>
      <w:r w:rsidR="00181495">
        <w:rPr>
          <w:sz w:val="18"/>
          <w:szCs w:val="18"/>
        </w:rPr>
        <w:t>budget space</w:t>
      </w:r>
      <w:r w:rsidR="0094692D">
        <w:rPr>
          <w:sz w:val="18"/>
          <w:szCs w:val="18"/>
        </w:rPr>
        <w:t>’</w:t>
      </w:r>
      <w:r w:rsidR="00181495">
        <w:rPr>
          <w:sz w:val="18"/>
          <w:szCs w:val="18"/>
        </w:rPr>
        <w:t xml:space="preserve"> accessible to remain consistent with a 1.5</w:t>
      </w:r>
      <w:r w:rsidR="00181495" w:rsidRPr="001E7D0F">
        <w:rPr>
          <w:rFonts w:ascii="Avenir Next" w:eastAsia="Cambria Math" w:hAnsi="Avenir Next"/>
          <w:sz w:val="18"/>
          <w:szCs w:val="18"/>
        </w:rPr>
        <w:t>℃</w:t>
      </w:r>
      <w:r w:rsidR="00181495">
        <w:rPr>
          <w:sz w:val="18"/>
          <w:szCs w:val="18"/>
        </w:rPr>
        <w:t xml:space="preserve"> world. </w:t>
      </w:r>
      <w:r w:rsidR="00AE1B66">
        <w:rPr>
          <w:sz w:val="18"/>
          <w:szCs w:val="18"/>
        </w:rPr>
        <w:t>Equivalently</w:t>
      </w:r>
      <w:r w:rsidR="00181495">
        <w:rPr>
          <w:sz w:val="18"/>
          <w:szCs w:val="18"/>
        </w:rPr>
        <w:t xml:space="preserve">, </w:t>
      </w:r>
      <w:ins w:id="674" w:author="Stuart Jenkins" w:date="2019-08-12T11:54:00Z">
        <w:r>
          <w:rPr>
            <w:sz w:val="18"/>
            <w:szCs w:val="18"/>
          </w:rPr>
          <w:t xml:space="preserve">we could argue </w:t>
        </w:r>
      </w:ins>
      <w:r w:rsidR="00181495">
        <w:rPr>
          <w:sz w:val="18"/>
          <w:szCs w:val="18"/>
        </w:rPr>
        <w:t>there are pathways to achieving a 1.5</w:t>
      </w:r>
      <w:r w:rsidR="00181495" w:rsidRPr="001E7D0F">
        <w:rPr>
          <w:rFonts w:ascii="Avenir Next" w:eastAsia="Cambria Math" w:hAnsi="Avenir Next"/>
          <w:sz w:val="18"/>
          <w:szCs w:val="18"/>
        </w:rPr>
        <w:t>℃</w:t>
      </w:r>
      <w:r w:rsidR="00181495">
        <w:rPr>
          <w:sz w:val="18"/>
          <w:szCs w:val="18"/>
        </w:rPr>
        <w:t xml:space="preserve"> world which </w:t>
      </w:r>
      <w:proofErr w:type="gramStart"/>
      <w:r w:rsidR="00181495">
        <w:rPr>
          <w:sz w:val="18"/>
          <w:szCs w:val="18"/>
        </w:rPr>
        <w:t>aren’t represented</w:t>
      </w:r>
      <w:proofErr w:type="gramEnd"/>
      <w:r w:rsidR="00181495">
        <w:rPr>
          <w:sz w:val="18"/>
          <w:szCs w:val="18"/>
        </w:rPr>
        <w:t xml:space="preserve"> in the SR15 scenario database. </w:t>
      </w:r>
      <w:r w:rsidR="00654E0F">
        <w:rPr>
          <w:sz w:val="18"/>
          <w:szCs w:val="18"/>
        </w:rPr>
        <w:t xml:space="preserve">However, this makes no assessment of </w:t>
      </w:r>
      <w:del w:id="675" w:author="Stuart Jenkins" w:date="2019-08-12T11:54:00Z">
        <w:r w:rsidR="00654E0F" w:rsidDel="00C20A41">
          <w:rPr>
            <w:sz w:val="18"/>
            <w:szCs w:val="18"/>
          </w:rPr>
          <w:delText xml:space="preserve">their </w:delText>
        </w:r>
      </w:del>
      <w:ins w:id="676" w:author="Stuart Jenkins" w:date="2019-08-12T11:54:00Z">
        <w:r>
          <w:rPr>
            <w:sz w:val="18"/>
            <w:szCs w:val="18"/>
          </w:rPr>
          <w:t>each budget split’s</w:t>
        </w:r>
        <w:r>
          <w:rPr>
            <w:sz w:val="18"/>
            <w:szCs w:val="18"/>
          </w:rPr>
          <w:t xml:space="preserve"> </w:t>
        </w:r>
      </w:ins>
      <w:r w:rsidR="00654E0F">
        <w:rPr>
          <w:sz w:val="18"/>
          <w:szCs w:val="18"/>
        </w:rPr>
        <w:t xml:space="preserve">feasibility in </w:t>
      </w:r>
      <w:del w:id="677" w:author="Stuart Jenkins" w:date="2019-08-12T11:54:00Z">
        <w:r w:rsidR="00654E0F" w:rsidDel="00C20A41">
          <w:rPr>
            <w:sz w:val="18"/>
            <w:szCs w:val="18"/>
          </w:rPr>
          <w:delText>practise</w:delText>
        </w:r>
      </w:del>
      <w:ins w:id="678" w:author="Stuart Jenkins" w:date="2019-08-12T11:54:00Z">
        <w:r>
          <w:rPr>
            <w:sz w:val="18"/>
            <w:szCs w:val="18"/>
          </w:rPr>
          <w:t>reality</w:t>
        </w:r>
      </w:ins>
      <w:r w:rsidR="00654E0F">
        <w:rPr>
          <w:sz w:val="18"/>
          <w:szCs w:val="18"/>
        </w:rPr>
        <w:t xml:space="preserve">. </w:t>
      </w:r>
      <w:r w:rsidR="00181495">
        <w:rPr>
          <w:sz w:val="18"/>
          <w:szCs w:val="18"/>
        </w:rPr>
        <w:t>For example</w:t>
      </w:r>
      <w:r w:rsidR="00F35361">
        <w:rPr>
          <w:sz w:val="18"/>
          <w:szCs w:val="18"/>
        </w:rPr>
        <w:t>,</w:t>
      </w:r>
      <w:r w:rsidR="00181495">
        <w:rPr>
          <w:sz w:val="18"/>
          <w:szCs w:val="18"/>
        </w:rPr>
        <w:t xml:space="preserve"> the</w:t>
      </w:r>
      <w:r w:rsidR="00654E0F">
        <w:rPr>
          <w:sz w:val="18"/>
          <w:szCs w:val="18"/>
        </w:rPr>
        <w:t>re are scenarios in which the remaining CO</w:t>
      </w:r>
      <w:r w:rsidR="00654E0F" w:rsidRPr="00654E0F">
        <w:rPr>
          <w:sz w:val="18"/>
          <w:szCs w:val="18"/>
          <w:vertAlign w:val="subscript"/>
        </w:rPr>
        <w:t>2</w:t>
      </w:r>
      <w:r w:rsidR="00654E0F">
        <w:rPr>
          <w:sz w:val="18"/>
          <w:szCs w:val="18"/>
        </w:rPr>
        <w:t xml:space="preserve"> budget </w:t>
      </w:r>
      <w:proofErr w:type="gramStart"/>
      <w:r w:rsidR="00654E0F">
        <w:rPr>
          <w:sz w:val="18"/>
          <w:szCs w:val="18"/>
        </w:rPr>
        <w:t>is assumed</w:t>
      </w:r>
      <w:proofErr w:type="gramEnd"/>
      <w:r w:rsidR="00654E0F">
        <w:rPr>
          <w:sz w:val="18"/>
          <w:szCs w:val="18"/>
        </w:rPr>
        <w:t xml:space="preserve"> near-zero and the majority of remaining emissions come in the form of other pollutants contributions to warming. </w:t>
      </w:r>
      <w:ins w:id="679" w:author="Stuart Jenkins" w:date="2019-08-12T11:54:00Z">
        <w:r>
          <w:rPr>
            <w:sz w:val="18"/>
            <w:szCs w:val="18"/>
          </w:rPr>
          <w:t>The reality of almost immediate cessation of CO</w:t>
        </w:r>
        <w:r w:rsidRPr="00C20A41">
          <w:rPr>
            <w:sz w:val="18"/>
            <w:szCs w:val="18"/>
            <w:vertAlign w:val="subscript"/>
            <w:rPrChange w:id="680" w:author="Stuart Jenkins" w:date="2019-08-12T11:55:00Z">
              <w:rPr>
                <w:sz w:val="18"/>
                <w:szCs w:val="18"/>
              </w:rPr>
            </w:rPrChange>
          </w:rPr>
          <w:t>2</w:t>
        </w:r>
        <w:r>
          <w:rPr>
            <w:sz w:val="18"/>
            <w:szCs w:val="18"/>
          </w:rPr>
          <w:t xml:space="preserve"> emissions and blowing</w:t>
        </w:r>
      </w:ins>
      <w:ins w:id="681" w:author="Stuart Jenkins" w:date="2019-08-12T11:55:00Z">
        <w:r>
          <w:rPr>
            <w:sz w:val="18"/>
            <w:szCs w:val="18"/>
          </w:rPr>
          <w:t xml:space="preserve"> the remainder of the budget to 1.5</w:t>
        </w:r>
        <w:r w:rsidRPr="001E7D0F">
          <w:rPr>
            <w:rFonts w:ascii="Avenir Next" w:eastAsia="Cambria Math" w:hAnsi="Avenir Next"/>
            <w:sz w:val="18"/>
            <w:szCs w:val="18"/>
          </w:rPr>
          <w:t>℃</w:t>
        </w:r>
        <w:r>
          <w:rPr>
            <w:sz w:val="18"/>
            <w:szCs w:val="18"/>
          </w:rPr>
          <w:t xml:space="preserve"> on other climate pollutants is extremely unlikely</w:t>
        </w:r>
      </w:ins>
      <w:ins w:id="682" w:author="Stuart Jenkins" w:date="2019-08-12T11:56:00Z">
        <w:r>
          <w:rPr>
            <w:sz w:val="18"/>
            <w:szCs w:val="18"/>
          </w:rPr>
          <w:t xml:space="preserve"> considering the investment in CO</w:t>
        </w:r>
        <w:r w:rsidRPr="00C20A41">
          <w:rPr>
            <w:sz w:val="18"/>
            <w:szCs w:val="18"/>
            <w:vertAlign w:val="subscript"/>
            <w:rPrChange w:id="683" w:author="Stuart Jenkins" w:date="2019-08-12T11:56:00Z">
              <w:rPr>
                <w:sz w:val="18"/>
                <w:szCs w:val="18"/>
              </w:rPr>
            </w:rPrChange>
          </w:rPr>
          <w:t>2</w:t>
        </w:r>
        <w:r>
          <w:rPr>
            <w:sz w:val="18"/>
            <w:szCs w:val="18"/>
          </w:rPr>
          <w:t xml:space="preserve">-based infrastructure likely to demand continued emissions for at least the immediate future. </w:t>
        </w:r>
      </w:ins>
    </w:p>
    <w:p w14:paraId="144F16D7" w14:textId="0EAFDE36" w:rsidR="00654E0F" w:rsidRDefault="00654E0F" w:rsidP="001E7D0F">
      <w:pPr>
        <w:jc w:val="both"/>
        <w:rPr>
          <w:sz w:val="18"/>
          <w:szCs w:val="18"/>
        </w:rPr>
      </w:pPr>
    </w:p>
    <w:p w14:paraId="7DB3E795" w14:textId="03BCE4C8" w:rsidR="00654E0F" w:rsidRDefault="00654E0F" w:rsidP="001E7D0F">
      <w:pPr>
        <w:jc w:val="both"/>
        <w:rPr>
          <w:sz w:val="18"/>
          <w:szCs w:val="18"/>
        </w:rPr>
      </w:pPr>
      <w:r>
        <w:rPr>
          <w:sz w:val="18"/>
          <w:szCs w:val="18"/>
        </w:rPr>
        <w:t>Disregarding this point, figure 4 still tells us something about the scenarios sampled in the SR15 report. Because of their underlying model</w:t>
      </w:r>
      <w:r w:rsidR="00257ED1">
        <w:rPr>
          <w:sz w:val="18"/>
          <w:szCs w:val="18"/>
        </w:rPr>
        <w:t xml:space="preserve"> assumptions </w:t>
      </w:r>
      <w:r>
        <w:rPr>
          <w:sz w:val="18"/>
          <w:szCs w:val="18"/>
        </w:rPr>
        <w:t>the scenarios</w:t>
      </w:r>
      <w:r w:rsidR="00257ED1">
        <w:rPr>
          <w:sz w:val="18"/>
          <w:szCs w:val="18"/>
        </w:rPr>
        <w:t xml:space="preserve"> used in SR15’s budget calculations</w:t>
      </w:r>
      <w:r>
        <w:rPr>
          <w:sz w:val="18"/>
          <w:szCs w:val="18"/>
        </w:rPr>
        <w:t xml:space="preserve"> seem to assume (on average) a relatively high TCRE (</w:t>
      </w:r>
      <w:r w:rsidR="00257ED1">
        <w:rPr>
          <w:sz w:val="18"/>
          <w:szCs w:val="18"/>
        </w:rPr>
        <w:t xml:space="preserve">1.85 </w:t>
      </w:r>
      <w:r w:rsidR="00257ED1" w:rsidRPr="00257ED1">
        <w:rPr>
          <w:rFonts w:eastAsia="Cambria Math" w:cstheme="minorHAnsi"/>
          <w:sz w:val="18"/>
          <w:szCs w:val="18"/>
        </w:rPr>
        <w:t>K</w:t>
      </w:r>
      <w:r w:rsidR="00257ED1">
        <w:rPr>
          <w:sz w:val="18"/>
          <w:szCs w:val="18"/>
        </w:rPr>
        <w:t>/</w:t>
      </w:r>
      <w:proofErr w:type="spellStart"/>
      <w:r w:rsidR="00257ED1">
        <w:rPr>
          <w:sz w:val="18"/>
          <w:szCs w:val="18"/>
        </w:rPr>
        <w:t>TtC</w:t>
      </w:r>
      <w:proofErr w:type="spellEnd"/>
      <w:r>
        <w:rPr>
          <w:sz w:val="18"/>
          <w:szCs w:val="18"/>
        </w:rPr>
        <w:t>)</w:t>
      </w:r>
      <w:r w:rsidR="00257ED1">
        <w:rPr>
          <w:sz w:val="18"/>
          <w:szCs w:val="18"/>
        </w:rPr>
        <w:t xml:space="preserve"> and therefore a relatively low remaining budget, while the historical record suggests a </w:t>
      </w:r>
      <w:r w:rsidR="007127ED">
        <w:rPr>
          <w:sz w:val="18"/>
          <w:szCs w:val="18"/>
        </w:rPr>
        <w:t xml:space="preserve">lower </w:t>
      </w:r>
      <w:r w:rsidR="00257ED1">
        <w:rPr>
          <w:sz w:val="18"/>
          <w:szCs w:val="18"/>
        </w:rPr>
        <w:t>TCRE (</w:t>
      </w:r>
      <w:r w:rsidR="007127ED">
        <w:rPr>
          <w:sz w:val="18"/>
          <w:szCs w:val="18"/>
        </w:rPr>
        <w:t>!</w:t>
      </w:r>
      <w:ins w:id="684" w:author="Stuart Jenkins" w:date="2019-08-12T11:57:00Z">
        <w:r w:rsidR="00C20A41">
          <w:rPr>
            <w:sz w:val="18"/>
            <w:szCs w:val="18"/>
          </w:rPr>
          <w:t>quote median value of TCRE here!</w:t>
        </w:r>
        <w:r w:rsidR="0082553A">
          <w:rPr>
            <w:sz w:val="18"/>
            <w:szCs w:val="18"/>
          </w:rPr>
          <w:t>, we should have explained why in</w:t>
        </w:r>
      </w:ins>
      <w:ins w:id="685" w:author="Stuart Jenkins" w:date="2019-08-12T11:58:00Z">
        <w:r w:rsidR="0082553A">
          <w:rPr>
            <w:sz w:val="18"/>
            <w:szCs w:val="18"/>
          </w:rPr>
          <w:t xml:space="preserve"> section 3</w:t>
        </w:r>
      </w:ins>
      <w:del w:id="686" w:author="Stuart Jenkins" w:date="2019-08-12T11:57:00Z">
        <w:r w:rsidR="007127ED" w:rsidDel="00C20A41">
          <w:rPr>
            <w:sz w:val="18"/>
            <w:szCs w:val="18"/>
          </w:rPr>
          <w:delText>!!!!</w:delText>
        </w:r>
      </w:del>
      <w:r w:rsidR="00257ED1">
        <w:rPr>
          <w:sz w:val="18"/>
          <w:szCs w:val="18"/>
        </w:rPr>
        <w:t>)</w:t>
      </w:r>
      <w:r w:rsidR="002D0978">
        <w:rPr>
          <w:sz w:val="18"/>
          <w:szCs w:val="18"/>
        </w:rPr>
        <w:t>.</w:t>
      </w:r>
      <w:r w:rsidR="001647F7">
        <w:rPr>
          <w:sz w:val="18"/>
          <w:szCs w:val="18"/>
        </w:rPr>
        <w:t xml:space="preserve"> The SR15 database of scenarios represents a number of modelling groups making myriad assumptions on the coevolution of CO</w:t>
      </w:r>
      <w:r w:rsidR="001647F7" w:rsidRPr="001647F7">
        <w:rPr>
          <w:sz w:val="18"/>
          <w:szCs w:val="18"/>
          <w:vertAlign w:val="subscript"/>
        </w:rPr>
        <w:t>2</w:t>
      </w:r>
      <w:r w:rsidR="001647F7">
        <w:rPr>
          <w:sz w:val="18"/>
          <w:szCs w:val="18"/>
        </w:rPr>
        <w:t xml:space="preserve"> and other climate pollutants in to the future, based on their own sub-models</w:t>
      </w:r>
      <w:ins w:id="687" w:author="Stuart Jenkins" w:date="2019-08-12T11:58:00Z">
        <w:r w:rsidR="00921244">
          <w:rPr>
            <w:sz w:val="18"/>
            <w:szCs w:val="18"/>
          </w:rPr>
          <w:t xml:space="preserve"> of an </w:t>
        </w:r>
        <w:proofErr w:type="spellStart"/>
        <w:r w:rsidR="00921244">
          <w:rPr>
            <w:sz w:val="18"/>
            <w:szCs w:val="18"/>
          </w:rPr>
          <w:t>ecomony</w:t>
        </w:r>
        <w:proofErr w:type="spellEnd"/>
        <w:r w:rsidR="00921244">
          <w:rPr>
            <w:sz w:val="18"/>
            <w:szCs w:val="18"/>
          </w:rPr>
          <w:t xml:space="preserve"> and society</w:t>
        </w:r>
      </w:ins>
      <w:r w:rsidR="001647F7">
        <w:rPr>
          <w:sz w:val="18"/>
          <w:szCs w:val="18"/>
        </w:rPr>
        <w:t xml:space="preserve"> </w:t>
      </w:r>
      <w:ins w:id="688" w:author="Stuart Jenkins" w:date="2019-08-12T11:58:00Z">
        <w:r w:rsidR="00921244">
          <w:rPr>
            <w:sz w:val="18"/>
            <w:szCs w:val="18"/>
          </w:rPr>
          <w:t>along with</w:t>
        </w:r>
      </w:ins>
      <w:del w:id="689" w:author="Stuart Jenkins" w:date="2019-08-12T11:58:00Z">
        <w:r w:rsidR="001647F7" w:rsidDel="00921244">
          <w:rPr>
            <w:sz w:val="18"/>
            <w:szCs w:val="18"/>
          </w:rPr>
          <w:delText>and</w:delText>
        </w:r>
      </w:del>
      <w:r w:rsidR="001647F7">
        <w:rPr>
          <w:sz w:val="18"/>
          <w:szCs w:val="18"/>
        </w:rPr>
        <w:t xml:space="preserve"> assessments of likely evolution of climate policy. </w:t>
      </w:r>
      <w:del w:id="690" w:author="Stuart Jenkins" w:date="2019-08-12T11:58:00Z">
        <w:r w:rsidR="001647F7" w:rsidDel="00921244">
          <w:rPr>
            <w:sz w:val="18"/>
            <w:szCs w:val="18"/>
          </w:rPr>
          <w:delText>**</w:delText>
        </w:r>
      </w:del>
      <w:r w:rsidR="001647F7">
        <w:rPr>
          <w:sz w:val="18"/>
          <w:szCs w:val="18"/>
        </w:rPr>
        <w:t xml:space="preserve">They are not a </w:t>
      </w:r>
      <w:ins w:id="691" w:author="Stuart Jenkins" w:date="2019-08-12T11:58:00Z">
        <w:r w:rsidR="00921244">
          <w:rPr>
            <w:sz w:val="18"/>
            <w:szCs w:val="18"/>
          </w:rPr>
          <w:t xml:space="preserve">complete </w:t>
        </w:r>
      </w:ins>
      <w:r w:rsidR="001647F7">
        <w:rPr>
          <w:sz w:val="18"/>
          <w:szCs w:val="18"/>
        </w:rPr>
        <w:t xml:space="preserve">distribution of scenarios which can be sampled </w:t>
      </w:r>
      <w:ins w:id="692" w:author="Stuart Jenkins" w:date="2019-08-12T11:59:00Z">
        <w:r w:rsidR="00921244">
          <w:rPr>
            <w:sz w:val="18"/>
            <w:szCs w:val="18"/>
          </w:rPr>
          <w:t xml:space="preserve">simply, as is demonstrated in figure 4, </w:t>
        </w:r>
      </w:ins>
      <w:del w:id="693" w:author="Stuart Jenkins" w:date="2019-08-12T11:59:00Z">
        <w:r w:rsidR="001647F7" w:rsidDel="00921244">
          <w:rPr>
            <w:sz w:val="18"/>
            <w:szCs w:val="18"/>
          </w:rPr>
          <w:delText xml:space="preserve">for a likely budget range or other assessment </w:delText>
        </w:r>
      </w:del>
      <w:r w:rsidR="001647F7">
        <w:rPr>
          <w:sz w:val="18"/>
          <w:szCs w:val="18"/>
        </w:rPr>
        <w:t>and we</w:t>
      </w:r>
      <w:ins w:id="694" w:author="Stuart Jenkins" w:date="2019-08-12T11:59:00Z">
        <w:r w:rsidR="00921244">
          <w:rPr>
            <w:sz w:val="18"/>
            <w:szCs w:val="18"/>
          </w:rPr>
          <w:t xml:space="preserve"> argue this practise should be</w:t>
        </w:r>
      </w:ins>
      <w:r w:rsidR="001647F7">
        <w:rPr>
          <w:sz w:val="18"/>
          <w:szCs w:val="18"/>
        </w:rPr>
        <w:t xml:space="preserve"> avoid</w:t>
      </w:r>
      <w:ins w:id="695" w:author="Stuart Jenkins" w:date="2019-08-12T11:59:00Z">
        <w:r w:rsidR="00921244">
          <w:rPr>
            <w:sz w:val="18"/>
            <w:szCs w:val="18"/>
          </w:rPr>
          <w:t>ed</w:t>
        </w:r>
      </w:ins>
      <w:del w:id="696" w:author="Stuart Jenkins" w:date="2019-08-12T11:59:00Z">
        <w:r w:rsidR="001647F7" w:rsidDel="00921244">
          <w:rPr>
            <w:sz w:val="18"/>
            <w:szCs w:val="18"/>
          </w:rPr>
          <w:delText xml:space="preserve"> using them in this way</w:delText>
        </w:r>
      </w:del>
      <w:r w:rsidR="001647F7">
        <w:rPr>
          <w:sz w:val="18"/>
          <w:szCs w:val="18"/>
        </w:rPr>
        <w:t>.</w:t>
      </w:r>
      <w:del w:id="697" w:author="Stuart Jenkins" w:date="2019-08-12T11:59:00Z">
        <w:r w:rsidR="001647F7" w:rsidDel="00921244">
          <w:rPr>
            <w:sz w:val="18"/>
            <w:szCs w:val="18"/>
          </w:rPr>
          <w:delText>**</w:delText>
        </w:r>
      </w:del>
    </w:p>
    <w:p w14:paraId="0FCD5AAF" w14:textId="77777777" w:rsidR="002D77C8" w:rsidRDefault="002D77C8" w:rsidP="001E7D0F">
      <w:pPr>
        <w:jc w:val="both"/>
        <w:rPr>
          <w:sz w:val="18"/>
          <w:szCs w:val="18"/>
        </w:rPr>
      </w:pPr>
    </w:p>
    <w:p w14:paraId="332EB445" w14:textId="0F8EA57E" w:rsidR="004D7C67" w:rsidRDefault="004D7C67" w:rsidP="001E7D0F">
      <w:pPr>
        <w:jc w:val="both"/>
        <w:rPr>
          <w:sz w:val="18"/>
          <w:szCs w:val="18"/>
        </w:rPr>
      </w:pPr>
    </w:p>
    <w:p w14:paraId="1A509565" w14:textId="1DF573AC" w:rsidR="008666A6" w:rsidRPr="008666A6" w:rsidRDefault="008666A6" w:rsidP="001E7D0F">
      <w:pPr>
        <w:jc w:val="both"/>
        <w:rPr>
          <w:b/>
          <w:bCs/>
          <w:i/>
          <w:iCs/>
          <w:sz w:val="18"/>
          <w:szCs w:val="18"/>
        </w:rPr>
      </w:pPr>
      <w:r w:rsidRPr="008666A6">
        <w:rPr>
          <w:b/>
          <w:bCs/>
          <w:i/>
          <w:iCs/>
          <w:sz w:val="18"/>
          <w:szCs w:val="18"/>
        </w:rPr>
        <w:t>5. Conclusions</w:t>
      </w:r>
    </w:p>
    <w:p w14:paraId="7B64A206" w14:textId="614522BF" w:rsidR="008666A6" w:rsidRDefault="008666A6" w:rsidP="001E7D0F">
      <w:pPr>
        <w:jc w:val="both"/>
        <w:rPr>
          <w:sz w:val="18"/>
          <w:szCs w:val="18"/>
        </w:rPr>
      </w:pPr>
    </w:p>
    <w:p w14:paraId="09065714" w14:textId="5046A093" w:rsidR="008666A6" w:rsidRPr="008666A6" w:rsidRDefault="008666A6" w:rsidP="001E7D0F">
      <w:pPr>
        <w:jc w:val="both"/>
        <w:rPr>
          <w:b/>
          <w:bCs/>
          <w:i/>
          <w:iCs/>
          <w:sz w:val="18"/>
          <w:szCs w:val="18"/>
        </w:rPr>
      </w:pPr>
      <w:r w:rsidRPr="008666A6">
        <w:rPr>
          <w:b/>
          <w:bCs/>
          <w:i/>
          <w:iCs/>
          <w:sz w:val="18"/>
          <w:szCs w:val="18"/>
        </w:rPr>
        <w:t>Acknowledgements</w:t>
      </w:r>
    </w:p>
    <w:p w14:paraId="2CBAE938" w14:textId="748FE4DE" w:rsidR="008666A6" w:rsidRPr="008666A6" w:rsidRDefault="008666A6" w:rsidP="001E7D0F">
      <w:pPr>
        <w:jc w:val="both"/>
        <w:rPr>
          <w:b/>
          <w:bCs/>
          <w:i/>
          <w:iCs/>
          <w:sz w:val="18"/>
          <w:szCs w:val="18"/>
        </w:rPr>
      </w:pPr>
    </w:p>
    <w:p w14:paraId="0CEAB211" w14:textId="68C014CB" w:rsidR="008666A6" w:rsidRPr="008666A6" w:rsidRDefault="008666A6" w:rsidP="001E7D0F">
      <w:pPr>
        <w:jc w:val="both"/>
        <w:rPr>
          <w:b/>
          <w:bCs/>
          <w:i/>
          <w:iCs/>
          <w:sz w:val="18"/>
          <w:szCs w:val="18"/>
        </w:rPr>
      </w:pPr>
      <w:r w:rsidRPr="008666A6">
        <w:rPr>
          <w:b/>
          <w:bCs/>
          <w:i/>
          <w:iCs/>
          <w:sz w:val="18"/>
          <w:szCs w:val="18"/>
        </w:rPr>
        <w:t>Author contributions</w:t>
      </w:r>
    </w:p>
    <w:p w14:paraId="040C6133" w14:textId="333362DA" w:rsidR="008666A6" w:rsidRPr="008666A6" w:rsidRDefault="008666A6" w:rsidP="001E7D0F">
      <w:pPr>
        <w:jc w:val="both"/>
        <w:rPr>
          <w:b/>
          <w:bCs/>
          <w:i/>
          <w:iCs/>
          <w:sz w:val="18"/>
          <w:szCs w:val="18"/>
        </w:rPr>
      </w:pPr>
    </w:p>
    <w:p w14:paraId="3D4998BC" w14:textId="207E7BEF" w:rsidR="008666A6" w:rsidRPr="008666A6" w:rsidRDefault="008666A6" w:rsidP="001E7D0F">
      <w:pPr>
        <w:jc w:val="both"/>
        <w:rPr>
          <w:b/>
          <w:bCs/>
          <w:i/>
          <w:iCs/>
          <w:sz w:val="18"/>
          <w:szCs w:val="18"/>
        </w:rPr>
      </w:pPr>
      <w:r w:rsidRPr="008666A6">
        <w:rPr>
          <w:b/>
          <w:bCs/>
          <w:i/>
          <w:iCs/>
          <w:sz w:val="18"/>
          <w:szCs w:val="18"/>
        </w:rPr>
        <w:t>Data Availability</w:t>
      </w:r>
    </w:p>
    <w:p w14:paraId="6AEC213F" w14:textId="19E084C8" w:rsidR="008666A6" w:rsidRPr="008666A6" w:rsidRDefault="008666A6" w:rsidP="001E7D0F">
      <w:pPr>
        <w:jc w:val="both"/>
        <w:rPr>
          <w:b/>
          <w:bCs/>
          <w:i/>
          <w:iCs/>
          <w:sz w:val="18"/>
          <w:szCs w:val="18"/>
        </w:rPr>
      </w:pPr>
    </w:p>
    <w:p w14:paraId="25B0FD39" w14:textId="7DB4654A" w:rsidR="008666A6" w:rsidRDefault="008666A6" w:rsidP="001E7D0F">
      <w:pPr>
        <w:jc w:val="both"/>
        <w:rPr>
          <w:b/>
          <w:bCs/>
          <w:i/>
          <w:iCs/>
          <w:sz w:val="18"/>
          <w:szCs w:val="18"/>
        </w:rPr>
      </w:pPr>
      <w:r w:rsidRPr="008666A6">
        <w:rPr>
          <w:b/>
          <w:bCs/>
          <w:i/>
          <w:iCs/>
          <w:sz w:val="18"/>
          <w:szCs w:val="18"/>
        </w:rPr>
        <w:t>References</w:t>
      </w:r>
    </w:p>
    <w:p w14:paraId="7C4B0D8C" w14:textId="272C2719" w:rsidR="0041581C" w:rsidRDefault="0041581C" w:rsidP="001E7D0F">
      <w:pPr>
        <w:jc w:val="both"/>
        <w:rPr>
          <w:b/>
          <w:bCs/>
          <w:i/>
          <w:iCs/>
          <w:sz w:val="18"/>
          <w:szCs w:val="18"/>
        </w:rPr>
      </w:pPr>
    </w:p>
    <w:p w14:paraId="48AB2D6A" w14:textId="77777777" w:rsidR="00C20A41" w:rsidRPr="00C20A41" w:rsidRDefault="00891890" w:rsidP="00CB141E">
      <w:pPr>
        <w:pStyle w:val="Bibliography"/>
        <w:spacing w:line="240" w:lineRule="auto"/>
        <w:jc w:val="both"/>
        <w:rPr>
          <w:ins w:id="698" w:author="Stuart Jenkins" w:date="2019-08-12T11:53:00Z"/>
          <w:sz w:val="18"/>
          <w:rPrChange w:id="699" w:author="Stuart Jenkins" w:date="2019-08-12T11:53:00Z">
            <w:rPr>
              <w:ins w:id="700" w:author="Stuart Jenkins" w:date="2019-08-12T11:53:00Z"/>
            </w:rPr>
          </w:rPrChange>
        </w:rPr>
        <w:pPrChange w:id="701" w:author="Stuart Jenkins" w:date="2019-08-12T11:59:00Z">
          <w:pPr>
            <w:widowControl w:val="0"/>
            <w:autoSpaceDE w:val="0"/>
            <w:autoSpaceDN w:val="0"/>
            <w:adjustRightInd w:val="0"/>
          </w:pPr>
        </w:pPrChange>
      </w:pPr>
      <w:r>
        <w:rPr>
          <w:sz w:val="18"/>
          <w:szCs w:val="18"/>
        </w:rPr>
        <w:fldChar w:fldCharType="begin"/>
      </w:r>
      <w:r>
        <w:rPr>
          <w:sz w:val="18"/>
          <w:szCs w:val="18"/>
        </w:rPr>
        <w:instrText xml:space="preserve"> ADDIN ZOTERO_BIBL {"uncited":[],"omitted":[],"custom":[]} CSL_BIBLIOGRAPHY </w:instrText>
      </w:r>
      <w:r>
        <w:rPr>
          <w:sz w:val="18"/>
          <w:szCs w:val="18"/>
        </w:rPr>
        <w:fldChar w:fldCharType="separate"/>
      </w:r>
      <w:ins w:id="702" w:author="Stuart Jenkins" w:date="2019-08-12T11:53:00Z">
        <w:r w:rsidR="00C20A41" w:rsidRPr="00C20A41">
          <w:rPr>
            <w:sz w:val="18"/>
            <w:rPrChange w:id="703" w:author="Stuart Jenkins" w:date="2019-08-12T11:53:00Z">
              <w:rPr/>
            </w:rPrChange>
          </w:rPr>
          <w:t>1.</w:t>
        </w:r>
        <w:r w:rsidR="00C20A41" w:rsidRPr="00C20A41">
          <w:rPr>
            <w:sz w:val="18"/>
            <w:rPrChange w:id="704" w:author="Stuart Jenkins" w:date="2019-08-12T11:53:00Z">
              <w:rPr/>
            </w:rPrChange>
          </w:rPr>
          <w:tab/>
          <w:t>IPCC. Summary for Policymakers of the Special Report on the Global Warming of 1.5°C. (2018).</w:t>
        </w:r>
      </w:ins>
    </w:p>
    <w:p w14:paraId="69FA29A6" w14:textId="77777777" w:rsidR="00C20A41" w:rsidRPr="00C20A41" w:rsidRDefault="00C20A41" w:rsidP="00CB141E">
      <w:pPr>
        <w:pStyle w:val="Bibliography"/>
        <w:spacing w:line="240" w:lineRule="auto"/>
        <w:jc w:val="both"/>
        <w:rPr>
          <w:ins w:id="705" w:author="Stuart Jenkins" w:date="2019-08-12T11:53:00Z"/>
          <w:sz w:val="18"/>
          <w:rPrChange w:id="706" w:author="Stuart Jenkins" w:date="2019-08-12T11:53:00Z">
            <w:rPr>
              <w:ins w:id="707" w:author="Stuart Jenkins" w:date="2019-08-12T11:53:00Z"/>
            </w:rPr>
          </w:rPrChange>
        </w:rPr>
        <w:pPrChange w:id="708" w:author="Stuart Jenkins" w:date="2019-08-12T11:59:00Z">
          <w:pPr>
            <w:widowControl w:val="0"/>
            <w:autoSpaceDE w:val="0"/>
            <w:autoSpaceDN w:val="0"/>
            <w:adjustRightInd w:val="0"/>
          </w:pPr>
        </w:pPrChange>
      </w:pPr>
      <w:ins w:id="709" w:author="Stuart Jenkins" w:date="2019-08-12T11:53:00Z">
        <w:r w:rsidRPr="00C20A41">
          <w:rPr>
            <w:sz w:val="18"/>
            <w:rPrChange w:id="710" w:author="Stuart Jenkins" w:date="2019-08-12T11:53:00Z">
              <w:rPr/>
            </w:rPrChange>
          </w:rPr>
          <w:t>2.</w:t>
        </w:r>
        <w:r w:rsidRPr="00C20A41">
          <w:rPr>
            <w:sz w:val="18"/>
            <w:rPrChange w:id="711" w:author="Stuart Jenkins" w:date="2019-08-12T11:53:00Z">
              <w:rPr/>
            </w:rPrChange>
          </w:rPr>
          <w:tab/>
          <w:t>UNFCCC. Paris Agreement text. Available at: https://treaties.un.org/Pages/ViewDetails.aspx?src=IND&amp;mtdsg_no=XXVII-7-d&amp;chapter=27&amp;clang=_en. (Accessed: 9th August 2019)</w:t>
        </w:r>
      </w:ins>
    </w:p>
    <w:p w14:paraId="3D1CC5F5" w14:textId="77777777" w:rsidR="00C20A41" w:rsidRPr="00C20A41" w:rsidRDefault="00C20A41" w:rsidP="00CB141E">
      <w:pPr>
        <w:pStyle w:val="Bibliography"/>
        <w:spacing w:line="240" w:lineRule="auto"/>
        <w:jc w:val="both"/>
        <w:rPr>
          <w:ins w:id="712" w:author="Stuart Jenkins" w:date="2019-08-12T11:53:00Z"/>
          <w:sz w:val="18"/>
          <w:rPrChange w:id="713" w:author="Stuart Jenkins" w:date="2019-08-12T11:53:00Z">
            <w:rPr>
              <w:ins w:id="714" w:author="Stuart Jenkins" w:date="2019-08-12T11:53:00Z"/>
            </w:rPr>
          </w:rPrChange>
        </w:rPr>
        <w:pPrChange w:id="715" w:author="Stuart Jenkins" w:date="2019-08-12T11:59:00Z">
          <w:pPr>
            <w:widowControl w:val="0"/>
            <w:autoSpaceDE w:val="0"/>
            <w:autoSpaceDN w:val="0"/>
            <w:adjustRightInd w:val="0"/>
          </w:pPr>
        </w:pPrChange>
      </w:pPr>
      <w:ins w:id="716" w:author="Stuart Jenkins" w:date="2019-08-12T11:53:00Z">
        <w:r w:rsidRPr="00C20A41">
          <w:rPr>
            <w:sz w:val="18"/>
            <w:rPrChange w:id="717" w:author="Stuart Jenkins" w:date="2019-08-12T11:53:00Z">
              <w:rPr/>
            </w:rPrChange>
          </w:rPr>
          <w:t>3.</w:t>
        </w:r>
        <w:r w:rsidRPr="00C20A41">
          <w:rPr>
            <w:sz w:val="18"/>
            <w:rPrChange w:id="718" w:author="Stuart Jenkins" w:date="2019-08-12T11:53:00Z">
              <w:rPr/>
            </w:rPrChange>
          </w:rPr>
          <w:tab/>
        </w:r>
        <w:proofErr w:type="spellStart"/>
        <w:r w:rsidRPr="00C20A41">
          <w:rPr>
            <w:sz w:val="18"/>
            <w:rPrChange w:id="719" w:author="Stuart Jenkins" w:date="2019-08-12T11:53:00Z">
              <w:rPr/>
            </w:rPrChange>
          </w:rPr>
          <w:t>Rogelj</w:t>
        </w:r>
        <w:proofErr w:type="spellEnd"/>
        <w:r w:rsidRPr="00C20A41">
          <w:rPr>
            <w:sz w:val="18"/>
            <w:rPrChange w:id="720" w:author="Stuart Jenkins" w:date="2019-08-12T11:53:00Z">
              <w:rPr/>
            </w:rPrChange>
          </w:rPr>
          <w:t xml:space="preserve">, J., Forster, P. M., </w:t>
        </w:r>
        <w:proofErr w:type="spellStart"/>
        <w:r w:rsidRPr="00C20A41">
          <w:rPr>
            <w:sz w:val="18"/>
            <w:rPrChange w:id="721" w:author="Stuart Jenkins" w:date="2019-08-12T11:53:00Z">
              <w:rPr/>
            </w:rPrChange>
          </w:rPr>
          <w:t>Kriegler</w:t>
        </w:r>
        <w:proofErr w:type="spellEnd"/>
        <w:r w:rsidRPr="00C20A41">
          <w:rPr>
            <w:sz w:val="18"/>
            <w:rPrChange w:id="722" w:author="Stuart Jenkins" w:date="2019-08-12T11:53:00Z">
              <w:rPr/>
            </w:rPrChange>
          </w:rPr>
          <w:t xml:space="preserve">, E., Smith, C. J. &amp; </w:t>
        </w:r>
        <w:proofErr w:type="spellStart"/>
        <w:r w:rsidRPr="00C20A41">
          <w:rPr>
            <w:sz w:val="18"/>
            <w:rPrChange w:id="723" w:author="Stuart Jenkins" w:date="2019-08-12T11:53:00Z">
              <w:rPr/>
            </w:rPrChange>
          </w:rPr>
          <w:t>Séférian</w:t>
        </w:r>
        <w:proofErr w:type="spellEnd"/>
        <w:r w:rsidRPr="00C20A41">
          <w:rPr>
            <w:sz w:val="18"/>
            <w:rPrChange w:id="724" w:author="Stuart Jenkins" w:date="2019-08-12T11:53:00Z">
              <w:rPr/>
            </w:rPrChange>
          </w:rPr>
          <w:t xml:space="preserve">, R. Estimating and tracking the remaining carbon budget for stringent climate targets. </w:t>
        </w:r>
        <w:r w:rsidRPr="00C20A41">
          <w:rPr>
            <w:i/>
            <w:iCs/>
            <w:sz w:val="18"/>
            <w:rPrChange w:id="725" w:author="Stuart Jenkins" w:date="2019-08-12T11:53:00Z">
              <w:rPr>
                <w:i/>
                <w:iCs/>
              </w:rPr>
            </w:rPrChange>
          </w:rPr>
          <w:t>Nature</w:t>
        </w:r>
        <w:r w:rsidRPr="00C20A41">
          <w:rPr>
            <w:sz w:val="18"/>
            <w:rPrChange w:id="726" w:author="Stuart Jenkins" w:date="2019-08-12T11:53:00Z">
              <w:rPr/>
            </w:rPrChange>
          </w:rPr>
          <w:t xml:space="preserve"> </w:t>
        </w:r>
        <w:r w:rsidRPr="00C20A41">
          <w:rPr>
            <w:b/>
            <w:bCs/>
            <w:sz w:val="18"/>
            <w:rPrChange w:id="727" w:author="Stuart Jenkins" w:date="2019-08-12T11:53:00Z">
              <w:rPr>
                <w:b/>
                <w:bCs/>
              </w:rPr>
            </w:rPrChange>
          </w:rPr>
          <w:t>571</w:t>
        </w:r>
        <w:r w:rsidRPr="00C20A41">
          <w:rPr>
            <w:sz w:val="18"/>
            <w:rPrChange w:id="728" w:author="Stuart Jenkins" w:date="2019-08-12T11:53:00Z">
              <w:rPr/>
            </w:rPrChange>
          </w:rPr>
          <w:t>, 335 (2019).</w:t>
        </w:r>
      </w:ins>
    </w:p>
    <w:p w14:paraId="13E31D20" w14:textId="77777777" w:rsidR="00C20A41" w:rsidRPr="00C20A41" w:rsidRDefault="00C20A41" w:rsidP="00CB141E">
      <w:pPr>
        <w:pStyle w:val="Bibliography"/>
        <w:spacing w:line="240" w:lineRule="auto"/>
        <w:jc w:val="both"/>
        <w:rPr>
          <w:ins w:id="729" w:author="Stuart Jenkins" w:date="2019-08-12T11:53:00Z"/>
          <w:sz w:val="18"/>
          <w:rPrChange w:id="730" w:author="Stuart Jenkins" w:date="2019-08-12T11:53:00Z">
            <w:rPr>
              <w:ins w:id="731" w:author="Stuart Jenkins" w:date="2019-08-12T11:53:00Z"/>
            </w:rPr>
          </w:rPrChange>
        </w:rPr>
        <w:pPrChange w:id="732" w:author="Stuart Jenkins" w:date="2019-08-12T11:59:00Z">
          <w:pPr>
            <w:widowControl w:val="0"/>
            <w:autoSpaceDE w:val="0"/>
            <w:autoSpaceDN w:val="0"/>
            <w:adjustRightInd w:val="0"/>
          </w:pPr>
        </w:pPrChange>
      </w:pPr>
      <w:ins w:id="733" w:author="Stuart Jenkins" w:date="2019-08-12T11:53:00Z">
        <w:r w:rsidRPr="00C20A41">
          <w:rPr>
            <w:sz w:val="18"/>
            <w:rPrChange w:id="734" w:author="Stuart Jenkins" w:date="2019-08-12T11:53:00Z">
              <w:rPr/>
            </w:rPrChange>
          </w:rPr>
          <w:t>4.</w:t>
        </w:r>
        <w:r w:rsidRPr="00C20A41">
          <w:rPr>
            <w:sz w:val="18"/>
            <w:rPrChange w:id="735" w:author="Stuart Jenkins" w:date="2019-08-12T11:53:00Z">
              <w:rPr/>
            </w:rPrChange>
          </w:rPr>
          <w:tab/>
          <w:t xml:space="preserve">Leach, N. J. </w:t>
        </w:r>
        <w:r w:rsidRPr="00C20A41">
          <w:rPr>
            <w:i/>
            <w:iCs/>
            <w:sz w:val="18"/>
            <w:rPrChange w:id="736" w:author="Stuart Jenkins" w:date="2019-08-12T11:53:00Z">
              <w:rPr>
                <w:i/>
                <w:iCs/>
              </w:rPr>
            </w:rPrChange>
          </w:rPr>
          <w:t>et al.</w:t>
        </w:r>
        <w:r w:rsidRPr="00C20A41">
          <w:rPr>
            <w:sz w:val="18"/>
            <w:rPrChange w:id="737" w:author="Stuart Jenkins" w:date="2019-08-12T11:53:00Z">
              <w:rPr/>
            </w:rPrChange>
          </w:rPr>
          <w:t xml:space="preserve"> Current level and rate of warming determine emissions budgets under ambitious mitigation. </w:t>
        </w:r>
        <w:r w:rsidRPr="00C20A41">
          <w:rPr>
            <w:i/>
            <w:iCs/>
            <w:sz w:val="18"/>
            <w:rPrChange w:id="738" w:author="Stuart Jenkins" w:date="2019-08-12T11:53:00Z">
              <w:rPr>
                <w:i/>
                <w:iCs/>
              </w:rPr>
            </w:rPrChange>
          </w:rPr>
          <w:t xml:space="preserve">Nat. </w:t>
        </w:r>
        <w:proofErr w:type="spellStart"/>
        <w:r w:rsidRPr="00C20A41">
          <w:rPr>
            <w:i/>
            <w:iCs/>
            <w:sz w:val="18"/>
            <w:rPrChange w:id="739" w:author="Stuart Jenkins" w:date="2019-08-12T11:53:00Z">
              <w:rPr>
                <w:i/>
                <w:iCs/>
              </w:rPr>
            </w:rPrChange>
          </w:rPr>
          <w:t>Geosci</w:t>
        </w:r>
        <w:proofErr w:type="spellEnd"/>
        <w:r w:rsidRPr="00C20A41">
          <w:rPr>
            <w:i/>
            <w:iCs/>
            <w:sz w:val="18"/>
            <w:rPrChange w:id="740" w:author="Stuart Jenkins" w:date="2019-08-12T11:53:00Z">
              <w:rPr>
                <w:i/>
                <w:iCs/>
              </w:rPr>
            </w:rPrChange>
          </w:rPr>
          <w:t>.</w:t>
        </w:r>
        <w:r w:rsidRPr="00C20A41">
          <w:rPr>
            <w:sz w:val="18"/>
            <w:rPrChange w:id="741" w:author="Stuart Jenkins" w:date="2019-08-12T11:53:00Z">
              <w:rPr/>
            </w:rPrChange>
          </w:rPr>
          <w:t xml:space="preserve"> </w:t>
        </w:r>
        <w:r w:rsidRPr="00C20A41">
          <w:rPr>
            <w:b/>
            <w:bCs/>
            <w:sz w:val="18"/>
            <w:rPrChange w:id="742" w:author="Stuart Jenkins" w:date="2019-08-12T11:53:00Z">
              <w:rPr>
                <w:b/>
                <w:bCs/>
              </w:rPr>
            </w:rPrChange>
          </w:rPr>
          <w:t>11</w:t>
        </w:r>
        <w:r w:rsidRPr="00C20A41">
          <w:rPr>
            <w:sz w:val="18"/>
            <w:rPrChange w:id="743" w:author="Stuart Jenkins" w:date="2019-08-12T11:53:00Z">
              <w:rPr/>
            </w:rPrChange>
          </w:rPr>
          <w:t>, 574 (2018).</w:t>
        </w:r>
      </w:ins>
    </w:p>
    <w:p w14:paraId="0AE1154B" w14:textId="77777777" w:rsidR="00C20A41" w:rsidRPr="00C20A41" w:rsidRDefault="00C20A41" w:rsidP="00CB141E">
      <w:pPr>
        <w:pStyle w:val="Bibliography"/>
        <w:spacing w:line="240" w:lineRule="auto"/>
        <w:jc w:val="both"/>
        <w:rPr>
          <w:ins w:id="744" w:author="Stuart Jenkins" w:date="2019-08-12T11:53:00Z"/>
          <w:sz w:val="18"/>
          <w:rPrChange w:id="745" w:author="Stuart Jenkins" w:date="2019-08-12T11:53:00Z">
            <w:rPr>
              <w:ins w:id="746" w:author="Stuart Jenkins" w:date="2019-08-12T11:53:00Z"/>
            </w:rPr>
          </w:rPrChange>
        </w:rPr>
        <w:pPrChange w:id="747" w:author="Stuart Jenkins" w:date="2019-08-12T11:59:00Z">
          <w:pPr>
            <w:widowControl w:val="0"/>
            <w:autoSpaceDE w:val="0"/>
            <w:autoSpaceDN w:val="0"/>
            <w:adjustRightInd w:val="0"/>
          </w:pPr>
        </w:pPrChange>
      </w:pPr>
      <w:ins w:id="748" w:author="Stuart Jenkins" w:date="2019-08-12T11:53:00Z">
        <w:r w:rsidRPr="00C20A41">
          <w:rPr>
            <w:sz w:val="18"/>
            <w:rPrChange w:id="749" w:author="Stuart Jenkins" w:date="2019-08-12T11:53:00Z">
              <w:rPr/>
            </w:rPrChange>
          </w:rPr>
          <w:t>5.</w:t>
        </w:r>
        <w:r w:rsidRPr="00C20A41">
          <w:rPr>
            <w:sz w:val="18"/>
            <w:rPrChange w:id="750" w:author="Stuart Jenkins" w:date="2019-08-12T11:53:00Z">
              <w:rPr/>
            </w:rPrChange>
          </w:rPr>
          <w:tab/>
          <w:t xml:space="preserve">Millar, R. J. </w:t>
        </w:r>
        <w:r w:rsidRPr="00C20A41">
          <w:rPr>
            <w:i/>
            <w:iCs/>
            <w:sz w:val="18"/>
            <w:rPrChange w:id="751" w:author="Stuart Jenkins" w:date="2019-08-12T11:53:00Z">
              <w:rPr>
                <w:i/>
                <w:iCs/>
              </w:rPr>
            </w:rPrChange>
          </w:rPr>
          <w:t>et al.</w:t>
        </w:r>
        <w:r w:rsidRPr="00C20A41">
          <w:rPr>
            <w:sz w:val="18"/>
            <w:rPrChange w:id="752" w:author="Stuart Jenkins" w:date="2019-08-12T11:53:00Z">
              <w:rPr/>
            </w:rPrChange>
          </w:rPr>
          <w:t xml:space="preserve"> Emission budgets and pathways consistent with limiting warming to 1.5 °C. </w:t>
        </w:r>
        <w:r w:rsidRPr="00C20A41">
          <w:rPr>
            <w:i/>
            <w:iCs/>
            <w:sz w:val="18"/>
            <w:rPrChange w:id="753" w:author="Stuart Jenkins" w:date="2019-08-12T11:53:00Z">
              <w:rPr>
                <w:i/>
                <w:iCs/>
              </w:rPr>
            </w:rPrChange>
          </w:rPr>
          <w:t xml:space="preserve">Nat. </w:t>
        </w:r>
        <w:proofErr w:type="spellStart"/>
        <w:r w:rsidRPr="00C20A41">
          <w:rPr>
            <w:i/>
            <w:iCs/>
            <w:sz w:val="18"/>
            <w:rPrChange w:id="754" w:author="Stuart Jenkins" w:date="2019-08-12T11:53:00Z">
              <w:rPr>
                <w:i/>
                <w:iCs/>
              </w:rPr>
            </w:rPrChange>
          </w:rPr>
          <w:t>Geosci</w:t>
        </w:r>
        <w:proofErr w:type="spellEnd"/>
        <w:r w:rsidRPr="00C20A41">
          <w:rPr>
            <w:i/>
            <w:iCs/>
            <w:sz w:val="18"/>
            <w:rPrChange w:id="755" w:author="Stuart Jenkins" w:date="2019-08-12T11:53:00Z">
              <w:rPr>
                <w:i/>
                <w:iCs/>
              </w:rPr>
            </w:rPrChange>
          </w:rPr>
          <w:t>.</w:t>
        </w:r>
        <w:r w:rsidRPr="00C20A41">
          <w:rPr>
            <w:sz w:val="18"/>
            <w:rPrChange w:id="756" w:author="Stuart Jenkins" w:date="2019-08-12T11:53:00Z">
              <w:rPr/>
            </w:rPrChange>
          </w:rPr>
          <w:t xml:space="preserve"> </w:t>
        </w:r>
        <w:r w:rsidRPr="00C20A41">
          <w:rPr>
            <w:b/>
            <w:bCs/>
            <w:sz w:val="18"/>
            <w:rPrChange w:id="757" w:author="Stuart Jenkins" w:date="2019-08-12T11:53:00Z">
              <w:rPr>
                <w:b/>
                <w:bCs/>
              </w:rPr>
            </w:rPrChange>
          </w:rPr>
          <w:t>10</w:t>
        </w:r>
        <w:r w:rsidRPr="00C20A41">
          <w:rPr>
            <w:sz w:val="18"/>
            <w:rPrChange w:id="758" w:author="Stuart Jenkins" w:date="2019-08-12T11:53:00Z">
              <w:rPr/>
            </w:rPrChange>
          </w:rPr>
          <w:t>, 741–747 (2017).</w:t>
        </w:r>
      </w:ins>
    </w:p>
    <w:p w14:paraId="77FA885A" w14:textId="77777777" w:rsidR="00C20A41" w:rsidRPr="00C20A41" w:rsidRDefault="00C20A41" w:rsidP="00CB141E">
      <w:pPr>
        <w:pStyle w:val="Bibliography"/>
        <w:spacing w:line="240" w:lineRule="auto"/>
        <w:jc w:val="both"/>
        <w:rPr>
          <w:ins w:id="759" w:author="Stuart Jenkins" w:date="2019-08-12T11:53:00Z"/>
          <w:sz w:val="18"/>
          <w:rPrChange w:id="760" w:author="Stuart Jenkins" w:date="2019-08-12T11:53:00Z">
            <w:rPr>
              <w:ins w:id="761" w:author="Stuart Jenkins" w:date="2019-08-12T11:53:00Z"/>
            </w:rPr>
          </w:rPrChange>
        </w:rPr>
        <w:pPrChange w:id="762" w:author="Stuart Jenkins" w:date="2019-08-12T11:59:00Z">
          <w:pPr>
            <w:widowControl w:val="0"/>
            <w:autoSpaceDE w:val="0"/>
            <w:autoSpaceDN w:val="0"/>
            <w:adjustRightInd w:val="0"/>
          </w:pPr>
        </w:pPrChange>
      </w:pPr>
      <w:ins w:id="763" w:author="Stuart Jenkins" w:date="2019-08-12T11:53:00Z">
        <w:r w:rsidRPr="00C20A41">
          <w:rPr>
            <w:sz w:val="18"/>
            <w:rPrChange w:id="764" w:author="Stuart Jenkins" w:date="2019-08-12T11:53:00Z">
              <w:rPr/>
            </w:rPrChange>
          </w:rPr>
          <w:t>6.</w:t>
        </w:r>
        <w:r w:rsidRPr="00C20A41">
          <w:rPr>
            <w:sz w:val="18"/>
            <w:rPrChange w:id="765" w:author="Stuart Jenkins" w:date="2019-08-12T11:53:00Z">
              <w:rPr/>
            </w:rPrChange>
          </w:rPr>
          <w:tab/>
          <w:t xml:space="preserve">Matthews, H. D., Gillett, N. P., Stott, P. A. &amp; </w:t>
        </w:r>
        <w:proofErr w:type="spellStart"/>
        <w:r w:rsidRPr="00C20A41">
          <w:rPr>
            <w:sz w:val="18"/>
            <w:rPrChange w:id="766" w:author="Stuart Jenkins" w:date="2019-08-12T11:53:00Z">
              <w:rPr/>
            </w:rPrChange>
          </w:rPr>
          <w:t>Zickfeld</w:t>
        </w:r>
        <w:proofErr w:type="spellEnd"/>
        <w:r w:rsidRPr="00C20A41">
          <w:rPr>
            <w:sz w:val="18"/>
            <w:rPrChange w:id="767" w:author="Stuart Jenkins" w:date="2019-08-12T11:53:00Z">
              <w:rPr/>
            </w:rPrChange>
          </w:rPr>
          <w:t xml:space="preserve">, K. The proportionality of global warming to cumulative carbon emissions. </w:t>
        </w:r>
        <w:r w:rsidRPr="00C20A41">
          <w:rPr>
            <w:i/>
            <w:iCs/>
            <w:sz w:val="18"/>
            <w:rPrChange w:id="768" w:author="Stuart Jenkins" w:date="2019-08-12T11:53:00Z">
              <w:rPr>
                <w:i/>
                <w:iCs/>
              </w:rPr>
            </w:rPrChange>
          </w:rPr>
          <w:t>Nature</w:t>
        </w:r>
        <w:r w:rsidRPr="00C20A41">
          <w:rPr>
            <w:sz w:val="18"/>
            <w:rPrChange w:id="769" w:author="Stuart Jenkins" w:date="2019-08-12T11:53:00Z">
              <w:rPr/>
            </w:rPrChange>
          </w:rPr>
          <w:t xml:space="preserve"> </w:t>
        </w:r>
        <w:r w:rsidRPr="00C20A41">
          <w:rPr>
            <w:b/>
            <w:bCs/>
            <w:sz w:val="18"/>
            <w:rPrChange w:id="770" w:author="Stuart Jenkins" w:date="2019-08-12T11:53:00Z">
              <w:rPr>
                <w:b/>
                <w:bCs/>
              </w:rPr>
            </w:rPrChange>
          </w:rPr>
          <w:t>459</w:t>
        </w:r>
        <w:r w:rsidRPr="00C20A41">
          <w:rPr>
            <w:sz w:val="18"/>
            <w:rPrChange w:id="771" w:author="Stuart Jenkins" w:date="2019-08-12T11:53:00Z">
              <w:rPr/>
            </w:rPrChange>
          </w:rPr>
          <w:t>, 829–832 (2009).</w:t>
        </w:r>
      </w:ins>
    </w:p>
    <w:p w14:paraId="614DE80B" w14:textId="77777777" w:rsidR="00C20A41" w:rsidRPr="00C20A41" w:rsidRDefault="00C20A41" w:rsidP="00CB141E">
      <w:pPr>
        <w:pStyle w:val="Bibliography"/>
        <w:spacing w:line="240" w:lineRule="auto"/>
        <w:jc w:val="both"/>
        <w:rPr>
          <w:ins w:id="772" w:author="Stuart Jenkins" w:date="2019-08-12T11:53:00Z"/>
          <w:sz w:val="18"/>
          <w:rPrChange w:id="773" w:author="Stuart Jenkins" w:date="2019-08-12T11:53:00Z">
            <w:rPr>
              <w:ins w:id="774" w:author="Stuart Jenkins" w:date="2019-08-12T11:53:00Z"/>
            </w:rPr>
          </w:rPrChange>
        </w:rPr>
        <w:pPrChange w:id="775" w:author="Stuart Jenkins" w:date="2019-08-12T11:59:00Z">
          <w:pPr>
            <w:widowControl w:val="0"/>
            <w:autoSpaceDE w:val="0"/>
            <w:autoSpaceDN w:val="0"/>
            <w:adjustRightInd w:val="0"/>
          </w:pPr>
        </w:pPrChange>
      </w:pPr>
      <w:ins w:id="776" w:author="Stuart Jenkins" w:date="2019-08-12T11:53:00Z">
        <w:r w:rsidRPr="00C20A41">
          <w:rPr>
            <w:sz w:val="18"/>
            <w:rPrChange w:id="777" w:author="Stuart Jenkins" w:date="2019-08-12T11:53:00Z">
              <w:rPr/>
            </w:rPrChange>
          </w:rPr>
          <w:t>7.</w:t>
        </w:r>
        <w:r w:rsidRPr="00C20A41">
          <w:rPr>
            <w:sz w:val="18"/>
            <w:rPrChange w:id="778" w:author="Stuart Jenkins" w:date="2019-08-12T11:53:00Z">
              <w:rPr/>
            </w:rPrChange>
          </w:rPr>
          <w:tab/>
        </w:r>
        <w:proofErr w:type="spellStart"/>
        <w:r w:rsidRPr="00C20A41">
          <w:rPr>
            <w:sz w:val="18"/>
            <w:rPrChange w:id="779" w:author="Stuart Jenkins" w:date="2019-08-12T11:53:00Z">
              <w:rPr/>
            </w:rPrChange>
          </w:rPr>
          <w:t>Quéré</w:t>
        </w:r>
        <w:proofErr w:type="spellEnd"/>
        <w:r w:rsidRPr="00C20A41">
          <w:rPr>
            <w:sz w:val="18"/>
            <w:rPrChange w:id="780" w:author="Stuart Jenkins" w:date="2019-08-12T11:53:00Z">
              <w:rPr/>
            </w:rPrChange>
          </w:rPr>
          <w:t xml:space="preserve">, C. L. </w:t>
        </w:r>
        <w:r w:rsidRPr="00C20A41">
          <w:rPr>
            <w:i/>
            <w:iCs/>
            <w:sz w:val="18"/>
            <w:rPrChange w:id="781" w:author="Stuart Jenkins" w:date="2019-08-12T11:53:00Z">
              <w:rPr>
                <w:i/>
                <w:iCs/>
              </w:rPr>
            </w:rPrChange>
          </w:rPr>
          <w:t>et al.</w:t>
        </w:r>
        <w:r w:rsidRPr="00C20A41">
          <w:rPr>
            <w:sz w:val="18"/>
            <w:rPrChange w:id="782" w:author="Stuart Jenkins" w:date="2019-08-12T11:53:00Z">
              <w:rPr/>
            </w:rPrChange>
          </w:rPr>
          <w:t xml:space="preserve"> Global Carbon Budget 2016. </w:t>
        </w:r>
        <w:r w:rsidRPr="00C20A41">
          <w:rPr>
            <w:i/>
            <w:iCs/>
            <w:sz w:val="18"/>
            <w:rPrChange w:id="783" w:author="Stuart Jenkins" w:date="2019-08-12T11:53:00Z">
              <w:rPr>
                <w:i/>
                <w:iCs/>
              </w:rPr>
            </w:rPrChange>
          </w:rPr>
          <w:t>Earth Syst. Sci. Data</w:t>
        </w:r>
        <w:r w:rsidRPr="00C20A41">
          <w:rPr>
            <w:sz w:val="18"/>
            <w:rPrChange w:id="784" w:author="Stuart Jenkins" w:date="2019-08-12T11:53:00Z">
              <w:rPr/>
            </w:rPrChange>
          </w:rPr>
          <w:t xml:space="preserve"> </w:t>
        </w:r>
        <w:r w:rsidRPr="00C20A41">
          <w:rPr>
            <w:b/>
            <w:bCs/>
            <w:sz w:val="18"/>
            <w:rPrChange w:id="785" w:author="Stuart Jenkins" w:date="2019-08-12T11:53:00Z">
              <w:rPr>
                <w:b/>
                <w:bCs/>
              </w:rPr>
            </w:rPrChange>
          </w:rPr>
          <w:t>8</w:t>
        </w:r>
        <w:r w:rsidRPr="00C20A41">
          <w:rPr>
            <w:sz w:val="18"/>
            <w:rPrChange w:id="786" w:author="Stuart Jenkins" w:date="2019-08-12T11:53:00Z">
              <w:rPr/>
            </w:rPrChange>
          </w:rPr>
          <w:t>, 605–649 (2016).</w:t>
        </w:r>
      </w:ins>
    </w:p>
    <w:p w14:paraId="04CBD7E0" w14:textId="77777777" w:rsidR="00C20A41" w:rsidRPr="00C20A41" w:rsidRDefault="00C20A41" w:rsidP="00CB141E">
      <w:pPr>
        <w:pStyle w:val="Bibliography"/>
        <w:spacing w:line="240" w:lineRule="auto"/>
        <w:jc w:val="both"/>
        <w:rPr>
          <w:ins w:id="787" w:author="Stuart Jenkins" w:date="2019-08-12T11:53:00Z"/>
          <w:sz w:val="18"/>
          <w:rPrChange w:id="788" w:author="Stuart Jenkins" w:date="2019-08-12T11:53:00Z">
            <w:rPr>
              <w:ins w:id="789" w:author="Stuart Jenkins" w:date="2019-08-12T11:53:00Z"/>
            </w:rPr>
          </w:rPrChange>
        </w:rPr>
        <w:pPrChange w:id="790" w:author="Stuart Jenkins" w:date="2019-08-12T11:59:00Z">
          <w:pPr>
            <w:widowControl w:val="0"/>
            <w:autoSpaceDE w:val="0"/>
            <w:autoSpaceDN w:val="0"/>
            <w:adjustRightInd w:val="0"/>
          </w:pPr>
        </w:pPrChange>
      </w:pPr>
      <w:ins w:id="791" w:author="Stuart Jenkins" w:date="2019-08-12T11:53:00Z">
        <w:r w:rsidRPr="00C20A41">
          <w:rPr>
            <w:sz w:val="18"/>
            <w:rPrChange w:id="792" w:author="Stuart Jenkins" w:date="2019-08-12T11:53:00Z">
              <w:rPr/>
            </w:rPrChange>
          </w:rPr>
          <w:t>8.</w:t>
        </w:r>
        <w:r w:rsidRPr="00C20A41">
          <w:rPr>
            <w:sz w:val="18"/>
            <w:rPrChange w:id="793" w:author="Stuart Jenkins" w:date="2019-08-12T11:53:00Z">
              <w:rPr/>
            </w:rPrChange>
          </w:rPr>
          <w:tab/>
        </w:r>
        <w:proofErr w:type="spellStart"/>
        <w:r w:rsidRPr="00C20A41">
          <w:rPr>
            <w:sz w:val="18"/>
            <w:rPrChange w:id="794" w:author="Stuart Jenkins" w:date="2019-08-12T11:53:00Z">
              <w:rPr/>
            </w:rPrChange>
          </w:rPr>
          <w:t>Huppmann</w:t>
        </w:r>
        <w:proofErr w:type="spellEnd"/>
        <w:r w:rsidRPr="00C20A41">
          <w:rPr>
            <w:sz w:val="18"/>
            <w:rPrChange w:id="795" w:author="Stuart Jenkins" w:date="2019-08-12T11:53:00Z">
              <w:rPr/>
            </w:rPrChange>
          </w:rPr>
          <w:t xml:space="preserve">, D. </w:t>
        </w:r>
        <w:r w:rsidRPr="00C20A41">
          <w:rPr>
            <w:i/>
            <w:iCs/>
            <w:sz w:val="18"/>
            <w:rPrChange w:id="796" w:author="Stuart Jenkins" w:date="2019-08-12T11:53:00Z">
              <w:rPr>
                <w:i/>
                <w:iCs/>
              </w:rPr>
            </w:rPrChange>
          </w:rPr>
          <w:t>et al.</w:t>
        </w:r>
        <w:r w:rsidRPr="00C20A41">
          <w:rPr>
            <w:sz w:val="18"/>
            <w:rPrChange w:id="797" w:author="Stuart Jenkins" w:date="2019-08-12T11:53:00Z">
              <w:rPr/>
            </w:rPrChange>
          </w:rPr>
          <w:t xml:space="preserve"> </w:t>
        </w:r>
        <w:r w:rsidRPr="00C20A41">
          <w:rPr>
            <w:i/>
            <w:iCs/>
            <w:sz w:val="18"/>
            <w:rPrChange w:id="798" w:author="Stuart Jenkins" w:date="2019-08-12T11:53:00Z">
              <w:rPr>
                <w:i/>
                <w:iCs/>
              </w:rPr>
            </w:rPrChange>
          </w:rPr>
          <w:t>IAMC 1.5°C Scenario Explorer and Data hosted by IIASA</w:t>
        </w:r>
        <w:r w:rsidRPr="00C20A41">
          <w:rPr>
            <w:sz w:val="18"/>
            <w:rPrChange w:id="799" w:author="Stuart Jenkins" w:date="2019-08-12T11:53:00Z">
              <w:rPr/>
            </w:rPrChange>
          </w:rPr>
          <w:t xml:space="preserve">. (Integrated Assessment </w:t>
        </w:r>
        <w:proofErr w:type="spellStart"/>
        <w:r w:rsidRPr="00C20A41">
          <w:rPr>
            <w:sz w:val="18"/>
            <w:rPrChange w:id="800" w:author="Stuart Jenkins" w:date="2019-08-12T11:53:00Z">
              <w:rPr/>
            </w:rPrChange>
          </w:rPr>
          <w:t>Modeling</w:t>
        </w:r>
        <w:proofErr w:type="spellEnd"/>
        <w:r w:rsidRPr="00C20A41">
          <w:rPr>
            <w:sz w:val="18"/>
            <w:rPrChange w:id="801" w:author="Stuart Jenkins" w:date="2019-08-12T11:53:00Z">
              <w:rPr/>
            </w:rPrChange>
          </w:rPr>
          <w:t xml:space="preserve"> Consortium &amp; International Institute for Applied Systems Analysis, 2018). doi:10.22022/SR15/08-2018.15429</w:t>
        </w:r>
      </w:ins>
    </w:p>
    <w:p w14:paraId="1B2552BE" w14:textId="77777777" w:rsidR="00C20A41" w:rsidRPr="00C20A41" w:rsidRDefault="00C20A41" w:rsidP="00CB141E">
      <w:pPr>
        <w:pStyle w:val="Bibliography"/>
        <w:spacing w:line="240" w:lineRule="auto"/>
        <w:jc w:val="both"/>
        <w:rPr>
          <w:ins w:id="802" w:author="Stuart Jenkins" w:date="2019-08-12T11:53:00Z"/>
          <w:sz w:val="18"/>
          <w:rPrChange w:id="803" w:author="Stuart Jenkins" w:date="2019-08-12T11:53:00Z">
            <w:rPr>
              <w:ins w:id="804" w:author="Stuart Jenkins" w:date="2019-08-12T11:53:00Z"/>
            </w:rPr>
          </w:rPrChange>
        </w:rPr>
        <w:pPrChange w:id="805" w:author="Stuart Jenkins" w:date="2019-08-12T11:59:00Z">
          <w:pPr>
            <w:widowControl w:val="0"/>
            <w:autoSpaceDE w:val="0"/>
            <w:autoSpaceDN w:val="0"/>
            <w:adjustRightInd w:val="0"/>
          </w:pPr>
        </w:pPrChange>
      </w:pPr>
      <w:ins w:id="806" w:author="Stuart Jenkins" w:date="2019-08-12T11:53:00Z">
        <w:r w:rsidRPr="00C20A41">
          <w:rPr>
            <w:sz w:val="18"/>
            <w:rPrChange w:id="807" w:author="Stuart Jenkins" w:date="2019-08-12T11:53:00Z">
              <w:rPr/>
            </w:rPrChange>
          </w:rPr>
          <w:t>9.</w:t>
        </w:r>
        <w:r w:rsidRPr="00C20A41">
          <w:rPr>
            <w:sz w:val="18"/>
            <w:rPrChange w:id="808" w:author="Stuart Jenkins" w:date="2019-08-12T11:53:00Z">
              <w:rPr/>
            </w:rPrChange>
          </w:rPr>
          <w:tab/>
        </w:r>
        <w:proofErr w:type="spellStart"/>
        <w:r w:rsidRPr="00C20A41">
          <w:rPr>
            <w:sz w:val="18"/>
            <w:rPrChange w:id="809" w:author="Stuart Jenkins" w:date="2019-08-12T11:53:00Z">
              <w:rPr/>
            </w:rPrChange>
          </w:rPr>
          <w:t>Joos</w:t>
        </w:r>
        <w:proofErr w:type="spellEnd"/>
        <w:r w:rsidRPr="00C20A41">
          <w:rPr>
            <w:sz w:val="18"/>
            <w:rPrChange w:id="810" w:author="Stuart Jenkins" w:date="2019-08-12T11:53:00Z">
              <w:rPr/>
            </w:rPrChange>
          </w:rPr>
          <w:t xml:space="preserve">, F. </w:t>
        </w:r>
        <w:r w:rsidRPr="00C20A41">
          <w:rPr>
            <w:i/>
            <w:iCs/>
            <w:sz w:val="18"/>
            <w:rPrChange w:id="811" w:author="Stuart Jenkins" w:date="2019-08-12T11:53:00Z">
              <w:rPr>
                <w:i/>
                <w:iCs/>
              </w:rPr>
            </w:rPrChange>
          </w:rPr>
          <w:t>et al.</w:t>
        </w:r>
        <w:r w:rsidRPr="00C20A41">
          <w:rPr>
            <w:sz w:val="18"/>
            <w:rPrChange w:id="812" w:author="Stuart Jenkins" w:date="2019-08-12T11:53:00Z">
              <w:rPr/>
            </w:rPrChange>
          </w:rPr>
          <w:t xml:space="preserve"> Carbon dioxide and climate impulse response functions for the computation of greenhouse gas metrics: a multi-model analysis. </w:t>
        </w:r>
        <w:r w:rsidRPr="00C20A41">
          <w:rPr>
            <w:i/>
            <w:iCs/>
            <w:sz w:val="18"/>
            <w:rPrChange w:id="813" w:author="Stuart Jenkins" w:date="2019-08-12T11:53:00Z">
              <w:rPr>
                <w:i/>
                <w:iCs/>
              </w:rPr>
            </w:rPrChange>
          </w:rPr>
          <w:t>Atmospheric Chem. Phys.</w:t>
        </w:r>
        <w:r w:rsidRPr="00C20A41">
          <w:rPr>
            <w:sz w:val="18"/>
            <w:rPrChange w:id="814" w:author="Stuart Jenkins" w:date="2019-08-12T11:53:00Z">
              <w:rPr/>
            </w:rPrChange>
          </w:rPr>
          <w:t xml:space="preserve"> </w:t>
        </w:r>
        <w:r w:rsidRPr="00C20A41">
          <w:rPr>
            <w:b/>
            <w:bCs/>
            <w:sz w:val="18"/>
            <w:rPrChange w:id="815" w:author="Stuart Jenkins" w:date="2019-08-12T11:53:00Z">
              <w:rPr>
                <w:b/>
                <w:bCs/>
              </w:rPr>
            </w:rPrChange>
          </w:rPr>
          <w:t>13</w:t>
        </w:r>
        <w:r w:rsidRPr="00C20A41">
          <w:rPr>
            <w:sz w:val="18"/>
            <w:rPrChange w:id="816" w:author="Stuart Jenkins" w:date="2019-08-12T11:53:00Z">
              <w:rPr/>
            </w:rPrChange>
          </w:rPr>
          <w:t>, 2793–2825 (2013).</w:t>
        </w:r>
      </w:ins>
    </w:p>
    <w:p w14:paraId="01E3F681" w14:textId="77777777" w:rsidR="00C20A41" w:rsidRPr="00C20A41" w:rsidRDefault="00C20A41" w:rsidP="00CB141E">
      <w:pPr>
        <w:pStyle w:val="Bibliography"/>
        <w:spacing w:line="240" w:lineRule="auto"/>
        <w:jc w:val="both"/>
        <w:rPr>
          <w:ins w:id="817" w:author="Stuart Jenkins" w:date="2019-08-12T11:53:00Z"/>
          <w:sz w:val="18"/>
          <w:rPrChange w:id="818" w:author="Stuart Jenkins" w:date="2019-08-12T11:53:00Z">
            <w:rPr>
              <w:ins w:id="819" w:author="Stuart Jenkins" w:date="2019-08-12T11:53:00Z"/>
            </w:rPr>
          </w:rPrChange>
        </w:rPr>
        <w:pPrChange w:id="820" w:author="Stuart Jenkins" w:date="2019-08-12T11:59:00Z">
          <w:pPr>
            <w:widowControl w:val="0"/>
            <w:autoSpaceDE w:val="0"/>
            <w:autoSpaceDN w:val="0"/>
            <w:adjustRightInd w:val="0"/>
          </w:pPr>
        </w:pPrChange>
      </w:pPr>
      <w:ins w:id="821" w:author="Stuart Jenkins" w:date="2019-08-12T11:53:00Z">
        <w:r w:rsidRPr="00C20A41">
          <w:rPr>
            <w:sz w:val="18"/>
            <w:rPrChange w:id="822" w:author="Stuart Jenkins" w:date="2019-08-12T11:53:00Z">
              <w:rPr/>
            </w:rPrChange>
          </w:rPr>
          <w:t>10.</w:t>
        </w:r>
        <w:r w:rsidRPr="00C20A41">
          <w:rPr>
            <w:sz w:val="18"/>
            <w:rPrChange w:id="823" w:author="Stuart Jenkins" w:date="2019-08-12T11:53:00Z">
              <w:rPr/>
            </w:rPrChange>
          </w:rPr>
          <w:tab/>
          <w:t xml:space="preserve">Millar, R. J., Nicholls, Z. R., </w:t>
        </w:r>
        <w:proofErr w:type="spellStart"/>
        <w:r w:rsidRPr="00C20A41">
          <w:rPr>
            <w:sz w:val="18"/>
            <w:rPrChange w:id="824" w:author="Stuart Jenkins" w:date="2019-08-12T11:53:00Z">
              <w:rPr/>
            </w:rPrChange>
          </w:rPr>
          <w:t>Friedlingstein</w:t>
        </w:r>
        <w:proofErr w:type="spellEnd"/>
        <w:r w:rsidRPr="00C20A41">
          <w:rPr>
            <w:sz w:val="18"/>
            <w:rPrChange w:id="825" w:author="Stuart Jenkins" w:date="2019-08-12T11:53:00Z">
              <w:rPr/>
            </w:rPrChange>
          </w:rPr>
          <w:t xml:space="preserve">, P. &amp; Allen, M. R. A modified impulse-response representation of the global near-surface air temperature and atmospheric concentration response to carbon dioxide emissions. </w:t>
        </w:r>
        <w:r w:rsidRPr="00C20A41">
          <w:rPr>
            <w:i/>
            <w:iCs/>
            <w:sz w:val="18"/>
            <w:rPrChange w:id="826" w:author="Stuart Jenkins" w:date="2019-08-12T11:53:00Z">
              <w:rPr>
                <w:i/>
                <w:iCs/>
              </w:rPr>
            </w:rPrChange>
          </w:rPr>
          <w:t>Atmospheric Chem. Phys.</w:t>
        </w:r>
        <w:r w:rsidRPr="00C20A41">
          <w:rPr>
            <w:sz w:val="18"/>
            <w:rPrChange w:id="827" w:author="Stuart Jenkins" w:date="2019-08-12T11:53:00Z">
              <w:rPr/>
            </w:rPrChange>
          </w:rPr>
          <w:t xml:space="preserve"> </w:t>
        </w:r>
        <w:r w:rsidRPr="00C20A41">
          <w:rPr>
            <w:b/>
            <w:bCs/>
            <w:sz w:val="18"/>
            <w:rPrChange w:id="828" w:author="Stuart Jenkins" w:date="2019-08-12T11:53:00Z">
              <w:rPr>
                <w:b/>
                <w:bCs/>
              </w:rPr>
            </w:rPrChange>
          </w:rPr>
          <w:t>17</w:t>
        </w:r>
        <w:r w:rsidRPr="00C20A41">
          <w:rPr>
            <w:sz w:val="18"/>
            <w:rPrChange w:id="829" w:author="Stuart Jenkins" w:date="2019-08-12T11:53:00Z">
              <w:rPr/>
            </w:rPrChange>
          </w:rPr>
          <w:t>, 7213–7228 (2017).</w:t>
        </w:r>
      </w:ins>
    </w:p>
    <w:p w14:paraId="21745E2D" w14:textId="77777777" w:rsidR="00C20A41" w:rsidRPr="00C20A41" w:rsidRDefault="00C20A41" w:rsidP="00CB141E">
      <w:pPr>
        <w:pStyle w:val="Bibliography"/>
        <w:spacing w:line="240" w:lineRule="auto"/>
        <w:jc w:val="both"/>
        <w:rPr>
          <w:ins w:id="830" w:author="Stuart Jenkins" w:date="2019-08-12T11:53:00Z"/>
          <w:sz w:val="18"/>
          <w:rPrChange w:id="831" w:author="Stuart Jenkins" w:date="2019-08-12T11:53:00Z">
            <w:rPr>
              <w:ins w:id="832" w:author="Stuart Jenkins" w:date="2019-08-12T11:53:00Z"/>
            </w:rPr>
          </w:rPrChange>
        </w:rPr>
        <w:pPrChange w:id="833" w:author="Stuart Jenkins" w:date="2019-08-12T11:59:00Z">
          <w:pPr>
            <w:widowControl w:val="0"/>
            <w:autoSpaceDE w:val="0"/>
            <w:autoSpaceDN w:val="0"/>
            <w:adjustRightInd w:val="0"/>
          </w:pPr>
        </w:pPrChange>
      </w:pPr>
      <w:ins w:id="834" w:author="Stuart Jenkins" w:date="2019-08-12T11:53:00Z">
        <w:r w:rsidRPr="00C20A41">
          <w:rPr>
            <w:sz w:val="18"/>
            <w:rPrChange w:id="835" w:author="Stuart Jenkins" w:date="2019-08-12T11:53:00Z">
              <w:rPr/>
            </w:rPrChange>
          </w:rPr>
          <w:t>11.</w:t>
        </w:r>
        <w:r w:rsidRPr="00C20A41">
          <w:rPr>
            <w:sz w:val="18"/>
            <w:rPrChange w:id="836" w:author="Stuart Jenkins" w:date="2019-08-12T11:53:00Z">
              <w:rPr/>
            </w:rPrChange>
          </w:rPr>
          <w:tab/>
          <w:t xml:space="preserve">Ehlert, D. &amp; </w:t>
        </w:r>
        <w:proofErr w:type="spellStart"/>
        <w:r w:rsidRPr="00C20A41">
          <w:rPr>
            <w:sz w:val="18"/>
            <w:rPrChange w:id="837" w:author="Stuart Jenkins" w:date="2019-08-12T11:53:00Z">
              <w:rPr/>
            </w:rPrChange>
          </w:rPr>
          <w:t>Zickfeld</w:t>
        </w:r>
        <w:proofErr w:type="spellEnd"/>
        <w:r w:rsidRPr="00C20A41">
          <w:rPr>
            <w:sz w:val="18"/>
            <w:rPrChange w:id="838" w:author="Stuart Jenkins" w:date="2019-08-12T11:53:00Z">
              <w:rPr/>
            </w:rPrChange>
          </w:rPr>
          <w:t xml:space="preserve">, K. What determines the warming commitment after cessation of CO 2 emissions? </w:t>
        </w:r>
        <w:r w:rsidRPr="00C20A41">
          <w:rPr>
            <w:i/>
            <w:iCs/>
            <w:sz w:val="18"/>
            <w:rPrChange w:id="839" w:author="Stuart Jenkins" w:date="2019-08-12T11:53:00Z">
              <w:rPr>
                <w:i/>
                <w:iCs/>
              </w:rPr>
            </w:rPrChange>
          </w:rPr>
          <w:t>Environ. Res. Lett.</w:t>
        </w:r>
        <w:r w:rsidRPr="00C20A41">
          <w:rPr>
            <w:sz w:val="18"/>
            <w:rPrChange w:id="840" w:author="Stuart Jenkins" w:date="2019-08-12T11:53:00Z">
              <w:rPr/>
            </w:rPrChange>
          </w:rPr>
          <w:t xml:space="preserve"> </w:t>
        </w:r>
        <w:r w:rsidRPr="00C20A41">
          <w:rPr>
            <w:b/>
            <w:bCs/>
            <w:sz w:val="18"/>
            <w:rPrChange w:id="841" w:author="Stuart Jenkins" w:date="2019-08-12T11:53:00Z">
              <w:rPr>
                <w:b/>
                <w:bCs/>
              </w:rPr>
            </w:rPrChange>
          </w:rPr>
          <w:t>12</w:t>
        </w:r>
        <w:r w:rsidRPr="00C20A41">
          <w:rPr>
            <w:sz w:val="18"/>
            <w:rPrChange w:id="842" w:author="Stuart Jenkins" w:date="2019-08-12T11:53:00Z">
              <w:rPr/>
            </w:rPrChange>
          </w:rPr>
          <w:t>, 015002 (2017).</w:t>
        </w:r>
      </w:ins>
    </w:p>
    <w:p w14:paraId="084D9761" w14:textId="77777777" w:rsidR="00C20A41" w:rsidRPr="00C20A41" w:rsidRDefault="00C20A41" w:rsidP="00CB141E">
      <w:pPr>
        <w:pStyle w:val="Bibliography"/>
        <w:spacing w:line="240" w:lineRule="auto"/>
        <w:jc w:val="both"/>
        <w:rPr>
          <w:ins w:id="843" w:author="Stuart Jenkins" w:date="2019-08-12T11:53:00Z"/>
          <w:sz w:val="18"/>
          <w:rPrChange w:id="844" w:author="Stuart Jenkins" w:date="2019-08-12T11:53:00Z">
            <w:rPr>
              <w:ins w:id="845" w:author="Stuart Jenkins" w:date="2019-08-12T11:53:00Z"/>
            </w:rPr>
          </w:rPrChange>
        </w:rPr>
        <w:pPrChange w:id="846" w:author="Stuart Jenkins" w:date="2019-08-12T11:59:00Z">
          <w:pPr>
            <w:widowControl w:val="0"/>
            <w:autoSpaceDE w:val="0"/>
            <w:autoSpaceDN w:val="0"/>
            <w:adjustRightInd w:val="0"/>
          </w:pPr>
        </w:pPrChange>
      </w:pPr>
      <w:ins w:id="847" w:author="Stuart Jenkins" w:date="2019-08-12T11:53:00Z">
        <w:r w:rsidRPr="00C20A41">
          <w:rPr>
            <w:sz w:val="18"/>
            <w:rPrChange w:id="848" w:author="Stuart Jenkins" w:date="2019-08-12T11:53:00Z">
              <w:rPr/>
            </w:rPrChange>
          </w:rPr>
          <w:t>12.</w:t>
        </w:r>
        <w:r w:rsidRPr="00C20A41">
          <w:rPr>
            <w:sz w:val="18"/>
            <w:rPrChange w:id="849" w:author="Stuart Jenkins" w:date="2019-08-12T11:53:00Z">
              <w:rPr/>
            </w:rPrChange>
          </w:rPr>
          <w:tab/>
          <w:t xml:space="preserve">Allen, M. R. </w:t>
        </w:r>
        <w:r w:rsidRPr="00C20A41">
          <w:rPr>
            <w:i/>
            <w:iCs/>
            <w:sz w:val="18"/>
            <w:rPrChange w:id="850" w:author="Stuart Jenkins" w:date="2019-08-12T11:53:00Z">
              <w:rPr>
                <w:i/>
                <w:iCs/>
              </w:rPr>
            </w:rPrChange>
          </w:rPr>
          <w:t>et al.</w:t>
        </w:r>
        <w:r w:rsidRPr="00C20A41">
          <w:rPr>
            <w:sz w:val="18"/>
            <w:rPrChange w:id="851" w:author="Stuart Jenkins" w:date="2019-08-12T11:53:00Z">
              <w:rPr/>
            </w:rPrChange>
          </w:rPr>
          <w:t xml:space="preserve"> Warming caused by cumulative carbon emissions towards the trillionth tonne. </w:t>
        </w:r>
        <w:r w:rsidRPr="00C20A41">
          <w:rPr>
            <w:i/>
            <w:iCs/>
            <w:sz w:val="18"/>
            <w:rPrChange w:id="852" w:author="Stuart Jenkins" w:date="2019-08-12T11:53:00Z">
              <w:rPr>
                <w:i/>
                <w:iCs/>
              </w:rPr>
            </w:rPrChange>
          </w:rPr>
          <w:t>Nature</w:t>
        </w:r>
        <w:r w:rsidRPr="00C20A41">
          <w:rPr>
            <w:sz w:val="18"/>
            <w:rPrChange w:id="853" w:author="Stuart Jenkins" w:date="2019-08-12T11:53:00Z">
              <w:rPr/>
            </w:rPrChange>
          </w:rPr>
          <w:t xml:space="preserve"> </w:t>
        </w:r>
        <w:r w:rsidRPr="00C20A41">
          <w:rPr>
            <w:b/>
            <w:bCs/>
            <w:sz w:val="18"/>
            <w:rPrChange w:id="854" w:author="Stuart Jenkins" w:date="2019-08-12T11:53:00Z">
              <w:rPr>
                <w:b/>
                <w:bCs/>
              </w:rPr>
            </w:rPrChange>
          </w:rPr>
          <w:t>458</w:t>
        </w:r>
        <w:r w:rsidRPr="00C20A41">
          <w:rPr>
            <w:sz w:val="18"/>
            <w:rPrChange w:id="855" w:author="Stuart Jenkins" w:date="2019-08-12T11:53:00Z">
              <w:rPr/>
            </w:rPrChange>
          </w:rPr>
          <w:t>, 1163–1166 (2009).</w:t>
        </w:r>
      </w:ins>
    </w:p>
    <w:p w14:paraId="23B5231B" w14:textId="77777777" w:rsidR="00C20A41" w:rsidRPr="00C20A41" w:rsidRDefault="00C20A41" w:rsidP="00CB141E">
      <w:pPr>
        <w:pStyle w:val="Bibliography"/>
        <w:spacing w:line="240" w:lineRule="auto"/>
        <w:jc w:val="both"/>
        <w:rPr>
          <w:ins w:id="856" w:author="Stuart Jenkins" w:date="2019-08-12T11:53:00Z"/>
          <w:sz w:val="18"/>
          <w:rPrChange w:id="857" w:author="Stuart Jenkins" w:date="2019-08-12T11:53:00Z">
            <w:rPr>
              <w:ins w:id="858" w:author="Stuart Jenkins" w:date="2019-08-12T11:53:00Z"/>
            </w:rPr>
          </w:rPrChange>
        </w:rPr>
        <w:pPrChange w:id="859" w:author="Stuart Jenkins" w:date="2019-08-12T11:59:00Z">
          <w:pPr>
            <w:widowControl w:val="0"/>
            <w:autoSpaceDE w:val="0"/>
            <w:autoSpaceDN w:val="0"/>
            <w:adjustRightInd w:val="0"/>
          </w:pPr>
        </w:pPrChange>
      </w:pPr>
      <w:ins w:id="860" w:author="Stuart Jenkins" w:date="2019-08-12T11:53:00Z">
        <w:r w:rsidRPr="00C20A41">
          <w:rPr>
            <w:sz w:val="18"/>
            <w:rPrChange w:id="861" w:author="Stuart Jenkins" w:date="2019-08-12T11:53:00Z">
              <w:rPr/>
            </w:rPrChange>
          </w:rPr>
          <w:t>13.</w:t>
        </w:r>
        <w:r w:rsidRPr="00C20A41">
          <w:rPr>
            <w:sz w:val="18"/>
            <w:rPrChange w:id="862" w:author="Stuart Jenkins" w:date="2019-08-12T11:53:00Z">
              <w:rPr/>
            </w:rPrChange>
          </w:rPr>
          <w:tab/>
        </w:r>
        <w:proofErr w:type="spellStart"/>
        <w:r w:rsidRPr="00C20A41">
          <w:rPr>
            <w:sz w:val="18"/>
            <w:rPrChange w:id="863" w:author="Stuart Jenkins" w:date="2019-08-12T11:53:00Z">
              <w:rPr/>
            </w:rPrChange>
          </w:rPr>
          <w:t>Haustein</w:t>
        </w:r>
        <w:proofErr w:type="spellEnd"/>
        <w:r w:rsidRPr="00C20A41">
          <w:rPr>
            <w:sz w:val="18"/>
            <w:rPrChange w:id="864" w:author="Stuart Jenkins" w:date="2019-08-12T11:53:00Z">
              <w:rPr/>
            </w:rPrChange>
          </w:rPr>
          <w:t xml:space="preserve">, K. </w:t>
        </w:r>
        <w:r w:rsidRPr="00C20A41">
          <w:rPr>
            <w:i/>
            <w:iCs/>
            <w:sz w:val="18"/>
            <w:rPrChange w:id="865" w:author="Stuart Jenkins" w:date="2019-08-12T11:53:00Z">
              <w:rPr>
                <w:i/>
                <w:iCs/>
              </w:rPr>
            </w:rPrChange>
          </w:rPr>
          <w:t>et al.</w:t>
        </w:r>
        <w:r w:rsidRPr="00C20A41">
          <w:rPr>
            <w:sz w:val="18"/>
            <w:rPrChange w:id="866" w:author="Stuart Jenkins" w:date="2019-08-12T11:53:00Z">
              <w:rPr/>
            </w:rPrChange>
          </w:rPr>
          <w:t xml:space="preserve"> A real-time Global Warming Index. </w:t>
        </w:r>
        <w:r w:rsidRPr="00C20A41">
          <w:rPr>
            <w:i/>
            <w:iCs/>
            <w:sz w:val="18"/>
            <w:rPrChange w:id="867" w:author="Stuart Jenkins" w:date="2019-08-12T11:53:00Z">
              <w:rPr>
                <w:i/>
                <w:iCs/>
              </w:rPr>
            </w:rPrChange>
          </w:rPr>
          <w:t>Sci. Rep.</w:t>
        </w:r>
        <w:r w:rsidRPr="00C20A41">
          <w:rPr>
            <w:sz w:val="18"/>
            <w:rPrChange w:id="868" w:author="Stuart Jenkins" w:date="2019-08-12T11:53:00Z">
              <w:rPr/>
            </w:rPrChange>
          </w:rPr>
          <w:t xml:space="preserve"> </w:t>
        </w:r>
        <w:r w:rsidRPr="00C20A41">
          <w:rPr>
            <w:b/>
            <w:bCs/>
            <w:sz w:val="18"/>
            <w:rPrChange w:id="869" w:author="Stuart Jenkins" w:date="2019-08-12T11:53:00Z">
              <w:rPr>
                <w:b/>
                <w:bCs/>
              </w:rPr>
            </w:rPrChange>
          </w:rPr>
          <w:t>7</w:t>
        </w:r>
        <w:r w:rsidRPr="00C20A41">
          <w:rPr>
            <w:sz w:val="18"/>
            <w:rPrChange w:id="870" w:author="Stuart Jenkins" w:date="2019-08-12T11:53:00Z">
              <w:rPr/>
            </w:rPrChange>
          </w:rPr>
          <w:t>, 15417 (2017).</w:t>
        </w:r>
      </w:ins>
    </w:p>
    <w:p w14:paraId="7710857E" w14:textId="77777777" w:rsidR="00C20A41" w:rsidRPr="00C20A41" w:rsidRDefault="00C20A41" w:rsidP="00CB141E">
      <w:pPr>
        <w:pStyle w:val="Bibliography"/>
        <w:spacing w:line="240" w:lineRule="auto"/>
        <w:jc w:val="both"/>
        <w:rPr>
          <w:ins w:id="871" w:author="Stuart Jenkins" w:date="2019-08-12T11:53:00Z"/>
          <w:sz w:val="18"/>
          <w:rPrChange w:id="872" w:author="Stuart Jenkins" w:date="2019-08-12T11:53:00Z">
            <w:rPr>
              <w:ins w:id="873" w:author="Stuart Jenkins" w:date="2019-08-12T11:53:00Z"/>
            </w:rPr>
          </w:rPrChange>
        </w:rPr>
        <w:pPrChange w:id="874" w:author="Stuart Jenkins" w:date="2019-08-12T11:59:00Z">
          <w:pPr>
            <w:widowControl w:val="0"/>
            <w:autoSpaceDE w:val="0"/>
            <w:autoSpaceDN w:val="0"/>
            <w:adjustRightInd w:val="0"/>
          </w:pPr>
        </w:pPrChange>
      </w:pPr>
      <w:ins w:id="875" w:author="Stuart Jenkins" w:date="2019-08-12T11:53:00Z">
        <w:r w:rsidRPr="00C20A41">
          <w:rPr>
            <w:sz w:val="18"/>
            <w:rPrChange w:id="876" w:author="Stuart Jenkins" w:date="2019-08-12T11:53:00Z">
              <w:rPr/>
            </w:rPrChange>
          </w:rPr>
          <w:t>14.</w:t>
        </w:r>
        <w:r w:rsidRPr="00C20A41">
          <w:rPr>
            <w:sz w:val="18"/>
            <w:rPrChange w:id="877" w:author="Stuart Jenkins" w:date="2019-08-12T11:53:00Z">
              <w:rPr/>
            </w:rPrChange>
          </w:rPr>
          <w:tab/>
          <w:t xml:space="preserve">Collins, M. </w:t>
        </w:r>
        <w:r w:rsidRPr="00C20A41">
          <w:rPr>
            <w:i/>
            <w:iCs/>
            <w:sz w:val="18"/>
            <w:rPrChange w:id="878" w:author="Stuart Jenkins" w:date="2019-08-12T11:53:00Z">
              <w:rPr>
                <w:i/>
                <w:iCs/>
              </w:rPr>
            </w:rPrChange>
          </w:rPr>
          <w:t>et al.</w:t>
        </w:r>
        <w:r w:rsidRPr="00C20A41">
          <w:rPr>
            <w:sz w:val="18"/>
            <w:rPrChange w:id="879" w:author="Stuart Jenkins" w:date="2019-08-12T11:53:00Z">
              <w:rPr/>
            </w:rPrChange>
          </w:rPr>
          <w:t xml:space="preserve"> Long-term Climate Change: Projections, Commitments and Irreversibility. 108</w:t>
        </w:r>
      </w:ins>
    </w:p>
    <w:p w14:paraId="4FDE25F0" w14:textId="77777777" w:rsidR="00C20A41" w:rsidRPr="00C20A41" w:rsidRDefault="00C20A41" w:rsidP="00CB141E">
      <w:pPr>
        <w:pStyle w:val="Bibliography"/>
        <w:spacing w:line="240" w:lineRule="auto"/>
        <w:jc w:val="both"/>
        <w:rPr>
          <w:ins w:id="880" w:author="Stuart Jenkins" w:date="2019-08-12T11:53:00Z"/>
          <w:sz w:val="18"/>
          <w:rPrChange w:id="881" w:author="Stuart Jenkins" w:date="2019-08-12T11:53:00Z">
            <w:rPr>
              <w:ins w:id="882" w:author="Stuart Jenkins" w:date="2019-08-12T11:53:00Z"/>
            </w:rPr>
          </w:rPrChange>
        </w:rPr>
        <w:pPrChange w:id="883" w:author="Stuart Jenkins" w:date="2019-08-12T11:59:00Z">
          <w:pPr>
            <w:widowControl w:val="0"/>
            <w:autoSpaceDE w:val="0"/>
            <w:autoSpaceDN w:val="0"/>
            <w:adjustRightInd w:val="0"/>
          </w:pPr>
        </w:pPrChange>
      </w:pPr>
      <w:ins w:id="884" w:author="Stuart Jenkins" w:date="2019-08-12T11:53:00Z">
        <w:r w:rsidRPr="00C20A41">
          <w:rPr>
            <w:sz w:val="18"/>
            <w:rPrChange w:id="885" w:author="Stuart Jenkins" w:date="2019-08-12T11:53:00Z">
              <w:rPr/>
            </w:rPrChange>
          </w:rPr>
          <w:t>15.</w:t>
        </w:r>
        <w:r w:rsidRPr="00C20A41">
          <w:rPr>
            <w:sz w:val="18"/>
            <w:rPrChange w:id="886" w:author="Stuart Jenkins" w:date="2019-08-12T11:53:00Z">
              <w:rPr/>
            </w:rPrChange>
          </w:rPr>
          <w:tab/>
          <w:t xml:space="preserve">Allen, M. R. </w:t>
        </w:r>
        <w:r w:rsidRPr="00C20A41">
          <w:rPr>
            <w:i/>
            <w:iCs/>
            <w:sz w:val="18"/>
            <w:rPrChange w:id="887" w:author="Stuart Jenkins" w:date="2019-08-12T11:53:00Z">
              <w:rPr>
                <w:i/>
                <w:iCs/>
              </w:rPr>
            </w:rPrChange>
          </w:rPr>
          <w:t>et al.</w:t>
        </w:r>
        <w:r w:rsidRPr="00C20A41">
          <w:rPr>
            <w:sz w:val="18"/>
            <w:rPrChange w:id="888" w:author="Stuart Jenkins" w:date="2019-08-12T11:53:00Z">
              <w:rPr/>
            </w:rPrChange>
          </w:rPr>
          <w:t xml:space="preserve"> A solution to the misrepresentations of CO 2 -equivalent emissions of short-lived climate pollutants under ambitious mitigation. </w:t>
        </w:r>
        <w:proofErr w:type="spellStart"/>
        <w:r w:rsidRPr="00C20A41">
          <w:rPr>
            <w:i/>
            <w:iCs/>
            <w:sz w:val="18"/>
            <w:rPrChange w:id="889" w:author="Stuart Jenkins" w:date="2019-08-12T11:53:00Z">
              <w:rPr>
                <w:i/>
                <w:iCs/>
              </w:rPr>
            </w:rPrChange>
          </w:rPr>
          <w:t>Npj</w:t>
        </w:r>
        <w:proofErr w:type="spellEnd"/>
        <w:r w:rsidRPr="00C20A41">
          <w:rPr>
            <w:i/>
            <w:iCs/>
            <w:sz w:val="18"/>
            <w:rPrChange w:id="890" w:author="Stuart Jenkins" w:date="2019-08-12T11:53:00Z">
              <w:rPr>
                <w:i/>
                <w:iCs/>
              </w:rPr>
            </w:rPrChange>
          </w:rPr>
          <w:t xml:space="preserve"> </w:t>
        </w:r>
        <w:proofErr w:type="spellStart"/>
        <w:r w:rsidRPr="00C20A41">
          <w:rPr>
            <w:i/>
            <w:iCs/>
            <w:sz w:val="18"/>
            <w:rPrChange w:id="891" w:author="Stuart Jenkins" w:date="2019-08-12T11:53:00Z">
              <w:rPr>
                <w:i/>
                <w:iCs/>
              </w:rPr>
            </w:rPrChange>
          </w:rPr>
          <w:t>Clim</w:t>
        </w:r>
        <w:proofErr w:type="spellEnd"/>
        <w:r w:rsidRPr="00C20A41">
          <w:rPr>
            <w:i/>
            <w:iCs/>
            <w:sz w:val="18"/>
            <w:rPrChange w:id="892" w:author="Stuart Jenkins" w:date="2019-08-12T11:53:00Z">
              <w:rPr>
                <w:i/>
                <w:iCs/>
              </w:rPr>
            </w:rPrChange>
          </w:rPr>
          <w:t>. Atmospheric Sci.</w:t>
        </w:r>
        <w:r w:rsidRPr="00C20A41">
          <w:rPr>
            <w:sz w:val="18"/>
            <w:rPrChange w:id="893" w:author="Stuart Jenkins" w:date="2019-08-12T11:53:00Z">
              <w:rPr/>
            </w:rPrChange>
          </w:rPr>
          <w:t xml:space="preserve"> </w:t>
        </w:r>
        <w:r w:rsidRPr="00C20A41">
          <w:rPr>
            <w:b/>
            <w:bCs/>
            <w:sz w:val="18"/>
            <w:rPrChange w:id="894" w:author="Stuart Jenkins" w:date="2019-08-12T11:53:00Z">
              <w:rPr>
                <w:b/>
                <w:bCs/>
              </w:rPr>
            </w:rPrChange>
          </w:rPr>
          <w:t>1</w:t>
        </w:r>
        <w:r w:rsidRPr="00C20A41">
          <w:rPr>
            <w:sz w:val="18"/>
            <w:rPrChange w:id="895" w:author="Stuart Jenkins" w:date="2019-08-12T11:53:00Z">
              <w:rPr/>
            </w:rPrChange>
          </w:rPr>
          <w:t>, 16 (2018).</w:t>
        </w:r>
      </w:ins>
    </w:p>
    <w:p w14:paraId="18624913" w14:textId="77777777" w:rsidR="00C20A41" w:rsidRPr="00C20A41" w:rsidRDefault="00C20A41" w:rsidP="00CB141E">
      <w:pPr>
        <w:pStyle w:val="Bibliography"/>
        <w:spacing w:line="240" w:lineRule="auto"/>
        <w:jc w:val="both"/>
        <w:rPr>
          <w:ins w:id="896" w:author="Stuart Jenkins" w:date="2019-08-12T11:53:00Z"/>
          <w:sz w:val="18"/>
          <w:rPrChange w:id="897" w:author="Stuart Jenkins" w:date="2019-08-12T11:53:00Z">
            <w:rPr>
              <w:ins w:id="898" w:author="Stuart Jenkins" w:date="2019-08-12T11:53:00Z"/>
            </w:rPr>
          </w:rPrChange>
        </w:rPr>
        <w:pPrChange w:id="899" w:author="Stuart Jenkins" w:date="2019-08-12T11:59:00Z">
          <w:pPr>
            <w:widowControl w:val="0"/>
            <w:autoSpaceDE w:val="0"/>
            <w:autoSpaceDN w:val="0"/>
            <w:adjustRightInd w:val="0"/>
          </w:pPr>
        </w:pPrChange>
      </w:pPr>
      <w:ins w:id="900" w:author="Stuart Jenkins" w:date="2019-08-12T11:53:00Z">
        <w:r w:rsidRPr="00C20A41">
          <w:rPr>
            <w:sz w:val="18"/>
            <w:rPrChange w:id="901" w:author="Stuart Jenkins" w:date="2019-08-12T11:53:00Z">
              <w:rPr/>
            </w:rPrChange>
          </w:rPr>
          <w:t>16.</w:t>
        </w:r>
        <w:r w:rsidRPr="00C20A41">
          <w:rPr>
            <w:sz w:val="18"/>
            <w:rPrChange w:id="902" w:author="Stuart Jenkins" w:date="2019-08-12T11:53:00Z">
              <w:rPr/>
            </w:rPrChange>
          </w:rPr>
          <w:tab/>
          <w:t xml:space="preserve">Jenkins, S., Millar, R. J., Leach, N. &amp; Allen, M. R. Framing Climate Goals in Terms of Cumulative CO2-Forcing-Equivalent Emissions. </w:t>
        </w:r>
        <w:proofErr w:type="spellStart"/>
        <w:r w:rsidRPr="00C20A41">
          <w:rPr>
            <w:i/>
            <w:iCs/>
            <w:sz w:val="18"/>
            <w:rPrChange w:id="903" w:author="Stuart Jenkins" w:date="2019-08-12T11:53:00Z">
              <w:rPr>
                <w:i/>
                <w:iCs/>
              </w:rPr>
            </w:rPrChange>
          </w:rPr>
          <w:t>Geophys</w:t>
        </w:r>
        <w:proofErr w:type="spellEnd"/>
        <w:r w:rsidRPr="00C20A41">
          <w:rPr>
            <w:i/>
            <w:iCs/>
            <w:sz w:val="18"/>
            <w:rPrChange w:id="904" w:author="Stuart Jenkins" w:date="2019-08-12T11:53:00Z">
              <w:rPr>
                <w:i/>
                <w:iCs/>
              </w:rPr>
            </w:rPrChange>
          </w:rPr>
          <w:t>. Res. Lett.</w:t>
        </w:r>
        <w:r w:rsidRPr="00C20A41">
          <w:rPr>
            <w:sz w:val="18"/>
            <w:rPrChange w:id="905" w:author="Stuart Jenkins" w:date="2019-08-12T11:53:00Z">
              <w:rPr/>
            </w:rPrChange>
          </w:rPr>
          <w:t xml:space="preserve"> </w:t>
        </w:r>
        <w:r w:rsidRPr="00C20A41">
          <w:rPr>
            <w:b/>
            <w:bCs/>
            <w:sz w:val="18"/>
            <w:rPrChange w:id="906" w:author="Stuart Jenkins" w:date="2019-08-12T11:53:00Z">
              <w:rPr>
                <w:b/>
                <w:bCs/>
              </w:rPr>
            </w:rPrChange>
          </w:rPr>
          <w:t>45</w:t>
        </w:r>
        <w:r w:rsidRPr="00C20A41">
          <w:rPr>
            <w:sz w:val="18"/>
            <w:rPrChange w:id="907" w:author="Stuart Jenkins" w:date="2019-08-12T11:53:00Z">
              <w:rPr/>
            </w:rPrChange>
          </w:rPr>
          <w:t>, 2795–2804 (2018).</w:t>
        </w:r>
      </w:ins>
    </w:p>
    <w:p w14:paraId="0D9A0C10" w14:textId="77777777" w:rsidR="00C20A41" w:rsidRPr="00C20A41" w:rsidRDefault="00C20A41" w:rsidP="00CB141E">
      <w:pPr>
        <w:pStyle w:val="Bibliography"/>
        <w:spacing w:line="240" w:lineRule="auto"/>
        <w:jc w:val="both"/>
        <w:rPr>
          <w:ins w:id="908" w:author="Stuart Jenkins" w:date="2019-08-12T11:53:00Z"/>
          <w:sz w:val="18"/>
          <w:rPrChange w:id="909" w:author="Stuart Jenkins" w:date="2019-08-12T11:53:00Z">
            <w:rPr>
              <w:ins w:id="910" w:author="Stuart Jenkins" w:date="2019-08-12T11:53:00Z"/>
            </w:rPr>
          </w:rPrChange>
        </w:rPr>
        <w:pPrChange w:id="911" w:author="Stuart Jenkins" w:date="2019-08-12T11:59:00Z">
          <w:pPr>
            <w:widowControl w:val="0"/>
            <w:autoSpaceDE w:val="0"/>
            <w:autoSpaceDN w:val="0"/>
            <w:adjustRightInd w:val="0"/>
          </w:pPr>
        </w:pPrChange>
      </w:pPr>
      <w:ins w:id="912" w:author="Stuart Jenkins" w:date="2019-08-12T11:53:00Z">
        <w:r w:rsidRPr="00C20A41">
          <w:rPr>
            <w:sz w:val="18"/>
            <w:rPrChange w:id="913" w:author="Stuart Jenkins" w:date="2019-08-12T11:53:00Z">
              <w:rPr/>
            </w:rPrChange>
          </w:rPr>
          <w:t>17.</w:t>
        </w:r>
        <w:r w:rsidRPr="00C20A41">
          <w:rPr>
            <w:sz w:val="18"/>
            <w:rPrChange w:id="914" w:author="Stuart Jenkins" w:date="2019-08-12T11:53:00Z">
              <w:rPr/>
            </w:rPrChange>
          </w:rPr>
          <w:tab/>
          <w:t xml:space="preserve">Wigley, T. M. L. The Kyoto Protocol: CO2 CH4 and climate implications. </w:t>
        </w:r>
        <w:proofErr w:type="spellStart"/>
        <w:r w:rsidRPr="00C20A41">
          <w:rPr>
            <w:i/>
            <w:iCs/>
            <w:sz w:val="18"/>
            <w:rPrChange w:id="915" w:author="Stuart Jenkins" w:date="2019-08-12T11:53:00Z">
              <w:rPr>
                <w:i/>
                <w:iCs/>
              </w:rPr>
            </w:rPrChange>
          </w:rPr>
          <w:t>Geophys</w:t>
        </w:r>
        <w:proofErr w:type="spellEnd"/>
        <w:r w:rsidRPr="00C20A41">
          <w:rPr>
            <w:i/>
            <w:iCs/>
            <w:sz w:val="18"/>
            <w:rPrChange w:id="916" w:author="Stuart Jenkins" w:date="2019-08-12T11:53:00Z">
              <w:rPr>
                <w:i/>
                <w:iCs/>
              </w:rPr>
            </w:rPrChange>
          </w:rPr>
          <w:t>. Res. Lett.</w:t>
        </w:r>
        <w:r w:rsidRPr="00C20A41">
          <w:rPr>
            <w:sz w:val="18"/>
            <w:rPrChange w:id="917" w:author="Stuart Jenkins" w:date="2019-08-12T11:53:00Z">
              <w:rPr/>
            </w:rPrChange>
          </w:rPr>
          <w:t xml:space="preserve"> </w:t>
        </w:r>
        <w:r w:rsidRPr="00C20A41">
          <w:rPr>
            <w:b/>
            <w:bCs/>
            <w:sz w:val="18"/>
            <w:rPrChange w:id="918" w:author="Stuart Jenkins" w:date="2019-08-12T11:53:00Z">
              <w:rPr>
                <w:b/>
                <w:bCs/>
              </w:rPr>
            </w:rPrChange>
          </w:rPr>
          <w:t>25</w:t>
        </w:r>
        <w:r w:rsidRPr="00C20A41">
          <w:rPr>
            <w:sz w:val="18"/>
            <w:rPrChange w:id="919" w:author="Stuart Jenkins" w:date="2019-08-12T11:53:00Z">
              <w:rPr/>
            </w:rPrChange>
          </w:rPr>
          <w:t>, 2285–2288 (1998).</w:t>
        </w:r>
      </w:ins>
    </w:p>
    <w:p w14:paraId="69CD7117" w14:textId="77777777" w:rsidR="00C20A41" w:rsidRPr="00C20A41" w:rsidRDefault="00C20A41" w:rsidP="00CB141E">
      <w:pPr>
        <w:pStyle w:val="Bibliography"/>
        <w:spacing w:line="240" w:lineRule="auto"/>
        <w:jc w:val="both"/>
        <w:rPr>
          <w:ins w:id="920" w:author="Stuart Jenkins" w:date="2019-08-12T11:53:00Z"/>
          <w:sz w:val="18"/>
          <w:rPrChange w:id="921" w:author="Stuart Jenkins" w:date="2019-08-12T11:53:00Z">
            <w:rPr>
              <w:ins w:id="922" w:author="Stuart Jenkins" w:date="2019-08-12T11:53:00Z"/>
            </w:rPr>
          </w:rPrChange>
        </w:rPr>
        <w:pPrChange w:id="923" w:author="Stuart Jenkins" w:date="2019-08-12T11:59:00Z">
          <w:pPr>
            <w:widowControl w:val="0"/>
            <w:autoSpaceDE w:val="0"/>
            <w:autoSpaceDN w:val="0"/>
            <w:adjustRightInd w:val="0"/>
          </w:pPr>
        </w:pPrChange>
      </w:pPr>
      <w:ins w:id="924" w:author="Stuart Jenkins" w:date="2019-08-12T11:53:00Z">
        <w:r w:rsidRPr="00C20A41">
          <w:rPr>
            <w:sz w:val="18"/>
            <w:rPrChange w:id="925" w:author="Stuart Jenkins" w:date="2019-08-12T11:53:00Z">
              <w:rPr/>
            </w:rPrChange>
          </w:rPr>
          <w:t>18.</w:t>
        </w:r>
        <w:r w:rsidRPr="00C20A41">
          <w:rPr>
            <w:sz w:val="18"/>
            <w:rPrChange w:id="926" w:author="Stuart Jenkins" w:date="2019-08-12T11:53:00Z">
              <w:rPr/>
            </w:rPrChange>
          </w:rPr>
          <w:tab/>
          <w:t xml:space="preserve">Held, I. M. </w:t>
        </w:r>
        <w:r w:rsidRPr="00C20A41">
          <w:rPr>
            <w:i/>
            <w:iCs/>
            <w:sz w:val="18"/>
            <w:rPrChange w:id="927" w:author="Stuart Jenkins" w:date="2019-08-12T11:53:00Z">
              <w:rPr>
                <w:i/>
                <w:iCs/>
              </w:rPr>
            </w:rPrChange>
          </w:rPr>
          <w:t>et al.</w:t>
        </w:r>
        <w:r w:rsidRPr="00C20A41">
          <w:rPr>
            <w:sz w:val="18"/>
            <w:rPrChange w:id="928" w:author="Stuart Jenkins" w:date="2019-08-12T11:53:00Z">
              <w:rPr/>
            </w:rPrChange>
          </w:rPr>
          <w:t xml:space="preserve"> Probing the Fast and Slow Components of Global Warming by Returning Abruptly to Preindustrial Forcing. </w:t>
        </w:r>
        <w:r w:rsidRPr="00C20A41">
          <w:rPr>
            <w:i/>
            <w:iCs/>
            <w:sz w:val="18"/>
            <w:rPrChange w:id="929" w:author="Stuart Jenkins" w:date="2019-08-12T11:53:00Z">
              <w:rPr>
                <w:i/>
                <w:iCs/>
              </w:rPr>
            </w:rPrChange>
          </w:rPr>
          <w:t xml:space="preserve">J. </w:t>
        </w:r>
        <w:proofErr w:type="spellStart"/>
        <w:r w:rsidRPr="00C20A41">
          <w:rPr>
            <w:i/>
            <w:iCs/>
            <w:sz w:val="18"/>
            <w:rPrChange w:id="930" w:author="Stuart Jenkins" w:date="2019-08-12T11:53:00Z">
              <w:rPr>
                <w:i/>
                <w:iCs/>
              </w:rPr>
            </w:rPrChange>
          </w:rPr>
          <w:t>Clim</w:t>
        </w:r>
        <w:proofErr w:type="spellEnd"/>
        <w:r w:rsidRPr="00C20A41">
          <w:rPr>
            <w:i/>
            <w:iCs/>
            <w:sz w:val="18"/>
            <w:rPrChange w:id="931" w:author="Stuart Jenkins" w:date="2019-08-12T11:53:00Z">
              <w:rPr>
                <w:i/>
                <w:iCs/>
              </w:rPr>
            </w:rPrChange>
          </w:rPr>
          <w:t>.</w:t>
        </w:r>
        <w:r w:rsidRPr="00C20A41">
          <w:rPr>
            <w:sz w:val="18"/>
            <w:rPrChange w:id="932" w:author="Stuart Jenkins" w:date="2019-08-12T11:53:00Z">
              <w:rPr/>
            </w:rPrChange>
          </w:rPr>
          <w:t xml:space="preserve"> </w:t>
        </w:r>
        <w:r w:rsidRPr="00C20A41">
          <w:rPr>
            <w:b/>
            <w:bCs/>
            <w:sz w:val="18"/>
            <w:rPrChange w:id="933" w:author="Stuart Jenkins" w:date="2019-08-12T11:53:00Z">
              <w:rPr>
                <w:b/>
                <w:bCs/>
              </w:rPr>
            </w:rPrChange>
          </w:rPr>
          <w:t>23</w:t>
        </w:r>
        <w:r w:rsidRPr="00C20A41">
          <w:rPr>
            <w:sz w:val="18"/>
            <w:rPrChange w:id="934" w:author="Stuart Jenkins" w:date="2019-08-12T11:53:00Z">
              <w:rPr/>
            </w:rPrChange>
          </w:rPr>
          <w:t>, 2418–2427 (2010).</w:t>
        </w:r>
      </w:ins>
    </w:p>
    <w:p w14:paraId="097870CD" w14:textId="77777777" w:rsidR="00C20A41" w:rsidRPr="00C20A41" w:rsidRDefault="00C20A41" w:rsidP="00CB141E">
      <w:pPr>
        <w:pStyle w:val="Bibliography"/>
        <w:spacing w:line="240" w:lineRule="auto"/>
        <w:jc w:val="both"/>
        <w:rPr>
          <w:ins w:id="935" w:author="Stuart Jenkins" w:date="2019-08-12T11:53:00Z"/>
          <w:sz w:val="18"/>
          <w:rPrChange w:id="936" w:author="Stuart Jenkins" w:date="2019-08-12T11:53:00Z">
            <w:rPr>
              <w:ins w:id="937" w:author="Stuart Jenkins" w:date="2019-08-12T11:53:00Z"/>
            </w:rPr>
          </w:rPrChange>
        </w:rPr>
        <w:pPrChange w:id="938" w:author="Stuart Jenkins" w:date="2019-08-12T11:59:00Z">
          <w:pPr>
            <w:widowControl w:val="0"/>
            <w:autoSpaceDE w:val="0"/>
            <w:autoSpaceDN w:val="0"/>
            <w:adjustRightInd w:val="0"/>
          </w:pPr>
        </w:pPrChange>
      </w:pPr>
      <w:ins w:id="939" w:author="Stuart Jenkins" w:date="2019-08-12T11:53:00Z">
        <w:r w:rsidRPr="00C20A41">
          <w:rPr>
            <w:sz w:val="18"/>
            <w:rPrChange w:id="940" w:author="Stuart Jenkins" w:date="2019-08-12T11:53:00Z">
              <w:rPr/>
            </w:rPrChange>
          </w:rPr>
          <w:t>19.</w:t>
        </w:r>
        <w:r w:rsidRPr="00C20A41">
          <w:rPr>
            <w:sz w:val="18"/>
            <w:rPrChange w:id="941" w:author="Stuart Jenkins" w:date="2019-08-12T11:53:00Z">
              <w:rPr/>
            </w:rPrChange>
          </w:rPr>
          <w:tab/>
        </w:r>
        <w:proofErr w:type="spellStart"/>
        <w:r w:rsidRPr="00C20A41">
          <w:rPr>
            <w:sz w:val="18"/>
            <w:rPrChange w:id="942" w:author="Stuart Jenkins" w:date="2019-08-12T11:53:00Z">
              <w:rPr/>
            </w:rPrChange>
          </w:rPr>
          <w:t>Friedlingstein</w:t>
        </w:r>
        <w:proofErr w:type="spellEnd"/>
        <w:r w:rsidRPr="00C20A41">
          <w:rPr>
            <w:sz w:val="18"/>
            <w:rPrChange w:id="943" w:author="Stuart Jenkins" w:date="2019-08-12T11:53:00Z">
              <w:rPr/>
            </w:rPrChange>
          </w:rPr>
          <w:t xml:space="preserve"> Pierre. Carbon cycle feedbacks and future climate change. </w:t>
        </w:r>
        <w:r w:rsidRPr="00C20A41">
          <w:rPr>
            <w:i/>
            <w:iCs/>
            <w:sz w:val="18"/>
            <w:rPrChange w:id="944" w:author="Stuart Jenkins" w:date="2019-08-12T11:53:00Z">
              <w:rPr>
                <w:i/>
                <w:iCs/>
              </w:rPr>
            </w:rPrChange>
          </w:rPr>
          <w:t>Philos. Trans. R. Soc. Math. Phys. Eng. Sci.</w:t>
        </w:r>
        <w:r w:rsidRPr="00C20A41">
          <w:rPr>
            <w:sz w:val="18"/>
            <w:rPrChange w:id="945" w:author="Stuart Jenkins" w:date="2019-08-12T11:53:00Z">
              <w:rPr/>
            </w:rPrChange>
          </w:rPr>
          <w:t xml:space="preserve"> </w:t>
        </w:r>
        <w:r w:rsidRPr="00C20A41">
          <w:rPr>
            <w:b/>
            <w:bCs/>
            <w:sz w:val="18"/>
            <w:rPrChange w:id="946" w:author="Stuart Jenkins" w:date="2019-08-12T11:53:00Z">
              <w:rPr>
                <w:b/>
                <w:bCs/>
              </w:rPr>
            </w:rPrChange>
          </w:rPr>
          <w:t>373</w:t>
        </w:r>
        <w:r w:rsidRPr="00C20A41">
          <w:rPr>
            <w:sz w:val="18"/>
            <w:rPrChange w:id="947" w:author="Stuart Jenkins" w:date="2019-08-12T11:53:00Z">
              <w:rPr/>
            </w:rPrChange>
          </w:rPr>
          <w:t>, 20140421 (2015).</w:t>
        </w:r>
      </w:ins>
    </w:p>
    <w:p w14:paraId="6C8C1C19" w14:textId="77777777" w:rsidR="00C20A41" w:rsidRPr="00C20A41" w:rsidRDefault="00C20A41" w:rsidP="00CB141E">
      <w:pPr>
        <w:pStyle w:val="Bibliography"/>
        <w:spacing w:line="240" w:lineRule="auto"/>
        <w:jc w:val="both"/>
        <w:rPr>
          <w:ins w:id="948" w:author="Stuart Jenkins" w:date="2019-08-12T11:53:00Z"/>
          <w:sz w:val="18"/>
          <w:rPrChange w:id="949" w:author="Stuart Jenkins" w:date="2019-08-12T11:53:00Z">
            <w:rPr>
              <w:ins w:id="950" w:author="Stuart Jenkins" w:date="2019-08-12T11:53:00Z"/>
            </w:rPr>
          </w:rPrChange>
        </w:rPr>
        <w:pPrChange w:id="951" w:author="Stuart Jenkins" w:date="2019-08-12T11:59:00Z">
          <w:pPr>
            <w:widowControl w:val="0"/>
            <w:autoSpaceDE w:val="0"/>
            <w:autoSpaceDN w:val="0"/>
            <w:adjustRightInd w:val="0"/>
          </w:pPr>
        </w:pPrChange>
      </w:pPr>
      <w:ins w:id="952" w:author="Stuart Jenkins" w:date="2019-08-12T11:53:00Z">
        <w:r w:rsidRPr="00C20A41">
          <w:rPr>
            <w:sz w:val="18"/>
            <w:rPrChange w:id="953" w:author="Stuart Jenkins" w:date="2019-08-12T11:53:00Z">
              <w:rPr/>
            </w:rPrChange>
          </w:rPr>
          <w:t>20.</w:t>
        </w:r>
        <w:r w:rsidRPr="00C20A41">
          <w:rPr>
            <w:sz w:val="18"/>
            <w:rPrChange w:id="954" w:author="Stuart Jenkins" w:date="2019-08-12T11:53:00Z">
              <w:rPr/>
            </w:rPrChange>
          </w:rPr>
          <w:tab/>
          <w:t xml:space="preserve">Myhre, G. </w:t>
        </w:r>
        <w:r w:rsidRPr="00C20A41">
          <w:rPr>
            <w:i/>
            <w:iCs/>
            <w:sz w:val="18"/>
            <w:rPrChange w:id="955" w:author="Stuart Jenkins" w:date="2019-08-12T11:53:00Z">
              <w:rPr>
                <w:i/>
                <w:iCs/>
              </w:rPr>
            </w:rPrChange>
          </w:rPr>
          <w:t>et al.</w:t>
        </w:r>
        <w:r w:rsidRPr="00C20A41">
          <w:rPr>
            <w:sz w:val="18"/>
            <w:rPrChange w:id="956" w:author="Stuart Jenkins" w:date="2019-08-12T11:53:00Z">
              <w:rPr/>
            </w:rPrChange>
          </w:rPr>
          <w:t xml:space="preserve"> </w:t>
        </w:r>
        <w:r w:rsidRPr="00C20A41">
          <w:rPr>
            <w:i/>
            <w:iCs/>
            <w:sz w:val="18"/>
            <w:rPrChange w:id="957" w:author="Stuart Jenkins" w:date="2019-08-12T11:53:00Z">
              <w:rPr>
                <w:i/>
                <w:iCs/>
              </w:rPr>
            </w:rPrChange>
          </w:rPr>
          <w:t>Chapter 8--Anthropogenic and Natural Radiative Forcing, In IPCC AR5 WG1 - The Physical Science Basis.</w:t>
        </w:r>
        <w:r w:rsidRPr="00C20A41">
          <w:rPr>
            <w:sz w:val="18"/>
            <w:rPrChange w:id="958" w:author="Stuart Jenkins" w:date="2019-08-12T11:53:00Z">
              <w:rPr/>
            </w:rPrChange>
          </w:rPr>
          <w:t xml:space="preserve"> 82 (IPCC, 2013).</w:t>
        </w:r>
      </w:ins>
    </w:p>
    <w:p w14:paraId="561ECAB1" w14:textId="77777777" w:rsidR="00C20A41" w:rsidRPr="00C20A41" w:rsidRDefault="00C20A41" w:rsidP="00CB141E">
      <w:pPr>
        <w:pStyle w:val="Bibliography"/>
        <w:spacing w:line="240" w:lineRule="auto"/>
        <w:jc w:val="both"/>
        <w:rPr>
          <w:ins w:id="959" w:author="Stuart Jenkins" w:date="2019-08-12T11:53:00Z"/>
          <w:sz w:val="18"/>
          <w:rPrChange w:id="960" w:author="Stuart Jenkins" w:date="2019-08-12T11:53:00Z">
            <w:rPr>
              <w:ins w:id="961" w:author="Stuart Jenkins" w:date="2019-08-12T11:53:00Z"/>
            </w:rPr>
          </w:rPrChange>
        </w:rPr>
        <w:pPrChange w:id="962" w:author="Stuart Jenkins" w:date="2019-08-12T11:59:00Z">
          <w:pPr>
            <w:widowControl w:val="0"/>
            <w:autoSpaceDE w:val="0"/>
            <w:autoSpaceDN w:val="0"/>
            <w:adjustRightInd w:val="0"/>
          </w:pPr>
        </w:pPrChange>
      </w:pPr>
      <w:ins w:id="963" w:author="Stuart Jenkins" w:date="2019-08-12T11:53:00Z">
        <w:r w:rsidRPr="00C20A41">
          <w:rPr>
            <w:sz w:val="18"/>
            <w:rPrChange w:id="964" w:author="Stuart Jenkins" w:date="2019-08-12T11:53:00Z">
              <w:rPr/>
            </w:rPrChange>
          </w:rPr>
          <w:t>21.</w:t>
        </w:r>
        <w:r w:rsidRPr="00C20A41">
          <w:rPr>
            <w:sz w:val="18"/>
            <w:rPrChange w:id="965" w:author="Stuart Jenkins" w:date="2019-08-12T11:53:00Z">
              <w:rPr/>
            </w:rPrChange>
          </w:rPr>
          <w:tab/>
          <w:t xml:space="preserve">Allen et al. </w:t>
        </w:r>
        <w:r w:rsidRPr="00C20A41">
          <w:rPr>
            <w:i/>
            <w:iCs/>
            <w:sz w:val="18"/>
            <w:rPrChange w:id="966" w:author="Stuart Jenkins" w:date="2019-08-12T11:53:00Z">
              <w:rPr>
                <w:i/>
                <w:iCs/>
              </w:rPr>
            </w:rPrChange>
          </w:rPr>
          <w:t>Chapter 1: Framing and Context. In: Special Report on the Global Warming of 1.5</w:t>
        </w:r>
        <w:r w:rsidRPr="00C20A41">
          <w:rPr>
            <w:rFonts w:ascii="Cambria Math" w:hAnsi="Cambria Math" w:cs="Cambria Math"/>
            <w:i/>
            <w:iCs/>
            <w:sz w:val="18"/>
            <w:rPrChange w:id="967" w:author="Stuart Jenkins" w:date="2019-08-12T11:53:00Z">
              <w:rPr>
                <w:i/>
                <w:iCs/>
              </w:rPr>
            </w:rPrChange>
          </w:rPr>
          <w:t>℃</w:t>
        </w:r>
        <w:r w:rsidRPr="00C20A41">
          <w:rPr>
            <w:i/>
            <w:iCs/>
            <w:sz w:val="18"/>
            <w:rPrChange w:id="968" w:author="Stuart Jenkins" w:date="2019-08-12T11:53:00Z">
              <w:rPr>
                <w:i/>
                <w:iCs/>
              </w:rPr>
            </w:rPrChange>
          </w:rPr>
          <w:t>.</w:t>
        </w:r>
        <w:r w:rsidRPr="00C20A41">
          <w:rPr>
            <w:sz w:val="18"/>
            <w:rPrChange w:id="969" w:author="Stuart Jenkins" w:date="2019-08-12T11:53:00Z">
              <w:rPr/>
            </w:rPrChange>
          </w:rPr>
          <w:t xml:space="preserve"> (IPCC, 2018).</w:t>
        </w:r>
      </w:ins>
    </w:p>
    <w:p w14:paraId="7652B972" w14:textId="77777777" w:rsidR="00C20A41" w:rsidRPr="00C20A41" w:rsidRDefault="00C20A41" w:rsidP="00CB141E">
      <w:pPr>
        <w:pStyle w:val="Bibliography"/>
        <w:spacing w:line="240" w:lineRule="auto"/>
        <w:jc w:val="both"/>
        <w:rPr>
          <w:ins w:id="970" w:author="Stuart Jenkins" w:date="2019-08-12T11:53:00Z"/>
          <w:sz w:val="18"/>
          <w:rPrChange w:id="971" w:author="Stuart Jenkins" w:date="2019-08-12T11:53:00Z">
            <w:rPr>
              <w:ins w:id="972" w:author="Stuart Jenkins" w:date="2019-08-12T11:53:00Z"/>
            </w:rPr>
          </w:rPrChange>
        </w:rPr>
        <w:pPrChange w:id="973" w:author="Stuart Jenkins" w:date="2019-08-12T11:59:00Z">
          <w:pPr>
            <w:widowControl w:val="0"/>
            <w:autoSpaceDE w:val="0"/>
            <w:autoSpaceDN w:val="0"/>
            <w:adjustRightInd w:val="0"/>
          </w:pPr>
        </w:pPrChange>
      </w:pPr>
      <w:ins w:id="974" w:author="Stuart Jenkins" w:date="2019-08-12T11:53:00Z">
        <w:r w:rsidRPr="00C20A41">
          <w:rPr>
            <w:sz w:val="18"/>
            <w:rPrChange w:id="975" w:author="Stuart Jenkins" w:date="2019-08-12T11:53:00Z">
              <w:rPr/>
            </w:rPrChange>
          </w:rPr>
          <w:lastRenderedPageBreak/>
          <w:t>22.</w:t>
        </w:r>
        <w:r w:rsidRPr="00C20A41">
          <w:rPr>
            <w:sz w:val="18"/>
            <w:rPrChange w:id="976" w:author="Stuart Jenkins" w:date="2019-08-12T11:53:00Z">
              <w:rPr/>
            </w:rPrChange>
          </w:rPr>
          <w:tab/>
          <w:t xml:space="preserve">Matthews, H. D. &amp; </w:t>
        </w:r>
        <w:proofErr w:type="spellStart"/>
        <w:r w:rsidRPr="00C20A41">
          <w:rPr>
            <w:sz w:val="18"/>
            <w:rPrChange w:id="977" w:author="Stuart Jenkins" w:date="2019-08-12T11:53:00Z">
              <w:rPr/>
            </w:rPrChange>
          </w:rPr>
          <w:t>Zickfeld</w:t>
        </w:r>
        <w:proofErr w:type="spellEnd"/>
        <w:r w:rsidRPr="00C20A41">
          <w:rPr>
            <w:sz w:val="18"/>
            <w:rPrChange w:id="978" w:author="Stuart Jenkins" w:date="2019-08-12T11:53:00Z">
              <w:rPr/>
            </w:rPrChange>
          </w:rPr>
          <w:t xml:space="preserve">, K. Climate response to zeroed emissions of greenhouse gases and aerosols. </w:t>
        </w:r>
        <w:r w:rsidRPr="00C20A41">
          <w:rPr>
            <w:i/>
            <w:iCs/>
            <w:sz w:val="18"/>
            <w:rPrChange w:id="979" w:author="Stuart Jenkins" w:date="2019-08-12T11:53:00Z">
              <w:rPr>
                <w:i/>
                <w:iCs/>
              </w:rPr>
            </w:rPrChange>
          </w:rPr>
          <w:t xml:space="preserve">Nat. </w:t>
        </w:r>
        <w:proofErr w:type="spellStart"/>
        <w:r w:rsidRPr="00C20A41">
          <w:rPr>
            <w:i/>
            <w:iCs/>
            <w:sz w:val="18"/>
            <w:rPrChange w:id="980" w:author="Stuart Jenkins" w:date="2019-08-12T11:53:00Z">
              <w:rPr>
                <w:i/>
                <w:iCs/>
              </w:rPr>
            </w:rPrChange>
          </w:rPr>
          <w:t>Clim</w:t>
        </w:r>
        <w:proofErr w:type="spellEnd"/>
        <w:r w:rsidRPr="00C20A41">
          <w:rPr>
            <w:i/>
            <w:iCs/>
            <w:sz w:val="18"/>
            <w:rPrChange w:id="981" w:author="Stuart Jenkins" w:date="2019-08-12T11:53:00Z">
              <w:rPr>
                <w:i/>
                <w:iCs/>
              </w:rPr>
            </w:rPrChange>
          </w:rPr>
          <w:t>. Change</w:t>
        </w:r>
        <w:r w:rsidRPr="00C20A41">
          <w:rPr>
            <w:sz w:val="18"/>
            <w:rPrChange w:id="982" w:author="Stuart Jenkins" w:date="2019-08-12T11:53:00Z">
              <w:rPr/>
            </w:rPrChange>
          </w:rPr>
          <w:t xml:space="preserve"> </w:t>
        </w:r>
        <w:r w:rsidRPr="00C20A41">
          <w:rPr>
            <w:b/>
            <w:bCs/>
            <w:sz w:val="18"/>
            <w:rPrChange w:id="983" w:author="Stuart Jenkins" w:date="2019-08-12T11:53:00Z">
              <w:rPr>
                <w:b/>
                <w:bCs/>
              </w:rPr>
            </w:rPrChange>
          </w:rPr>
          <w:t>2</w:t>
        </w:r>
        <w:r w:rsidRPr="00C20A41">
          <w:rPr>
            <w:sz w:val="18"/>
            <w:rPrChange w:id="984" w:author="Stuart Jenkins" w:date="2019-08-12T11:53:00Z">
              <w:rPr/>
            </w:rPrChange>
          </w:rPr>
          <w:t>, 338–341 (2012).</w:t>
        </w:r>
      </w:ins>
    </w:p>
    <w:p w14:paraId="5EA13FC0" w14:textId="77777777" w:rsidR="00C20A41" w:rsidRPr="00C20A41" w:rsidRDefault="00C20A41" w:rsidP="00CB141E">
      <w:pPr>
        <w:pStyle w:val="Bibliography"/>
        <w:spacing w:line="240" w:lineRule="auto"/>
        <w:jc w:val="both"/>
        <w:rPr>
          <w:ins w:id="985" w:author="Stuart Jenkins" w:date="2019-08-12T11:53:00Z"/>
          <w:sz w:val="18"/>
          <w:rPrChange w:id="986" w:author="Stuart Jenkins" w:date="2019-08-12T11:53:00Z">
            <w:rPr>
              <w:ins w:id="987" w:author="Stuart Jenkins" w:date="2019-08-12T11:53:00Z"/>
            </w:rPr>
          </w:rPrChange>
        </w:rPr>
        <w:pPrChange w:id="988" w:author="Stuart Jenkins" w:date="2019-08-12T11:59:00Z">
          <w:pPr>
            <w:widowControl w:val="0"/>
            <w:autoSpaceDE w:val="0"/>
            <w:autoSpaceDN w:val="0"/>
            <w:adjustRightInd w:val="0"/>
          </w:pPr>
        </w:pPrChange>
      </w:pPr>
      <w:ins w:id="989" w:author="Stuart Jenkins" w:date="2019-08-12T11:53:00Z">
        <w:r w:rsidRPr="00C20A41">
          <w:rPr>
            <w:sz w:val="18"/>
            <w:rPrChange w:id="990" w:author="Stuart Jenkins" w:date="2019-08-12T11:53:00Z">
              <w:rPr/>
            </w:rPrChange>
          </w:rPr>
          <w:t>23.</w:t>
        </w:r>
        <w:r w:rsidRPr="00C20A41">
          <w:rPr>
            <w:sz w:val="18"/>
            <w:rPrChange w:id="991" w:author="Stuart Jenkins" w:date="2019-08-12T11:53:00Z">
              <w:rPr/>
            </w:rPrChange>
          </w:rPr>
          <w:tab/>
          <w:t xml:space="preserve">Stevens, B. Rethinking the Lower Bound on Aerosol Radiative Forcing. </w:t>
        </w:r>
        <w:r w:rsidRPr="00C20A41">
          <w:rPr>
            <w:i/>
            <w:iCs/>
            <w:sz w:val="18"/>
            <w:rPrChange w:id="992" w:author="Stuart Jenkins" w:date="2019-08-12T11:53:00Z">
              <w:rPr>
                <w:i/>
                <w:iCs/>
              </w:rPr>
            </w:rPrChange>
          </w:rPr>
          <w:t xml:space="preserve">J. </w:t>
        </w:r>
        <w:proofErr w:type="spellStart"/>
        <w:r w:rsidRPr="00C20A41">
          <w:rPr>
            <w:i/>
            <w:iCs/>
            <w:sz w:val="18"/>
            <w:rPrChange w:id="993" w:author="Stuart Jenkins" w:date="2019-08-12T11:53:00Z">
              <w:rPr>
                <w:i/>
                <w:iCs/>
              </w:rPr>
            </w:rPrChange>
          </w:rPr>
          <w:t>Clim</w:t>
        </w:r>
        <w:proofErr w:type="spellEnd"/>
        <w:r w:rsidRPr="00C20A41">
          <w:rPr>
            <w:i/>
            <w:iCs/>
            <w:sz w:val="18"/>
            <w:rPrChange w:id="994" w:author="Stuart Jenkins" w:date="2019-08-12T11:53:00Z">
              <w:rPr>
                <w:i/>
                <w:iCs/>
              </w:rPr>
            </w:rPrChange>
          </w:rPr>
          <w:t>.</w:t>
        </w:r>
        <w:r w:rsidRPr="00C20A41">
          <w:rPr>
            <w:sz w:val="18"/>
            <w:rPrChange w:id="995" w:author="Stuart Jenkins" w:date="2019-08-12T11:53:00Z">
              <w:rPr/>
            </w:rPrChange>
          </w:rPr>
          <w:t xml:space="preserve"> </w:t>
        </w:r>
        <w:r w:rsidRPr="00C20A41">
          <w:rPr>
            <w:b/>
            <w:bCs/>
            <w:sz w:val="18"/>
            <w:rPrChange w:id="996" w:author="Stuart Jenkins" w:date="2019-08-12T11:53:00Z">
              <w:rPr>
                <w:b/>
                <w:bCs/>
              </w:rPr>
            </w:rPrChange>
          </w:rPr>
          <w:t>28</w:t>
        </w:r>
        <w:r w:rsidRPr="00C20A41">
          <w:rPr>
            <w:sz w:val="18"/>
            <w:rPrChange w:id="997" w:author="Stuart Jenkins" w:date="2019-08-12T11:53:00Z">
              <w:rPr/>
            </w:rPrChange>
          </w:rPr>
          <w:t>, 4794–4819 (2015).</w:t>
        </w:r>
      </w:ins>
    </w:p>
    <w:p w14:paraId="572AE3F4" w14:textId="60751766" w:rsidR="00891890" w:rsidRPr="00C20A41" w:rsidDel="00045CB8" w:rsidRDefault="00891890" w:rsidP="00CB141E">
      <w:pPr>
        <w:pStyle w:val="Bibliography"/>
        <w:spacing w:line="240" w:lineRule="auto"/>
        <w:jc w:val="both"/>
        <w:rPr>
          <w:del w:id="998" w:author="Stuart Jenkins" w:date="2019-08-09T14:16:00Z"/>
          <w:rFonts w:ascii="Calibri" w:cs="Calibri"/>
          <w:sz w:val="18"/>
          <w:rPrChange w:id="999" w:author="Stuart Jenkins" w:date="2019-08-12T11:53:00Z">
            <w:rPr>
              <w:del w:id="1000" w:author="Stuart Jenkins" w:date="2019-08-09T14:16:00Z"/>
              <w:rFonts w:ascii="Calibri" w:cs="Calibri"/>
              <w:sz w:val="18"/>
            </w:rPr>
          </w:rPrChange>
        </w:rPr>
        <w:pPrChange w:id="1001" w:author="Stuart Jenkins" w:date="2019-08-12T11:59:00Z">
          <w:pPr>
            <w:pStyle w:val="Bibliography"/>
            <w:spacing w:line="240" w:lineRule="auto"/>
            <w:jc w:val="both"/>
          </w:pPr>
        </w:pPrChange>
      </w:pPr>
      <w:del w:id="1002" w:author="Stuart Jenkins" w:date="2019-08-09T14:16:00Z">
        <w:r w:rsidRPr="00C20A41" w:rsidDel="00045CB8">
          <w:rPr>
            <w:rFonts w:ascii="Calibri" w:cs="Calibri"/>
            <w:sz w:val="18"/>
            <w:rPrChange w:id="1003" w:author="Stuart Jenkins" w:date="2019-08-12T11:53:00Z">
              <w:rPr>
                <w:rFonts w:ascii="Calibri" w:cs="Calibri"/>
                <w:sz w:val="18"/>
              </w:rPr>
            </w:rPrChange>
          </w:rPr>
          <w:delText>1.</w:delText>
        </w:r>
        <w:r w:rsidRPr="00C20A41" w:rsidDel="00045CB8">
          <w:rPr>
            <w:rFonts w:ascii="Calibri" w:cs="Calibri"/>
            <w:sz w:val="18"/>
            <w:rPrChange w:id="1004" w:author="Stuart Jenkins" w:date="2019-08-12T11:53:00Z">
              <w:rPr>
                <w:rFonts w:ascii="Calibri" w:cs="Calibri"/>
                <w:sz w:val="18"/>
              </w:rPr>
            </w:rPrChange>
          </w:rPr>
          <w:tab/>
          <w:delText xml:space="preserve">Rogelj, J., Forster, P. M., Kriegler, E., Smith, C. J. &amp; Séférian, R. Estimating and tracking the remaining carbon budget for stringent climate targets. </w:delText>
        </w:r>
        <w:r w:rsidRPr="00C20A41" w:rsidDel="00045CB8">
          <w:rPr>
            <w:rFonts w:ascii="Calibri" w:cs="Calibri"/>
            <w:i/>
            <w:iCs/>
            <w:sz w:val="18"/>
            <w:rPrChange w:id="1005" w:author="Stuart Jenkins" w:date="2019-08-12T11:53:00Z">
              <w:rPr>
                <w:rFonts w:ascii="Calibri" w:cs="Calibri"/>
                <w:i/>
                <w:iCs/>
                <w:sz w:val="18"/>
              </w:rPr>
            </w:rPrChange>
          </w:rPr>
          <w:delText>Nature</w:delText>
        </w:r>
        <w:r w:rsidRPr="00C20A41" w:rsidDel="00045CB8">
          <w:rPr>
            <w:rFonts w:ascii="Calibri" w:cs="Calibri"/>
            <w:sz w:val="18"/>
            <w:rPrChange w:id="1006" w:author="Stuart Jenkins" w:date="2019-08-12T11:53:00Z">
              <w:rPr>
                <w:rFonts w:ascii="Calibri" w:cs="Calibri"/>
                <w:sz w:val="18"/>
              </w:rPr>
            </w:rPrChange>
          </w:rPr>
          <w:delText xml:space="preserve"> </w:delText>
        </w:r>
        <w:r w:rsidRPr="00C20A41" w:rsidDel="00045CB8">
          <w:rPr>
            <w:rFonts w:ascii="Calibri" w:cs="Calibri"/>
            <w:b/>
            <w:bCs/>
            <w:sz w:val="18"/>
            <w:rPrChange w:id="1007" w:author="Stuart Jenkins" w:date="2019-08-12T11:53:00Z">
              <w:rPr>
                <w:rFonts w:ascii="Calibri" w:cs="Calibri"/>
                <w:b/>
                <w:bCs/>
                <w:sz w:val="18"/>
              </w:rPr>
            </w:rPrChange>
          </w:rPr>
          <w:delText>571</w:delText>
        </w:r>
        <w:r w:rsidRPr="00C20A41" w:rsidDel="00045CB8">
          <w:rPr>
            <w:rFonts w:ascii="Calibri" w:cs="Calibri"/>
            <w:sz w:val="18"/>
            <w:rPrChange w:id="1008" w:author="Stuart Jenkins" w:date="2019-08-12T11:53:00Z">
              <w:rPr>
                <w:rFonts w:ascii="Calibri" w:cs="Calibri"/>
                <w:sz w:val="18"/>
              </w:rPr>
            </w:rPrChange>
          </w:rPr>
          <w:delText>, 335 (2019).</w:delText>
        </w:r>
      </w:del>
    </w:p>
    <w:p w14:paraId="2377DE7C" w14:textId="415EDB0E" w:rsidR="00891890" w:rsidRPr="00C20A41" w:rsidDel="00045CB8" w:rsidRDefault="00891890" w:rsidP="00CB141E">
      <w:pPr>
        <w:pStyle w:val="Bibliography"/>
        <w:spacing w:line="240" w:lineRule="auto"/>
        <w:jc w:val="both"/>
        <w:rPr>
          <w:del w:id="1009" w:author="Stuart Jenkins" w:date="2019-08-09T14:16:00Z"/>
          <w:rFonts w:ascii="Calibri" w:cs="Calibri"/>
          <w:sz w:val="18"/>
          <w:rPrChange w:id="1010" w:author="Stuart Jenkins" w:date="2019-08-12T11:53:00Z">
            <w:rPr>
              <w:del w:id="1011" w:author="Stuart Jenkins" w:date="2019-08-09T14:16:00Z"/>
              <w:rFonts w:ascii="Calibri" w:cs="Calibri"/>
              <w:sz w:val="18"/>
            </w:rPr>
          </w:rPrChange>
        </w:rPr>
        <w:pPrChange w:id="1012" w:author="Stuart Jenkins" w:date="2019-08-12T11:59:00Z">
          <w:pPr>
            <w:pStyle w:val="Bibliography"/>
            <w:spacing w:line="240" w:lineRule="auto"/>
            <w:jc w:val="both"/>
          </w:pPr>
        </w:pPrChange>
      </w:pPr>
      <w:del w:id="1013" w:author="Stuart Jenkins" w:date="2019-08-09T14:16:00Z">
        <w:r w:rsidRPr="00C20A41" w:rsidDel="00045CB8">
          <w:rPr>
            <w:rFonts w:ascii="Calibri" w:cs="Calibri"/>
            <w:sz w:val="18"/>
            <w:rPrChange w:id="1014" w:author="Stuart Jenkins" w:date="2019-08-12T11:53:00Z">
              <w:rPr>
                <w:rFonts w:ascii="Calibri" w:cs="Calibri"/>
                <w:sz w:val="18"/>
              </w:rPr>
            </w:rPrChange>
          </w:rPr>
          <w:delText>2.</w:delText>
        </w:r>
        <w:r w:rsidRPr="00C20A41" w:rsidDel="00045CB8">
          <w:rPr>
            <w:rFonts w:ascii="Calibri" w:cs="Calibri"/>
            <w:sz w:val="18"/>
            <w:rPrChange w:id="1015" w:author="Stuart Jenkins" w:date="2019-08-12T11:53:00Z">
              <w:rPr>
                <w:rFonts w:ascii="Calibri" w:cs="Calibri"/>
                <w:sz w:val="18"/>
              </w:rPr>
            </w:rPrChange>
          </w:rPr>
          <w:tab/>
          <w:delText xml:space="preserve">Haustein, K. </w:delText>
        </w:r>
        <w:r w:rsidRPr="00C20A41" w:rsidDel="00045CB8">
          <w:rPr>
            <w:rFonts w:ascii="Calibri" w:cs="Calibri"/>
            <w:i/>
            <w:iCs/>
            <w:sz w:val="18"/>
            <w:rPrChange w:id="1016" w:author="Stuart Jenkins" w:date="2019-08-12T11:53:00Z">
              <w:rPr>
                <w:rFonts w:ascii="Calibri" w:cs="Calibri"/>
                <w:i/>
                <w:iCs/>
                <w:sz w:val="18"/>
              </w:rPr>
            </w:rPrChange>
          </w:rPr>
          <w:delText>et al.</w:delText>
        </w:r>
        <w:r w:rsidRPr="00C20A41" w:rsidDel="00045CB8">
          <w:rPr>
            <w:rFonts w:ascii="Calibri" w:cs="Calibri"/>
            <w:sz w:val="18"/>
            <w:rPrChange w:id="1017" w:author="Stuart Jenkins" w:date="2019-08-12T11:53:00Z">
              <w:rPr>
                <w:rFonts w:ascii="Calibri" w:cs="Calibri"/>
                <w:sz w:val="18"/>
              </w:rPr>
            </w:rPrChange>
          </w:rPr>
          <w:delText xml:space="preserve"> A real-time Global Warming Index. </w:delText>
        </w:r>
        <w:r w:rsidRPr="00C20A41" w:rsidDel="00045CB8">
          <w:rPr>
            <w:rFonts w:ascii="Calibri" w:cs="Calibri"/>
            <w:i/>
            <w:iCs/>
            <w:sz w:val="18"/>
            <w:rPrChange w:id="1018" w:author="Stuart Jenkins" w:date="2019-08-12T11:53:00Z">
              <w:rPr>
                <w:rFonts w:ascii="Calibri" w:cs="Calibri"/>
                <w:i/>
                <w:iCs/>
                <w:sz w:val="18"/>
              </w:rPr>
            </w:rPrChange>
          </w:rPr>
          <w:delText>Sci. Rep.</w:delText>
        </w:r>
        <w:r w:rsidRPr="00C20A41" w:rsidDel="00045CB8">
          <w:rPr>
            <w:rFonts w:ascii="Calibri" w:cs="Calibri"/>
            <w:sz w:val="18"/>
            <w:rPrChange w:id="1019" w:author="Stuart Jenkins" w:date="2019-08-12T11:53:00Z">
              <w:rPr>
                <w:rFonts w:ascii="Calibri" w:cs="Calibri"/>
                <w:sz w:val="18"/>
              </w:rPr>
            </w:rPrChange>
          </w:rPr>
          <w:delText xml:space="preserve"> </w:delText>
        </w:r>
        <w:r w:rsidRPr="00C20A41" w:rsidDel="00045CB8">
          <w:rPr>
            <w:rFonts w:ascii="Calibri" w:cs="Calibri"/>
            <w:b/>
            <w:bCs/>
            <w:sz w:val="18"/>
            <w:rPrChange w:id="1020" w:author="Stuart Jenkins" w:date="2019-08-12T11:53:00Z">
              <w:rPr>
                <w:rFonts w:ascii="Calibri" w:cs="Calibri"/>
                <w:b/>
                <w:bCs/>
                <w:sz w:val="18"/>
              </w:rPr>
            </w:rPrChange>
          </w:rPr>
          <w:delText>7</w:delText>
        </w:r>
        <w:r w:rsidRPr="00C20A41" w:rsidDel="00045CB8">
          <w:rPr>
            <w:rFonts w:ascii="Calibri" w:cs="Calibri"/>
            <w:sz w:val="18"/>
            <w:rPrChange w:id="1021" w:author="Stuart Jenkins" w:date="2019-08-12T11:53:00Z">
              <w:rPr>
                <w:rFonts w:ascii="Calibri" w:cs="Calibri"/>
                <w:sz w:val="18"/>
              </w:rPr>
            </w:rPrChange>
          </w:rPr>
          <w:delText>, 15417 (2017).</w:delText>
        </w:r>
      </w:del>
    </w:p>
    <w:p w14:paraId="489F0287" w14:textId="2121E43E" w:rsidR="00891890" w:rsidRPr="00C20A41" w:rsidDel="00045CB8" w:rsidRDefault="00891890" w:rsidP="00CB141E">
      <w:pPr>
        <w:pStyle w:val="Bibliography"/>
        <w:spacing w:line="240" w:lineRule="auto"/>
        <w:jc w:val="both"/>
        <w:rPr>
          <w:del w:id="1022" w:author="Stuart Jenkins" w:date="2019-08-09T14:16:00Z"/>
          <w:rFonts w:ascii="Calibri" w:cs="Calibri"/>
          <w:sz w:val="18"/>
          <w:rPrChange w:id="1023" w:author="Stuart Jenkins" w:date="2019-08-12T11:53:00Z">
            <w:rPr>
              <w:del w:id="1024" w:author="Stuart Jenkins" w:date="2019-08-09T14:16:00Z"/>
              <w:rFonts w:ascii="Calibri" w:cs="Calibri"/>
              <w:sz w:val="18"/>
            </w:rPr>
          </w:rPrChange>
        </w:rPr>
        <w:pPrChange w:id="1025" w:author="Stuart Jenkins" w:date="2019-08-12T11:59:00Z">
          <w:pPr>
            <w:pStyle w:val="Bibliography"/>
            <w:spacing w:line="240" w:lineRule="auto"/>
            <w:jc w:val="both"/>
          </w:pPr>
        </w:pPrChange>
      </w:pPr>
      <w:del w:id="1026" w:author="Stuart Jenkins" w:date="2019-08-09T14:16:00Z">
        <w:r w:rsidRPr="00C20A41" w:rsidDel="00045CB8">
          <w:rPr>
            <w:rFonts w:ascii="Calibri" w:cs="Calibri"/>
            <w:sz w:val="18"/>
            <w:rPrChange w:id="1027" w:author="Stuart Jenkins" w:date="2019-08-12T11:53:00Z">
              <w:rPr>
                <w:rFonts w:ascii="Calibri" w:cs="Calibri"/>
                <w:sz w:val="18"/>
              </w:rPr>
            </w:rPrChange>
          </w:rPr>
          <w:delText>3.</w:delText>
        </w:r>
        <w:r w:rsidRPr="00C20A41" w:rsidDel="00045CB8">
          <w:rPr>
            <w:rFonts w:ascii="Calibri" w:cs="Calibri"/>
            <w:sz w:val="18"/>
            <w:rPrChange w:id="1028" w:author="Stuart Jenkins" w:date="2019-08-12T11:53:00Z">
              <w:rPr>
                <w:rFonts w:ascii="Calibri" w:cs="Calibri"/>
                <w:sz w:val="18"/>
              </w:rPr>
            </w:rPrChange>
          </w:rPr>
          <w:tab/>
          <w:delText xml:space="preserve">Jenkins, S., Millar, R. J., Leach, N. &amp; Allen, M. R. Framing Climate Goals in Terms of Cumulative CO2-Forcing-Equivalent Emissions. </w:delText>
        </w:r>
        <w:r w:rsidRPr="00C20A41" w:rsidDel="00045CB8">
          <w:rPr>
            <w:rFonts w:ascii="Calibri" w:cs="Calibri"/>
            <w:i/>
            <w:iCs/>
            <w:sz w:val="18"/>
            <w:rPrChange w:id="1029" w:author="Stuart Jenkins" w:date="2019-08-12T11:53:00Z">
              <w:rPr>
                <w:rFonts w:ascii="Calibri" w:cs="Calibri"/>
                <w:i/>
                <w:iCs/>
                <w:sz w:val="18"/>
              </w:rPr>
            </w:rPrChange>
          </w:rPr>
          <w:delText>Geophys. Res. Lett.</w:delText>
        </w:r>
        <w:r w:rsidRPr="00C20A41" w:rsidDel="00045CB8">
          <w:rPr>
            <w:rFonts w:ascii="Calibri" w:cs="Calibri"/>
            <w:sz w:val="18"/>
            <w:rPrChange w:id="1030" w:author="Stuart Jenkins" w:date="2019-08-12T11:53:00Z">
              <w:rPr>
                <w:rFonts w:ascii="Calibri" w:cs="Calibri"/>
                <w:sz w:val="18"/>
              </w:rPr>
            </w:rPrChange>
          </w:rPr>
          <w:delText xml:space="preserve"> </w:delText>
        </w:r>
        <w:r w:rsidRPr="00C20A41" w:rsidDel="00045CB8">
          <w:rPr>
            <w:rFonts w:ascii="Calibri" w:cs="Calibri"/>
            <w:b/>
            <w:bCs/>
            <w:sz w:val="18"/>
            <w:rPrChange w:id="1031" w:author="Stuart Jenkins" w:date="2019-08-12T11:53:00Z">
              <w:rPr>
                <w:rFonts w:ascii="Calibri" w:cs="Calibri"/>
                <w:b/>
                <w:bCs/>
                <w:sz w:val="18"/>
              </w:rPr>
            </w:rPrChange>
          </w:rPr>
          <w:delText>45</w:delText>
        </w:r>
        <w:r w:rsidRPr="00C20A41" w:rsidDel="00045CB8">
          <w:rPr>
            <w:rFonts w:ascii="Calibri" w:cs="Calibri"/>
            <w:sz w:val="18"/>
            <w:rPrChange w:id="1032" w:author="Stuart Jenkins" w:date="2019-08-12T11:53:00Z">
              <w:rPr>
                <w:rFonts w:ascii="Calibri" w:cs="Calibri"/>
                <w:sz w:val="18"/>
              </w:rPr>
            </w:rPrChange>
          </w:rPr>
          <w:delText>, 2795–2804 (2018).</w:delText>
        </w:r>
      </w:del>
    </w:p>
    <w:p w14:paraId="1730D9D3" w14:textId="1C3E21DF" w:rsidR="00891890" w:rsidRPr="00C20A41" w:rsidDel="00045CB8" w:rsidRDefault="00891890" w:rsidP="00CB141E">
      <w:pPr>
        <w:pStyle w:val="Bibliography"/>
        <w:spacing w:line="240" w:lineRule="auto"/>
        <w:jc w:val="both"/>
        <w:rPr>
          <w:del w:id="1033" w:author="Stuart Jenkins" w:date="2019-08-09T14:16:00Z"/>
          <w:rFonts w:ascii="Calibri" w:cs="Calibri"/>
          <w:sz w:val="18"/>
          <w:rPrChange w:id="1034" w:author="Stuart Jenkins" w:date="2019-08-12T11:53:00Z">
            <w:rPr>
              <w:del w:id="1035" w:author="Stuart Jenkins" w:date="2019-08-09T14:16:00Z"/>
              <w:rFonts w:ascii="Calibri" w:cs="Calibri"/>
              <w:sz w:val="18"/>
            </w:rPr>
          </w:rPrChange>
        </w:rPr>
        <w:pPrChange w:id="1036" w:author="Stuart Jenkins" w:date="2019-08-12T11:59:00Z">
          <w:pPr>
            <w:pStyle w:val="Bibliography"/>
            <w:spacing w:line="240" w:lineRule="auto"/>
            <w:jc w:val="both"/>
          </w:pPr>
        </w:pPrChange>
      </w:pPr>
      <w:del w:id="1037" w:author="Stuart Jenkins" w:date="2019-08-09T14:16:00Z">
        <w:r w:rsidRPr="00C20A41" w:rsidDel="00045CB8">
          <w:rPr>
            <w:rFonts w:ascii="Calibri" w:cs="Calibri"/>
            <w:sz w:val="18"/>
            <w:rPrChange w:id="1038" w:author="Stuart Jenkins" w:date="2019-08-12T11:53:00Z">
              <w:rPr>
                <w:rFonts w:ascii="Calibri" w:cs="Calibri"/>
                <w:sz w:val="18"/>
              </w:rPr>
            </w:rPrChange>
          </w:rPr>
          <w:delText>4.</w:delText>
        </w:r>
        <w:r w:rsidRPr="00C20A41" w:rsidDel="00045CB8">
          <w:rPr>
            <w:rFonts w:ascii="Calibri" w:cs="Calibri"/>
            <w:sz w:val="18"/>
            <w:rPrChange w:id="1039" w:author="Stuart Jenkins" w:date="2019-08-12T11:53:00Z">
              <w:rPr>
                <w:rFonts w:ascii="Calibri" w:cs="Calibri"/>
                <w:sz w:val="18"/>
              </w:rPr>
            </w:rPrChange>
          </w:rPr>
          <w:tab/>
          <w:delText xml:space="preserve">Millar, R. J., Nicholls, Z. R., Friedlingstein, P. &amp; Allen, M. R. A modified impulse-response representation of the global near-surface air temperature and atmospheric concentration response to carbon dioxide emissions. </w:delText>
        </w:r>
        <w:r w:rsidRPr="00C20A41" w:rsidDel="00045CB8">
          <w:rPr>
            <w:rFonts w:ascii="Calibri" w:cs="Calibri"/>
            <w:i/>
            <w:iCs/>
            <w:sz w:val="18"/>
            <w:rPrChange w:id="1040" w:author="Stuart Jenkins" w:date="2019-08-12T11:53:00Z">
              <w:rPr>
                <w:rFonts w:ascii="Calibri" w:cs="Calibri"/>
                <w:i/>
                <w:iCs/>
                <w:sz w:val="18"/>
              </w:rPr>
            </w:rPrChange>
          </w:rPr>
          <w:delText>Atmospheric Chem. Phys.</w:delText>
        </w:r>
        <w:r w:rsidRPr="00C20A41" w:rsidDel="00045CB8">
          <w:rPr>
            <w:rFonts w:ascii="Calibri" w:cs="Calibri"/>
            <w:sz w:val="18"/>
            <w:rPrChange w:id="1041" w:author="Stuart Jenkins" w:date="2019-08-12T11:53:00Z">
              <w:rPr>
                <w:rFonts w:ascii="Calibri" w:cs="Calibri"/>
                <w:sz w:val="18"/>
              </w:rPr>
            </w:rPrChange>
          </w:rPr>
          <w:delText xml:space="preserve"> </w:delText>
        </w:r>
        <w:r w:rsidRPr="00C20A41" w:rsidDel="00045CB8">
          <w:rPr>
            <w:rFonts w:ascii="Calibri" w:cs="Calibri"/>
            <w:b/>
            <w:bCs/>
            <w:sz w:val="18"/>
            <w:rPrChange w:id="1042" w:author="Stuart Jenkins" w:date="2019-08-12T11:53:00Z">
              <w:rPr>
                <w:rFonts w:ascii="Calibri" w:cs="Calibri"/>
                <w:b/>
                <w:bCs/>
                <w:sz w:val="18"/>
              </w:rPr>
            </w:rPrChange>
          </w:rPr>
          <w:delText>17</w:delText>
        </w:r>
        <w:r w:rsidRPr="00C20A41" w:rsidDel="00045CB8">
          <w:rPr>
            <w:rFonts w:ascii="Calibri" w:cs="Calibri"/>
            <w:sz w:val="18"/>
            <w:rPrChange w:id="1043" w:author="Stuart Jenkins" w:date="2019-08-12T11:53:00Z">
              <w:rPr>
                <w:rFonts w:ascii="Calibri" w:cs="Calibri"/>
                <w:sz w:val="18"/>
              </w:rPr>
            </w:rPrChange>
          </w:rPr>
          <w:delText>, 7213–7228 (2017).</w:delText>
        </w:r>
      </w:del>
    </w:p>
    <w:p w14:paraId="482132E4" w14:textId="06B91141" w:rsidR="00891890" w:rsidRPr="00C20A41" w:rsidDel="00045CB8" w:rsidRDefault="00891890" w:rsidP="00CB141E">
      <w:pPr>
        <w:pStyle w:val="Bibliography"/>
        <w:spacing w:line="240" w:lineRule="auto"/>
        <w:jc w:val="both"/>
        <w:rPr>
          <w:del w:id="1044" w:author="Stuart Jenkins" w:date="2019-08-09T14:16:00Z"/>
          <w:rFonts w:ascii="Calibri" w:cs="Calibri"/>
          <w:sz w:val="18"/>
          <w:rPrChange w:id="1045" w:author="Stuart Jenkins" w:date="2019-08-12T11:53:00Z">
            <w:rPr>
              <w:del w:id="1046" w:author="Stuart Jenkins" w:date="2019-08-09T14:16:00Z"/>
              <w:rFonts w:ascii="Calibri" w:cs="Calibri"/>
              <w:sz w:val="18"/>
            </w:rPr>
          </w:rPrChange>
        </w:rPr>
        <w:pPrChange w:id="1047" w:author="Stuart Jenkins" w:date="2019-08-12T11:59:00Z">
          <w:pPr>
            <w:pStyle w:val="Bibliography"/>
            <w:spacing w:line="240" w:lineRule="auto"/>
            <w:jc w:val="both"/>
          </w:pPr>
        </w:pPrChange>
      </w:pPr>
      <w:del w:id="1048" w:author="Stuart Jenkins" w:date="2019-08-09T14:16:00Z">
        <w:r w:rsidRPr="00C20A41" w:rsidDel="00045CB8">
          <w:rPr>
            <w:rFonts w:ascii="Calibri" w:cs="Calibri"/>
            <w:sz w:val="18"/>
            <w:rPrChange w:id="1049" w:author="Stuart Jenkins" w:date="2019-08-12T11:53:00Z">
              <w:rPr>
                <w:rFonts w:ascii="Calibri" w:cs="Calibri"/>
                <w:sz w:val="18"/>
              </w:rPr>
            </w:rPrChange>
          </w:rPr>
          <w:delText>5.</w:delText>
        </w:r>
        <w:r w:rsidRPr="00C20A41" w:rsidDel="00045CB8">
          <w:rPr>
            <w:rFonts w:ascii="Calibri" w:cs="Calibri"/>
            <w:sz w:val="18"/>
            <w:rPrChange w:id="1050" w:author="Stuart Jenkins" w:date="2019-08-12T11:53:00Z">
              <w:rPr>
                <w:rFonts w:ascii="Calibri" w:cs="Calibri"/>
                <w:sz w:val="18"/>
              </w:rPr>
            </w:rPrChange>
          </w:rPr>
          <w:tab/>
          <w:delText xml:space="preserve">Leach, N. J. </w:delText>
        </w:r>
        <w:r w:rsidRPr="00C20A41" w:rsidDel="00045CB8">
          <w:rPr>
            <w:rFonts w:ascii="Calibri" w:cs="Calibri"/>
            <w:i/>
            <w:iCs/>
            <w:sz w:val="18"/>
            <w:rPrChange w:id="1051" w:author="Stuart Jenkins" w:date="2019-08-12T11:53:00Z">
              <w:rPr>
                <w:rFonts w:ascii="Calibri" w:cs="Calibri"/>
                <w:i/>
                <w:iCs/>
                <w:sz w:val="18"/>
              </w:rPr>
            </w:rPrChange>
          </w:rPr>
          <w:delText>et al.</w:delText>
        </w:r>
        <w:r w:rsidRPr="00C20A41" w:rsidDel="00045CB8">
          <w:rPr>
            <w:rFonts w:ascii="Calibri" w:cs="Calibri"/>
            <w:sz w:val="18"/>
            <w:rPrChange w:id="1052" w:author="Stuart Jenkins" w:date="2019-08-12T11:53:00Z">
              <w:rPr>
                <w:rFonts w:ascii="Calibri" w:cs="Calibri"/>
                <w:sz w:val="18"/>
              </w:rPr>
            </w:rPrChange>
          </w:rPr>
          <w:delText xml:space="preserve"> Current level and rate of warming determine emissions budgets under ambitious mitigation. </w:delText>
        </w:r>
        <w:r w:rsidRPr="00C20A41" w:rsidDel="00045CB8">
          <w:rPr>
            <w:rFonts w:ascii="Calibri" w:cs="Calibri"/>
            <w:i/>
            <w:iCs/>
            <w:sz w:val="18"/>
            <w:rPrChange w:id="1053" w:author="Stuart Jenkins" w:date="2019-08-12T11:53:00Z">
              <w:rPr>
                <w:rFonts w:ascii="Calibri" w:cs="Calibri"/>
                <w:i/>
                <w:iCs/>
                <w:sz w:val="18"/>
              </w:rPr>
            </w:rPrChange>
          </w:rPr>
          <w:delText>Nat. Geosci.</w:delText>
        </w:r>
        <w:r w:rsidRPr="00C20A41" w:rsidDel="00045CB8">
          <w:rPr>
            <w:rFonts w:ascii="Calibri" w:cs="Calibri"/>
            <w:sz w:val="18"/>
            <w:rPrChange w:id="1054" w:author="Stuart Jenkins" w:date="2019-08-12T11:53:00Z">
              <w:rPr>
                <w:rFonts w:ascii="Calibri" w:cs="Calibri"/>
                <w:sz w:val="18"/>
              </w:rPr>
            </w:rPrChange>
          </w:rPr>
          <w:delText xml:space="preserve"> </w:delText>
        </w:r>
        <w:r w:rsidRPr="00C20A41" w:rsidDel="00045CB8">
          <w:rPr>
            <w:rFonts w:ascii="Calibri" w:cs="Calibri"/>
            <w:b/>
            <w:bCs/>
            <w:sz w:val="18"/>
            <w:rPrChange w:id="1055" w:author="Stuart Jenkins" w:date="2019-08-12T11:53:00Z">
              <w:rPr>
                <w:rFonts w:ascii="Calibri" w:cs="Calibri"/>
                <w:b/>
                <w:bCs/>
                <w:sz w:val="18"/>
              </w:rPr>
            </w:rPrChange>
          </w:rPr>
          <w:delText>11</w:delText>
        </w:r>
        <w:r w:rsidRPr="00C20A41" w:rsidDel="00045CB8">
          <w:rPr>
            <w:rFonts w:ascii="Calibri" w:cs="Calibri"/>
            <w:sz w:val="18"/>
            <w:rPrChange w:id="1056" w:author="Stuart Jenkins" w:date="2019-08-12T11:53:00Z">
              <w:rPr>
                <w:rFonts w:ascii="Calibri" w:cs="Calibri"/>
                <w:sz w:val="18"/>
              </w:rPr>
            </w:rPrChange>
          </w:rPr>
          <w:delText>, 574 (2018).</w:delText>
        </w:r>
      </w:del>
    </w:p>
    <w:p w14:paraId="35B980D8" w14:textId="2B08202F" w:rsidR="0041581C" w:rsidRDefault="00891890" w:rsidP="00CB141E">
      <w:pPr>
        <w:pStyle w:val="Bibliography"/>
        <w:spacing w:line="240" w:lineRule="auto"/>
        <w:jc w:val="both"/>
        <w:rPr>
          <w:sz w:val="18"/>
          <w:szCs w:val="18"/>
        </w:rPr>
        <w:pPrChange w:id="1057" w:author="Stuart Jenkins" w:date="2019-08-12T11:59:00Z">
          <w:pPr>
            <w:jc w:val="both"/>
          </w:pPr>
        </w:pPrChange>
      </w:pPr>
      <w:r>
        <w:rPr>
          <w:sz w:val="18"/>
          <w:szCs w:val="18"/>
        </w:rPr>
        <w:fldChar w:fldCharType="end"/>
      </w:r>
    </w:p>
    <w:p w14:paraId="5478FFD1" w14:textId="40FAD67C" w:rsidR="008B0D7E" w:rsidRDefault="008B0D7E" w:rsidP="00891890">
      <w:pPr>
        <w:jc w:val="both"/>
        <w:rPr>
          <w:sz w:val="18"/>
          <w:szCs w:val="18"/>
        </w:rPr>
      </w:pPr>
    </w:p>
    <w:p w14:paraId="7203198D" w14:textId="7BF83380" w:rsidR="008B0D7E" w:rsidRDefault="008B0D7E" w:rsidP="00891890">
      <w:pPr>
        <w:jc w:val="both"/>
        <w:rPr>
          <w:sz w:val="18"/>
          <w:szCs w:val="18"/>
        </w:rPr>
      </w:pPr>
    </w:p>
    <w:p w14:paraId="7BDCAA4F" w14:textId="5B7E9FCB" w:rsidR="008B0D7E" w:rsidRDefault="008B0D7E" w:rsidP="00891890">
      <w:pPr>
        <w:jc w:val="both"/>
        <w:rPr>
          <w:sz w:val="18"/>
          <w:szCs w:val="18"/>
        </w:rPr>
      </w:pPr>
    </w:p>
    <w:p w14:paraId="23C51BC5" w14:textId="77777777" w:rsidR="008B0D7E" w:rsidRPr="0041581C" w:rsidRDefault="008B0D7E" w:rsidP="00891890">
      <w:pPr>
        <w:jc w:val="both"/>
        <w:rPr>
          <w:sz w:val="18"/>
          <w:szCs w:val="18"/>
        </w:rPr>
      </w:pPr>
    </w:p>
    <w:sectPr w:rsidR="008B0D7E" w:rsidRPr="0041581C" w:rsidSect="001E7D0F">
      <w:pgSz w:w="11900" w:h="16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venir Next">
    <w:panose1 w:val="020B0503020202020204"/>
    <w:charset w:val="00"/>
    <w:family w:val="swiss"/>
    <w:pitch w:val="variable"/>
    <w:sig w:usb0="8000002F" w:usb1="5000204A" w:usb2="00000000" w:usb3="00000000" w:csb0="0000009B" w:csb1="00000000"/>
  </w:font>
  <w:font w:name="Cambria Math">
    <w:panose1 w:val="02040503050406030204"/>
    <w:charset w:val="00"/>
    <w:family w:val="roman"/>
    <w:pitch w:val="variable"/>
    <w:sig w:usb0="E00002FF" w:usb1="420024FF" w:usb2="00000000" w:usb3="00000000" w:csb0="0000019F" w:csb1="00000000"/>
  </w:font>
  <w:font w:name="Avenir Next Demi Bold">
    <w:panose1 w:val="020B0703020202020204"/>
    <w:charset w:val="00"/>
    <w:family w:val="swiss"/>
    <w:pitch w:val="variable"/>
    <w:sig w:usb0="8000002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26DC"/>
    <w:multiLevelType w:val="hybridMultilevel"/>
    <w:tmpl w:val="CDDC2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art Jenkins">
    <w15:presenceInfo w15:providerId="None" w15:userId="Stuart Jenki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C29"/>
    <w:rsid w:val="000002D4"/>
    <w:rsid w:val="000025C7"/>
    <w:rsid w:val="00027057"/>
    <w:rsid w:val="00035DE7"/>
    <w:rsid w:val="00043D1E"/>
    <w:rsid w:val="00045CB8"/>
    <w:rsid w:val="00046918"/>
    <w:rsid w:val="00052A58"/>
    <w:rsid w:val="000A6A58"/>
    <w:rsid w:val="000B7E01"/>
    <w:rsid w:val="000C398B"/>
    <w:rsid w:val="000C55E0"/>
    <w:rsid w:val="000D03CC"/>
    <w:rsid w:val="001130DE"/>
    <w:rsid w:val="00115BDA"/>
    <w:rsid w:val="00130504"/>
    <w:rsid w:val="001420C3"/>
    <w:rsid w:val="001461D9"/>
    <w:rsid w:val="001534AA"/>
    <w:rsid w:val="00161068"/>
    <w:rsid w:val="001647F7"/>
    <w:rsid w:val="00181495"/>
    <w:rsid w:val="00187E3C"/>
    <w:rsid w:val="001E7D0F"/>
    <w:rsid w:val="001F7E12"/>
    <w:rsid w:val="00200CFE"/>
    <w:rsid w:val="00200D98"/>
    <w:rsid w:val="00206CF0"/>
    <w:rsid w:val="00227A04"/>
    <w:rsid w:val="00257ED1"/>
    <w:rsid w:val="002651F4"/>
    <w:rsid w:val="00284567"/>
    <w:rsid w:val="002876B4"/>
    <w:rsid w:val="00287CBA"/>
    <w:rsid w:val="002A48A5"/>
    <w:rsid w:val="002D0978"/>
    <w:rsid w:val="002D3BAD"/>
    <w:rsid w:val="002D77C8"/>
    <w:rsid w:val="00305EFA"/>
    <w:rsid w:val="00333573"/>
    <w:rsid w:val="00364129"/>
    <w:rsid w:val="00385CAE"/>
    <w:rsid w:val="00393769"/>
    <w:rsid w:val="003A4978"/>
    <w:rsid w:val="003B07F6"/>
    <w:rsid w:val="003C3AB3"/>
    <w:rsid w:val="003C68F0"/>
    <w:rsid w:val="003C78BF"/>
    <w:rsid w:val="003E30C8"/>
    <w:rsid w:val="004051C6"/>
    <w:rsid w:val="00406589"/>
    <w:rsid w:val="0041581C"/>
    <w:rsid w:val="0041704B"/>
    <w:rsid w:val="004553BE"/>
    <w:rsid w:val="004815DE"/>
    <w:rsid w:val="0048370C"/>
    <w:rsid w:val="004A3DBB"/>
    <w:rsid w:val="004C1720"/>
    <w:rsid w:val="004D2371"/>
    <w:rsid w:val="004D7C67"/>
    <w:rsid w:val="004F2D73"/>
    <w:rsid w:val="004F40A0"/>
    <w:rsid w:val="005154EE"/>
    <w:rsid w:val="00521DB1"/>
    <w:rsid w:val="00522649"/>
    <w:rsid w:val="00522A3D"/>
    <w:rsid w:val="00554CB9"/>
    <w:rsid w:val="00564AA1"/>
    <w:rsid w:val="00565E59"/>
    <w:rsid w:val="00587BFA"/>
    <w:rsid w:val="00592997"/>
    <w:rsid w:val="005B481E"/>
    <w:rsid w:val="005D7492"/>
    <w:rsid w:val="005F41B8"/>
    <w:rsid w:val="006232BD"/>
    <w:rsid w:val="00633D60"/>
    <w:rsid w:val="00642042"/>
    <w:rsid w:val="00654E0F"/>
    <w:rsid w:val="006835D4"/>
    <w:rsid w:val="0069059A"/>
    <w:rsid w:val="006A4781"/>
    <w:rsid w:val="006C311E"/>
    <w:rsid w:val="006D43A0"/>
    <w:rsid w:val="006D7E9C"/>
    <w:rsid w:val="006E6F32"/>
    <w:rsid w:val="00701380"/>
    <w:rsid w:val="007054E6"/>
    <w:rsid w:val="007059C7"/>
    <w:rsid w:val="007127ED"/>
    <w:rsid w:val="007267BB"/>
    <w:rsid w:val="00742835"/>
    <w:rsid w:val="007445F7"/>
    <w:rsid w:val="007723B1"/>
    <w:rsid w:val="007C062D"/>
    <w:rsid w:val="007C188F"/>
    <w:rsid w:val="007C3987"/>
    <w:rsid w:val="007E0473"/>
    <w:rsid w:val="0082553A"/>
    <w:rsid w:val="00842EDE"/>
    <w:rsid w:val="008666A6"/>
    <w:rsid w:val="00887868"/>
    <w:rsid w:val="00890F59"/>
    <w:rsid w:val="00891890"/>
    <w:rsid w:val="00894856"/>
    <w:rsid w:val="008B0D7E"/>
    <w:rsid w:val="008C137B"/>
    <w:rsid w:val="008E08CA"/>
    <w:rsid w:val="008E2A24"/>
    <w:rsid w:val="008F234A"/>
    <w:rsid w:val="00907821"/>
    <w:rsid w:val="00921244"/>
    <w:rsid w:val="009229AB"/>
    <w:rsid w:val="00935F84"/>
    <w:rsid w:val="0094692D"/>
    <w:rsid w:val="009615C3"/>
    <w:rsid w:val="00961B13"/>
    <w:rsid w:val="00962A94"/>
    <w:rsid w:val="00985674"/>
    <w:rsid w:val="00992DA4"/>
    <w:rsid w:val="009D318B"/>
    <w:rsid w:val="009D6976"/>
    <w:rsid w:val="00A076CC"/>
    <w:rsid w:val="00A130FF"/>
    <w:rsid w:val="00A47B51"/>
    <w:rsid w:val="00A63F3A"/>
    <w:rsid w:val="00A83C97"/>
    <w:rsid w:val="00A920DE"/>
    <w:rsid w:val="00AA3DD6"/>
    <w:rsid w:val="00AB698A"/>
    <w:rsid w:val="00AD7C29"/>
    <w:rsid w:val="00AE1B66"/>
    <w:rsid w:val="00B0448C"/>
    <w:rsid w:val="00B10BE6"/>
    <w:rsid w:val="00B11AF8"/>
    <w:rsid w:val="00B3443B"/>
    <w:rsid w:val="00B50563"/>
    <w:rsid w:val="00B55CDA"/>
    <w:rsid w:val="00B617C8"/>
    <w:rsid w:val="00B93208"/>
    <w:rsid w:val="00BE633F"/>
    <w:rsid w:val="00C14D67"/>
    <w:rsid w:val="00C20A41"/>
    <w:rsid w:val="00C447A2"/>
    <w:rsid w:val="00C725B6"/>
    <w:rsid w:val="00C92875"/>
    <w:rsid w:val="00C9553D"/>
    <w:rsid w:val="00CA3F9C"/>
    <w:rsid w:val="00CB141E"/>
    <w:rsid w:val="00CB2BEE"/>
    <w:rsid w:val="00CB2E69"/>
    <w:rsid w:val="00CC74B9"/>
    <w:rsid w:val="00CE10CB"/>
    <w:rsid w:val="00D03907"/>
    <w:rsid w:val="00D3154D"/>
    <w:rsid w:val="00D33E67"/>
    <w:rsid w:val="00D410B4"/>
    <w:rsid w:val="00D4363D"/>
    <w:rsid w:val="00D50110"/>
    <w:rsid w:val="00D52AB3"/>
    <w:rsid w:val="00D66F72"/>
    <w:rsid w:val="00D92CD6"/>
    <w:rsid w:val="00DC32AE"/>
    <w:rsid w:val="00DE257D"/>
    <w:rsid w:val="00DE380E"/>
    <w:rsid w:val="00DE6DB7"/>
    <w:rsid w:val="00DF0F64"/>
    <w:rsid w:val="00E25F11"/>
    <w:rsid w:val="00E2772B"/>
    <w:rsid w:val="00E340FD"/>
    <w:rsid w:val="00E558FB"/>
    <w:rsid w:val="00E70C1B"/>
    <w:rsid w:val="00E74FFC"/>
    <w:rsid w:val="00E80B3E"/>
    <w:rsid w:val="00E9530F"/>
    <w:rsid w:val="00ED7714"/>
    <w:rsid w:val="00F21586"/>
    <w:rsid w:val="00F35361"/>
    <w:rsid w:val="00F53A60"/>
    <w:rsid w:val="00F65F5A"/>
    <w:rsid w:val="00F77887"/>
    <w:rsid w:val="00F847A5"/>
    <w:rsid w:val="00FD5E00"/>
    <w:rsid w:val="00FD5F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40D55"/>
  <w14:defaultImageDpi w14:val="32767"/>
  <w15:chartTrackingRefBased/>
  <w15:docId w15:val="{BE4E7D28-ADF9-5347-B8FE-1BAE59826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D7C29"/>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6A6"/>
    <w:pPr>
      <w:ind w:left="720"/>
      <w:contextualSpacing/>
    </w:pPr>
  </w:style>
  <w:style w:type="paragraph" w:styleId="Bibliography">
    <w:name w:val="Bibliography"/>
    <w:basedOn w:val="Normal"/>
    <w:next w:val="Normal"/>
    <w:uiPriority w:val="37"/>
    <w:unhideWhenUsed/>
    <w:rsid w:val="00891890"/>
    <w:pPr>
      <w:tabs>
        <w:tab w:val="left" w:pos="260"/>
      </w:tabs>
      <w:spacing w:line="480" w:lineRule="auto"/>
      <w:ind w:left="264" w:hanging="264"/>
    </w:pPr>
  </w:style>
  <w:style w:type="paragraph" w:styleId="BalloonText">
    <w:name w:val="Balloon Text"/>
    <w:basedOn w:val="Normal"/>
    <w:link w:val="BalloonTextChar"/>
    <w:uiPriority w:val="99"/>
    <w:semiHidden/>
    <w:unhideWhenUsed/>
    <w:rsid w:val="00045CB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45CB8"/>
    <w:rPr>
      <w:rFonts w:ascii="Times New Roman" w:eastAsia="MS Mincho" w:hAnsi="Times New Roman" w:cs="Times New Roman"/>
      <w:sz w:val="18"/>
      <w:szCs w:val="18"/>
    </w:rPr>
  </w:style>
  <w:style w:type="character" w:styleId="Hyperlink">
    <w:name w:val="Hyperlink"/>
    <w:basedOn w:val="DefaultParagraphFont"/>
    <w:uiPriority w:val="99"/>
    <w:unhideWhenUsed/>
    <w:rsid w:val="008F23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159051">
      <w:bodyDiv w:val="1"/>
      <w:marLeft w:val="0"/>
      <w:marRight w:val="0"/>
      <w:marTop w:val="0"/>
      <w:marBottom w:val="0"/>
      <w:divBdr>
        <w:top w:val="none" w:sz="0" w:space="0" w:color="auto"/>
        <w:left w:val="none" w:sz="0" w:space="0" w:color="auto"/>
        <w:bottom w:val="none" w:sz="0" w:space="0" w:color="auto"/>
        <w:right w:val="none" w:sz="0" w:space="0" w:color="auto"/>
      </w:divBdr>
      <w:divsChild>
        <w:div w:id="1605183804">
          <w:marLeft w:val="0"/>
          <w:marRight w:val="0"/>
          <w:marTop w:val="0"/>
          <w:marBottom w:val="0"/>
          <w:divBdr>
            <w:top w:val="none" w:sz="0" w:space="0" w:color="auto"/>
            <w:left w:val="none" w:sz="0" w:space="0" w:color="auto"/>
            <w:bottom w:val="none" w:sz="0" w:space="0" w:color="auto"/>
            <w:right w:val="none" w:sz="0" w:space="0" w:color="auto"/>
          </w:divBdr>
        </w:div>
        <w:div w:id="2135446457">
          <w:marLeft w:val="0"/>
          <w:marRight w:val="0"/>
          <w:marTop w:val="0"/>
          <w:marBottom w:val="0"/>
          <w:divBdr>
            <w:top w:val="none" w:sz="0" w:space="0" w:color="auto"/>
            <w:left w:val="none" w:sz="0" w:space="0" w:color="auto"/>
            <w:bottom w:val="none" w:sz="0" w:space="0" w:color="auto"/>
            <w:right w:val="none" w:sz="0" w:space="0" w:color="auto"/>
          </w:divBdr>
        </w:div>
        <w:div w:id="2003578691">
          <w:marLeft w:val="0"/>
          <w:marRight w:val="0"/>
          <w:marTop w:val="0"/>
          <w:marBottom w:val="0"/>
          <w:divBdr>
            <w:top w:val="none" w:sz="0" w:space="0" w:color="auto"/>
            <w:left w:val="none" w:sz="0" w:space="0" w:color="auto"/>
            <w:bottom w:val="none" w:sz="0" w:space="0" w:color="auto"/>
            <w:right w:val="none" w:sz="0" w:space="0" w:color="auto"/>
          </w:divBdr>
        </w:div>
        <w:div w:id="561060176">
          <w:marLeft w:val="0"/>
          <w:marRight w:val="0"/>
          <w:marTop w:val="0"/>
          <w:marBottom w:val="0"/>
          <w:divBdr>
            <w:top w:val="none" w:sz="0" w:space="0" w:color="auto"/>
            <w:left w:val="none" w:sz="0" w:space="0" w:color="auto"/>
            <w:bottom w:val="none" w:sz="0" w:space="0" w:color="auto"/>
            <w:right w:val="none" w:sz="0" w:space="0" w:color="auto"/>
          </w:divBdr>
        </w:div>
        <w:div w:id="445394334">
          <w:marLeft w:val="0"/>
          <w:marRight w:val="0"/>
          <w:marTop w:val="0"/>
          <w:marBottom w:val="0"/>
          <w:divBdr>
            <w:top w:val="none" w:sz="0" w:space="0" w:color="auto"/>
            <w:left w:val="none" w:sz="0" w:space="0" w:color="auto"/>
            <w:bottom w:val="none" w:sz="0" w:space="0" w:color="auto"/>
            <w:right w:val="none" w:sz="0" w:space="0" w:color="auto"/>
          </w:divBdr>
        </w:div>
        <w:div w:id="446702697">
          <w:marLeft w:val="0"/>
          <w:marRight w:val="0"/>
          <w:marTop w:val="0"/>
          <w:marBottom w:val="0"/>
          <w:divBdr>
            <w:top w:val="none" w:sz="0" w:space="0" w:color="auto"/>
            <w:left w:val="none" w:sz="0" w:space="0" w:color="auto"/>
            <w:bottom w:val="none" w:sz="0" w:space="0" w:color="auto"/>
            <w:right w:val="none" w:sz="0" w:space="0" w:color="auto"/>
          </w:divBdr>
        </w:div>
        <w:div w:id="15483011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52C1E-D9DF-8042-A9F7-7D1FA0BEB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3383</TotalTime>
  <Pages>8</Pages>
  <Words>21376</Words>
  <Characters>121844</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Stuart Jenkins</dc:creator>
  <cp:keywords/>
  <dc:description/>
  <cp:lastModifiedBy>Stuart Jenkins</cp:lastModifiedBy>
  <cp:revision>136</cp:revision>
  <cp:lastPrinted>2019-07-30T14:57:00Z</cp:lastPrinted>
  <dcterms:created xsi:type="dcterms:W3CDTF">2019-07-25T14:04:00Z</dcterms:created>
  <dcterms:modified xsi:type="dcterms:W3CDTF">2019-08-14T15:47:00Z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id="5zBRF5Al"/&gt;&lt;style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